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ins w:id="0" w:author="Jameal Samhouri" w:date="2017-10-27T12:14:00Z"/>
          <w:rFonts w:ascii="Times New Roman" w:hAnsi="Times New Roman" w:cs="Times New Roman"/>
          <w:b/>
          <w:sz w:val="24"/>
          <w:szCs w:val="24"/>
        </w:rPr>
      </w:pPr>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700EF249" w14:textId="010A1482" w:rsidR="00291253" w:rsidRDefault="00291253" w:rsidP="005B0999">
      <w:pPr>
        <w:shd w:val="clear" w:color="auto" w:fill="FFFF00"/>
        <w:spacing w:after="360" w:line="480" w:lineRule="auto"/>
        <w:rPr>
          <w:ins w:id="1" w:author="Jameal Samhouri" w:date="2017-10-27T12:29:00Z"/>
          <w:rFonts w:ascii="Times New Roman" w:hAnsi="Times New Roman" w:cs="Times New Roman"/>
          <w:b/>
          <w:sz w:val="24"/>
          <w:szCs w:val="24"/>
        </w:rPr>
      </w:pPr>
      <w:ins w:id="2" w:author="Jameal Samhouri" w:date="2017-10-27T12:14:00Z">
        <w:r>
          <w:rPr>
            <w:rFonts w:ascii="Times New Roman" w:hAnsi="Times New Roman" w:cs="Times New Roman"/>
            <w:b/>
            <w:sz w:val="24"/>
            <w:szCs w:val="24"/>
          </w:rPr>
          <w:t>Ontogeny of trophic cascades…</w:t>
        </w:r>
      </w:ins>
    </w:p>
    <w:p w14:paraId="0A6AFB14" w14:textId="7DA0612F" w:rsidR="00EE3EE2" w:rsidRDefault="00EE3EE2" w:rsidP="005B0999">
      <w:pPr>
        <w:shd w:val="clear" w:color="auto" w:fill="FFFF00"/>
        <w:spacing w:after="360" w:line="480" w:lineRule="auto"/>
        <w:rPr>
          <w:rFonts w:ascii="Times New Roman" w:hAnsi="Times New Roman" w:cs="Times New Roman"/>
          <w:b/>
          <w:sz w:val="24"/>
          <w:szCs w:val="24"/>
        </w:rPr>
      </w:pPr>
      <w:ins w:id="3" w:author="Jameal Samhouri" w:date="2017-10-27T12:29:00Z">
        <w:r>
          <w:rPr>
            <w:rFonts w:ascii="Times New Roman" w:hAnsi="Times New Roman" w:cs="Times New Roman"/>
            <w:b/>
            <w:sz w:val="24"/>
            <w:szCs w:val="24"/>
          </w:rPr>
          <w:t>Beyond trophic cascade theory…</w:t>
        </w:r>
      </w:ins>
    </w:p>
    <w:p w14:paraId="0DF64B29" w14:textId="1BECEFE4" w:rsidR="009F3627" w:rsidRDefault="00136355" w:rsidP="00055AE1">
      <w:pPr>
        <w:spacing w:after="360" w:line="480" w:lineRule="auto"/>
        <w:rPr>
          <w:rFonts w:ascii="Times New Roman" w:hAnsi="Times New Roman" w:cs="Times New Roman"/>
          <w:sz w:val="24"/>
          <w:szCs w:val="24"/>
        </w:rPr>
      </w:pPr>
      <w:r>
        <w:rPr>
          <w:rFonts w:ascii="Times New Roman" w:hAnsi="Times New Roman" w:cs="Times New Roman"/>
          <w:sz w:val="24"/>
          <w:szCs w:val="24"/>
        </w:rPr>
        <w:t>Chris J. Harvey</w:t>
      </w:r>
      <w:r w:rsidRPr="009F3627">
        <w:rPr>
          <w:rFonts w:ascii="Times New Roman" w:hAnsi="Times New Roman" w:cs="Times New Roman"/>
          <w:sz w:val="24"/>
          <w:szCs w:val="24"/>
          <w:vertAlign w:val="superscript"/>
        </w:rPr>
        <w:t>1</w:t>
      </w:r>
      <w:r>
        <w:rPr>
          <w:rFonts w:ascii="Times New Roman" w:hAnsi="Times New Roman" w:cs="Times New Roman"/>
          <w:sz w:val="24"/>
          <w:szCs w:val="24"/>
        </w:rPr>
        <w:t>, 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proofErr w:type="spellStart"/>
      <w:r w:rsidR="004278B2">
        <w:rPr>
          <w:rFonts w:ascii="Times New Roman" w:hAnsi="Times New Roman" w:cs="Times New Roman"/>
          <w:sz w:val="24"/>
          <w:szCs w:val="24"/>
        </w:rPr>
        <w:t>Jameal</w:t>
      </w:r>
      <w:proofErr w:type="spellEnd"/>
      <w:r w:rsidR="004278B2">
        <w:rPr>
          <w:rFonts w:ascii="Times New Roman" w:hAnsi="Times New Roman" w:cs="Times New Roman"/>
          <w:sz w:val="24"/>
          <w:szCs w:val="24"/>
        </w:rPr>
        <w:t xml:space="preserve">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 xml:space="preserve">orthwest Fisheries Science Center, National Marine Fisheries Service, National Oceanic and Atmospheric Administration, 2725 </w:t>
      </w:r>
      <w:proofErr w:type="spellStart"/>
      <w:r>
        <w:rPr>
          <w:rFonts w:ascii="Times New Roman" w:hAnsi="Times New Roman" w:cs="Times New Roman"/>
          <w:sz w:val="24"/>
          <w:szCs w:val="24"/>
        </w:rPr>
        <w:t>Montlake</w:t>
      </w:r>
      <w:proofErr w:type="spellEnd"/>
      <w:r>
        <w:rPr>
          <w:rFonts w:ascii="Times New Roman" w:hAnsi="Times New Roman" w:cs="Times New Roman"/>
          <w:sz w:val="24"/>
          <w:szCs w:val="24"/>
        </w:rPr>
        <w:t xml:space="preserv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 xml:space="preserve">Fisheries Ecology Division, Northwest Fisheries Science Center, National Marine Fisheries Service, National Oceanic and Atmospheric Administration, 2725 </w:t>
      </w:r>
      <w:proofErr w:type="spellStart"/>
      <w:r>
        <w:rPr>
          <w:rFonts w:ascii="Times New Roman" w:hAnsi="Times New Roman" w:cs="Times New Roman"/>
          <w:sz w:val="24"/>
          <w:szCs w:val="24"/>
        </w:rPr>
        <w:t>Montlake</w:t>
      </w:r>
      <w:proofErr w:type="spellEnd"/>
      <w:r>
        <w:rPr>
          <w:rFonts w:ascii="Times New Roman" w:hAnsi="Times New Roman" w:cs="Times New Roman"/>
          <w:sz w:val="24"/>
          <w:szCs w:val="24"/>
        </w:rPr>
        <w:t xml:space="preserv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w:t>
      </w:r>
      <w:proofErr w:type="spellStart"/>
      <w:r w:rsidR="008267A0">
        <w:rPr>
          <w:rFonts w:ascii="Times New Roman" w:hAnsi="Times New Roman" w:cs="Times New Roman"/>
          <w:sz w:val="24"/>
          <w:szCs w:val="24"/>
        </w:rPr>
        <w:t>Montlake</w:t>
      </w:r>
      <w:proofErr w:type="spellEnd"/>
      <w:r w:rsidR="008267A0">
        <w:rPr>
          <w:rFonts w:ascii="Times New Roman" w:hAnsi="Times New Roman" w:cs="Times New Roman"/>
          <w:sz w:val="24"/>
          <w:szCs w:val="24"/>
        </w:rPr>
        <w:t xml:space="preserv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 xml:space="preserve">Blah </w:t>
      </w:r>
      <w:proofErr w:type="spellStart"/>
      <w:r w:rsidRPr="00B84F55">
        <w:rPr>
          <w:rFonts w:ascii="Times New Roman" w:hAnsi="Times New Roman" w:cs="Times New Roman"/>
          <w:sz w:val="24"/>
          <w:szCs w:val="24"/>
          <w:highlight w:val="yellow"/>
        </w:rPr>
        <w:t>blah</w:t>
      </w:r>
      <w:proofErr w:type="spellEnd"/>
      <w:r w:rsidRPr="00B84F55">
        <w:rPr>
          <w:rFonts w:ascii="Times New Roman" w:hAnsi="Times New Roman" w:cs="Times New Roman"/>
          <w:sz w:val="24"/>
          <w:szCs w:val="24"/>
          <w:highlight w:val="yellow"/>
        </w:rPr>
        <w:t xml:space="preserve"> </w:t>
      </w:r>
      <w:proofErr w:type="spellStart"/>
      <w:r w:rsidRPr="00B84F55">
        <w:rPr>
          <w:rFonts w:ascii="Times New Roman" w:hAnsi="Times New Roman" w:cs="Times New Roman"/>
          <w:sz w:val="24"/>
          <w:szCs w:val="24"/>
          <w:highlight w:val="yellow"/>
        </w:rPr>
        <w:t>blah</w:t>
      </w:r>
      <w:proofErr w:type="spellEnd"/>
      <w:r w:rsidR="0011350E">
        <w:rPr>
          <w:rFonts w:ascii="Times New Roman" w:hAnsi="Times New Roman" w:cs="Times New Roman"/>
          <w:sz w:val="24"/>
          <w:szCs w:val="24"/>
        </w:rPr>
        <w:t xml:space="preserve"> sea otter </w:t>
      </w:r>
      <w:proofErr w:type="spellStart"/>
      <w:r w:rsidR="0011350E" w:rsidRPr="0011350E">
        <w:rPr>
          <w:rFonts w:ascii="Times New Roman" w:hAnsi="Times New Roman" w:cs="Times New Roman"/>
          <w:i/>
          <w:sz w:val="24"/>
          <w:szCs w:val="24"/>
        </w:rPr>
        <w:t>Enhydra</w:t>
      </w:r>
      <w:proofErr w:type="spellEnd"/>
      <w:r w:rsidR="0011350E" w:rsidRPr="0011350E">
        <w:rPr>
          <w:rFonts w:ascii="Times New Roman" w:hAnsi="Times New Roman" w:cs="Times New Roman"/>
          <w:i/>
          <w:sz w:val="24"/>
          <w:szCs w:val="24"/>
        </w:rPr>
        <w:t xml:space="preserve"> </w:t>
      </w:r>
      <w:proofErr w:type="spellStart"/>
      <w:r w:rsidR="0011350E" w:rsidRPr="0011350E">
        <w:rPr>
          <w:rFonts w:ascii="Times New Roman" w:hAnsi="Times New Roman" w:cs="Times New Roman"/>
          <w:i/>
          <w:sz w:val="24"/>
          <w:szCs w:val="24"/>
        </w:rPr>
        <w:t>lutris</w:t>
      </w:r>
      <w:proofErr w:type="spellEnd"/>
      <w:r w:rsidR="0011350E">
        <w:rPr>
          <w:rFonts w:ascii="Times New Roman" w:hAnsi="Times New Roman" w:cs="Times New Roman"/>
          <w:sz w:val="24"/>
          <w:szCs w:val="24"/>
        </w:rPr>
        <w:t xml:space="preserve"> canopy-forming kelps </w:t>
      </w:r>
      <w:proofErr w:type="spellStart"/>
      <w:r w:rsidR="0011350E">
        <w:rPr>
          <w:rFonts w:ascii="Times New Roman" w:hAnsi="Times New Roman" w:cs="Times New Roman"/>
          <w:i/>
          <w:sz w:val="24"/>
          <w:szCs w:val="24"/>
        </w:rPr>
        <w:t>Nereocystis</w:t>
      </w:r>
      <w:proofErr w:type="spellEnd"/>
      <w:r w:rsidR="0011350E">
        <w:rPr>
          <w:rFonts w:ascii="Times New Roman" w:hAnsi="Times New Roman" w:cs="Times New Roman"/>
          <w:i/>
          <w:sz w:val="24"/>
          <w:szCs w:val="24"/>
        </w:rPr>
        <w:t xml:space="preserve"> </w:t>
      </w:r>
      <w:proofErr w:type="spellStart"/>
      <w:r w:rsidR="0011350E">
        <w:rPr>
          <w:rFonts w:ascii="Times New Roman" w:hAnsi="Times New Roman" w:cs="Times New Roman"/>
          <w:i/>
          <w:sz w:val="24"/>
          <w:szCs w:val="24"/>
        </w:rPr>
        <w:t>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proofErr w:type="spellEnd"/>
      <w:r w:rsidR="0011350E">
        <w:rPr>
          <w:rFonts w:ascii="Times New Roman" w:hAnsi="Times New Roman" w:cs="Times New Roman"/>
          <w:sz w:val="24"/>
          <w:szCs w:val="24"/>
        </w:rPr>
        <w:t xml:space="preserve"> and </w:t>
      </w:r>
      <w:proofErr w:type="spellStart"/>
      <w:r w:rsidR="0011350E" w:rsidRPr="00F542F8">
        <w:rPr>
          <w:rFonts w:ascii="Times New Roman" w:hAnsi="Times New Roman" w:cs="Times New Roman"/>
          <w:i/>
          <w:sz w:val="24"/>
          <w:szCs w:val="24"/>
        </w:rPr>
        <w:t>Macrocystis</w:t>
      </w:r>
      <w:proofErr w:type="spellEnd"/>
      <w:r w:rsidR="0011350E">
        <w:rPr>
          <w:rFonts w:ascii="Times New Roman" w:hAnsi="Times New Roman" w:cs="Times New Roman"/>
          <w:i/>
          <w:sz w:val="24"/>
          <w:szCs w:val="24"/>
        </w:rPr>
        <w:t xml:space="preserve"> </w:t>
      </w:r>
      <w:proofErr w:type="spellStart"/>
      <w:r w:rsidR="0011350E">
        <w:rPr>
          <w:rFonts w:ascii="Times New Roman" w:hAnsi="Times New Roman" w:cs="Times New Roman"/>
          <w:i/>
          <w:sz w:val="24"/>
          <w:szCs w:val="24"/>
        </w:rPr>
        <w:t>pyrifera</w:t>
      </w:r>
      <w:proofErr w:type="spellEnd"/>
      <w:r w:rsidR="0011350E">
        <w:rPr>
          <w:rFonts w:ascii="Times New Roman" w:hAnsi="Times New Roman" w:cs="Times New Roman"/>
          <w:sz w:val="24"/>
          <w:szCs w:val="24"/>
        </w:rPr>
        <w:t xml:space="preserve"> </w:t>
      </w:r>
    </w:p>
    <w:p w14:paraId="18601736" w14:textId="082FB721" w:rsidR="00EB7E71" w:rsidRPr="00EB7E71" w:rsidRDefault="00EB7E71" w:rsidP="0011350E">
      <w:pPr>
        <w:spacing w:after="360" w:line="480" w:lineRule="auto"/>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17EE3A20"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C052BB">
        <w:rPr>
          <w:rFonts w:ascii="Times New Roman" w:hAnsi="Times New Roman" w:cs="Times New Roman"/>
          <w:sz w:val="24"/>
          <w:szCs w:val="24"/>
        </w:rPr>
        <w:t>“</w:t>
      </w:r>
      <w:r w:rsidR="00CB10C3">
        <w:rPr>
          <w:rFonts w:ascii="Times New Roman" w:hAnsi="Times New Roman" w:cs="Times New Roman"/>
          <w:sz w:val="24"/>
          <w:szCs w:val="24"/>
        </w:rPr>
        <w:t>k</w:t>
      </w:r>
      <w:r w:rsidR="00C7428B">
        <w:rPr>
          <w:rFonts w:ascii="Times New Roman" w:hAnsi="Times New Roman" w:cs="Times New Roman"/>
          <w:sz w:val="24"/>
          <w:szCs w:val="24"/>
        </w:rPr>
        <w:t>eysto</w:t>
      </w:r>
      <w:r w:rsidR="00CB10C3">
        <w:rPr>
          <w:rFonts w:ascii="Times New Roman" w:hAnsi="Times New Roman" w:cs="Times New Roman"/>
          <w:sz w:val="24"/>
          <w:szCs w:val="24"/>
        </w:rPr>
        <w:t>ne</w:t>
      </w:r>
      <w:r w:rsidR="00C052BB">
        <w:rPr>
          <w:rFonts w:ascii="Times New Roman" w:hAnsi="Times New Roman" w:cs="Times New Roman"/>
          <w:sz w:val="24"/>
          <w:szCs w:val="24"/>
        </w:rPr>
        <w:t>”</w:t>
      </w:r>
      <w:r w:rsidR="00CB10C3">
        <w:rPr>
          <w:rFonts w:ascii="Times New Roman" w:hAnsi="Times New Roman" w:cs="Times New Roman"/>
          <w:sz w:val="24"/>
          <w:szCs w:val="24"/>
        </w:rPr>
        <w:t xml:space="preserve"> </w:t>
      </w:r>
      <w:r w:rsidR="00C052BB">
        <w:rPr>
          <w:rFonts w:ascii="Times New Roman" w:hAnsi="Times New Roman" w:cs="Times New Roman"/>
          <w:sz w:val="24"/>
          <w:szCs w:val="24"/>
        </w:rPr>
        <w:t xml:space="preserve">species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proofErr w:type="spellStart"/>
      <w:r w:rsidR="00C03DCA">
        <w:rPr>
          <w:rFonts w:ascii="Times New Roman" w:hAnsi="Times New Roman" w:cs="Times New Roman"/>
          <w:i/>
          <w:sz w:val="24"/>
          <w:szCs w:val="24"/>
        </w:rPr>
        <w:t>Enhydra</w:t>
      </w:r>
      <w:proofErr w:type="spellEnd"/>
      <w:r w:rsidR="00C03DCA">
        <w:rPr>
          <w:rFonts w:ascii="Times New Roman" w:hAnsi="Times New Roman" w:cs="Times New Roman"/>
          <w:i/>
          <w:sz w:val="24"/>
          <w:szCs w:val="24"/>
        </w:rPr>
        <w:t xml:space="preserve"> </w:t>
      </w:r>
      <w:proofErr w:type="spellStart"/>
      <w:r w:rsidR="00C03DCA" w:rsidRPr="00C03DCA">
        <w:rPr>
          <w:rFonts w:ascii="Times New Roman" w:hAnsi="Times New Roman" w:cs="Times New Roman"/>
          <w:i/>
          <w:sz w:val="24"/>
          <w:szCs w:val="24"/>
        </w:rPr>
        <w:t>lutris</w:t>
      </w:r>
      <w:proofErr w:type="spellEnd"/>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extend beyond just sea urchins and kelp: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467531">
        <w:rPr>
          <w:rFonts w:ascii="Times New Roman" w:hAnsi="Times New Roman" w:cs="Times New Roman"/>
          <w:sz w:val="24"/>
          <w:szCs w:val="24"/>
        </w:rPr>
        <w:t>.</w:t>
      </w:r>
    </w:p>
    <w:p w14:paraId="41225908" w14:textId="6BAC4A25" w:rsidR="00ED4AD3" w:rsidRDefault="00470FF0"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r w:rsidR="005619A3">
        <w:rPr>
          <w:rFonts w:ascii="Times New Roman" w:hAnsi="Times New Roman" w:cs="Times New Roman"/>
          <w:sz w:val="24"/>
          <w:szCs w:val="24"/>
        </w:rPr>
        <w:t xml:space="preserve">eastern 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commentRangeStart w:id="4"/>
      <w:r w:rsidR="00F164CA" w:rsidRPr="00470FF0">
        <w:rPr>
          <w:rFonts w:ascii="Times New Roman" w:hAnsi="Times New Roman" w:cs="Times New Roman"/>
          <w:sz w:val="24"/>
          <w:szCs w:val="24"/>
        </w:rPr>
        <w:t>.</w:t>
      </w:r>
      <w:commentRangeEnd w:id="4"/>
      <w:r>
        <w:rPr>
          <w:rStyle w:val="CommentReference"/>
        </w:rPr>
        <w:commentReference w:id="4"/>
      </w:r>
      <w:r w:rsidR="00F164CA" w:rsidRPr="00470FF0">
        <w:rPr>
          <w:rFonts w:ascii="Times New Roman" w:hAnsi="Times New Roman" w:cs="Times New Roman"/>
          <w:sz w:val="24"/>
          <w:szCs w:val="24"/>
        </w:rPr>
        <w:t xml:space="preserve"> </w:t>
      </w:r>
      <w:r w:rsidR="000C6B87">
        <w:rPr>
          <w:rFonts w:ascii="Times New Roman" w:hAnsi="Times New Roman" w:cs="Times New Roman"/>
          <w:sz w:val="24"/>
          <w:szCs w:val="24"/>
        </w:rPr>
        <w:t xml:space="preserve">For example, </w:t>
      </w:r>
      <w:r w:rsidR="008B09E4">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C187CC70-F948-42F8-A902-DE40A44505FB&lt;/uuid&gt;&lt;priority&gt;0&lt;/priority&gt;&lt;publications&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down and bottom</w:instrText>
      </w:r>
      <w:r w:rsidR="005365FF">
        <w:rPr>
          <w:rFonts w:ascii="Calibri" w:eastAsia="Calibri" w:hAnsi="Calibri" w:cs="Calibri"/>
          <w:sz w:val="24"/>
          <w:szCs w:val="24"/>
        </w:rPr>
        <w:instrText>‐</w:instrText>
      </w:r>
      <w:r w:rsidR="005365FF">
        <w:rPr>
          <w:rFonts w:ascii="Times New Roman" w:hAnsi="Times New Roman" w:cs="Times New Roman"/>
          <w:sz w:val="24"/>
          <w:szCs w:val="24"/>
        </w:rPr>
        <w: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8B09E4">
        <w:rPr>
          <w:rFonts w:ascii="Times New Roman" w:hAnsi="Times New Roman" w:cs="Times New Roman"/>
          <w:sz w:val="24"/>
          <w:szCs w:val="24"/>
        </w:rPr>
        <w:fldChar w:fldCharType="separate"/>
      </w:r>
      <w:r w:rsidR="005365FF">
        <w:rPr>
          <w:rFonts w:ascii="Helvetica" w:hAnsi="Helvetica" w:cs="Helvetica"/>
          <w:sz w:val="24"/>
          <w:szCs w:val="24"/>
        </w:rPr>
        <w:t>(Reed et al., 2011)</w:t>
      </w:r>
      <w:r w:rsidR="008B09E4">
        <w:rPr>
          <w:rFonts w:ascii="Times New Roman" w:hAnsi="Times New Roman" w:cs="Times New Roman"/>
          <w:sz w:val="24"/>
          <w:szCs w:val="24"/>
        </w:rPr>
        <w:fldChar w:fldCharType="end"/>
      </w:r>
      <w:r w:rsidR="008B09E4">
        <w:rPr>
          <w:rFonts w:ascii="Times New Roman" w:hAnsi="Times New Roman" w:cs="Times New Roman"/>
          <w:sz w:val="24"/>
          <w:szCs w:val="24"/>
        </w:rPr>
        <w:t xml:space="preserve"> found that wave disturbance overwhelmed </w:t>
      </w:r>
      <w:r w:rsidR="00CA12C2">
        <w:rPr>
          <w:rFonts w:ascii="Times New Roman" w:hAnsi="Times New Roman" w:cs="Times New Roman"/>
          <w:sz w:val="24"/>
          <w:szCs w:val="24"/>
        </w:rPr>
        <w:t xml:space="preserve">the </w:t>
      </w:r>
      <w:r w:rsidR="008B09E4">
        <w:rPr>
          <w:rFonts w:ascii="Times New Roman" w:hAnsi="Times New Roman" w:cs="Times New Roman"/>
          <w:sz w:val="24"/>
          <w:szCs w:val="24"/>
        </w:rPr>
        <w:t xml:space="preserve">effect of herbivory and </w:t>
      </w:r>
      <w:r w:rsidR="00CA12C2">
        <w:rPr>
          <w:rFonts w:ascii="Times New Roman" w:hAnsi="Times New Roman" w:cs="Times New Roman"/>
          <w:sz w:val="24"/>
          <w:szCs w:val="24"/>
        </w:rPr>
        <w:t>nutrient availability in determining kelp forest dynamics</w:t>
      </w:r>
      <w:r w:rsidR="00C052BB">
        <w:rPr>
          <w:rFonts w:ascii="Times New Roman" w:hAnsi="Times New Roman" w:cs="Times New Roman"/>
          <w:sz w:val="24"/>
          <w:szCs w:val="24"/>
        </w:rPr>
        <w:t xml:space="preserve"> in central and southern California</w:t>
      </w:r>
      <w:r w:rsidR="00CA12C2">
        <w:rPr>
          <w:rFonts w:ascii="Times New Roman" w:hAnsi="Times New Roman" w:cs="Times New Roman"/>
          <w:sz w:val="24"/>
          <w:szCs w:val="24"/>
        </w:rPr>
        <w:t xml:space="preserve">. </w:t>
      </w:r>
      <w:r w:rsidR="00F164CA" w:rsidRPr="00470FF0">
        <w:rPr>
          <w:rFonts w:ascii="Times New Roman" w:hAnsi="Times New Roman" w:cs="Times New Roman"/>
          <w:sz w:val="24"/>
          <w:szCs w:val="24"/>
        </w:rPr>
        <w:lastRenderedPageBreak/>
        <w:t>This highlights the importance of other physical and biological interactions for structuring coastal habitats in the absence of otters</w:t>
      </w:r>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712A1A48" w14:textId="25030DC3" w:rsidR="00C052BB" w:rsidRDefault="00C052BB"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Coastal kelp forests of Washington help support recreational and commercial fisheries on nearshore fishes and invertebrates and provide additional ecosystem services from nearshore habitats such as rocky reefs and kelp forests </w: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Steneck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Our study falls entirely within the Olympic Coast National Marine Sanctuary (OCNMS, designated in 1994; Fig. 1a) which includes high native biodiversity and healthy populations of keystone species among its key objectives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(Office of National Marine Sanctuaries 2008)</w:t>
      </w:r>
      <w:r>
        <w:rPr>
          <w:rFonts w:ascii="Times New Roman" w:hAnsi="Times New Roman" w:cs="Times New Roman"/>
          <w:sz w:val="24"/>
          <w:szCs w:val="24"/>
        </w:rPr>
        <w:fldChar w:fldCharType="end"/>
      </w:r>
      <w:r>
        <w:rPr>
          <w:rFonts w:ascii="Times New Roman" w:hAnsi="Times New Roman" w:cs="Times New Roman"/>
          <w:sz w:val="24"/>
          <w:szCs w:val="24"/>
        </w:rPr>
        <w:t>.</w:t>
      </w:r>
    </w:p>
    <w:p w14:paraId="051A4568" w14:textId="32F0706D" w:rsidR="00960441"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w:t>
      </w:r>
      <w:r w:rsidR="00C052BB">
        <w:rPr>
          <w:rFonts w:ascii="Times New Roman" w:hAnsi="Times New Roman" w:cs="Times New Roman"/>
          <w:sz w:val="24"/>
          <w:szCs w:val="24"/>
        </w:rPr>
        <w:t xml:space="preserve"> coast of</w:t>
      </w:r>
      <w:r w:rsidR="00244886">
        <w:rPr>
          <w:rFonts w:ascii="Times New Roman" w:hAnsi="Times New Roman" w:cs="Times New Roman"/>
          <w:sz w:val="24"/>
          <w:szCs w:val="24"/>
        </w:rPr>
        <w:t xml:space="preserve"> </w:t>
      </w:r>
      <w:r w:rsidR="00C052BB">
        <w:rPr>
          <w:rFonts w:ascii="Times New Roman" w:hAnsi="Times New Roman" w:cs="Times New Roman"/>
          <w:sz w:val="24"/>
          <w:szCs w:val="24"/>
        </w:rPr>
        <w:t xml:space="preserve">the </w:t>
      </w:r>
      <w:r w:rsidR="00244886">
        <w:rPr>
          <w:rFonts w:ascii="Times New Roman" w:hAnsi="Times New Roman" w:cs="Times New Roman"/>
          <w:sz w:val="24"/>
          <w:szCs w:val="24"/>
        </w:rPr>
        <w:t xml:space="preserve">Olympic </w:t>
      </w:r>
      <w:proofErr w:type="spellStart"/>
      <w:r w:rsidR="00C052BB">
        <w:rPr>
          <w:rFonts w:ascii="Times New Roman" w:hAnsi="Times New Roman" w:cs="Times New Roman"/>
          <w:sz w:val="24"/>
          <w:szCs w:val="24"/>
        </w:rPr>
        <w:t>Penninsula</w:t>
      </w:r>
      <w:proofErr w:type="spellEnd"/>
      <w:r w:rsidR="00C052BB">
        <w:rPr>
          <w:rFonts w:ascii="Times New Roman" w:hAnsi="Times New Roman" w:cs="Times New Roman"/>
          <w:sz w:val="24"/>
          <w:szCs w:val="24"/>
        </w:rPr>
        <w:t xml:space="preserve">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D85CD7">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C052BB">
        <w:rPr>
          <w:rFonts w:ascii="Times New Roman" w:hAnsi="Times New Roman" w:cs="Times New Roman"/>
          <w:sz w:val="24"/>
          <w:szCs w:val="24"/>
        </w:rPr>
        <w:t>(</w:t>
      </w:r>
      <w:r w:rsidR="00D85CD7">
        <w:rPr>
          <w:rFonts w:ascii="Times New Roman" w:hAnsi="Times New Roman" w:cs="Times New Roman"/>
          <w:sz w:val="24"/>
          <w:szCs w:val="24"/>
        </w:rPr>
        <w:t xml:space="preserve">; </w:t>
      </w:r>
      <w:r w:rsidR="00C052BB">
        <w:rPr>
          <w:rFonts w:ascii="Times New Roman" w:hAnsi="Times New Roman" w:cs="Times New Roman"/>
          <w:sz w:val="24"/>
          <w:szCs w:val="24"/>
        </w:rPr>
        <w:t>Fig. 1b)</w:t>
      </w:r>
      <w:r w:rsidR="0018150D">
        <w:rPr>
          <w:rFonts w:ascii="Times New Roman" w:hAnsi="Times New Roman" w:cs="Times New Roman"/>
          <w:sz w:val="24"/>
          <w:szCs w:val="24"/>
        </w:rPr>
        <w:t xml:space="preserve">. </w:t>
      </w:r>
      <w:r w:rsidR="00C813F3">
        <w:rPr>
          <w:rFonts w:ascii="Times New Roman" w:hAnsi="Times New Roman" w:cs="Times New Roman"/>
          <w:sz w:val="24"/>
          <w:szCs w:val="24"/>
        </w:rPr>
        <w:t>S</w:t>
      </w:r>
      <w:r w:rsidR="00E91F0E">
        <w:rPr>
          <w:rFonts w:ascii="Times New Roman" w:hAnsi="Times New Roman" w:cs="Times New Roman"/>
          <w:sz w:val="24"/>
          <w:szCs w:val="24"/>
        </w:rPr>
        <w:t xml:space="preserve">cuba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proofErr w:type="spellStart"/>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w:t>
      </w:r>
      <w:proofErr w:type="spellEnd"/>
      <w:r w:rsidR="000B4409" w:rsidRPr="000B4409">
        <w:rPr>
          <w:rFonts w:ascii="Times New Roman" w:hAnsi="Times New Roman" w:cs="Times New Roman"/>
          <w:i/>
          <w:sz w:val="24"/>
          <w:szCs w:val="24"/>
        </w:rPr>
        <w:t xml:space="preserve"> </w:t>
      </w:r>
      <w:proofErr w:type="spellStart"/>
      <w:r w:rsidR="000B4409" w:rsidRPr="000B4409">
        <w:rPr>
          <w:rFonts w:ascii="Times New Roman" w:hAnsi="Times New Roman" w:cs="Times New Roman"/>
          <w:i/>
          <w:sz w:val="24"/>
          <w:szCs w:val="24"/>
        </w:rPr>
        <w:t>franciscanus</w:t>
      </w:r>
      <w:proofErr w:type="spellEnd"/>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surface </w:t>
      </w:r>
      <w:r w:rsidR="00960441" w:rsidRPr="00ED4AD3">
        <w:rPr>
          <w:rFonts w:ascii="Times New Roman" w:hAnsi="Times New Roman" w:cs="Times New Roman"/>
          <w:sz w:val="24"/>
          <w:szCs w:val="24"/>
        </w:rPr>
        <w:lastRenderedPageBreak/>
        <w:t xml:space="preserve">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commentRangeStart w:id="5"/>
      <w:proofErr w:type="spellStart"/>
      <w:r w:rsidR="00BD2C98" w:rsidRPr="00ED4AD3">
        <w:rPr>
          <w:rFonts w:ascii="Times New Roman" w:hAnsi="Times New Roman" w:cs="Times New Roman"/>
          <w:sz w:val="24"/>
          <w:szCs w:val="24"/>
        </w:rPr>
        <w:t>Pfister</w:t>
      </w:r>
      <w:proofErr w:type="spellEnd"/>
      <w:r w:rsidR="00BD2C98" w:rsidRPr="00ED4AD3">
        <w:rPr>
          <w:rFonts w:ascii="Times New Roman" w:hAnsi="Times New Roman" w:cs="Times New Roman"/>
          <w:sz w:val="24"/>
          <w:szCs w:val="24"/>
        </w:rPr>
        <w:t xml:space="preserve"> et al. in review.</w:t>
      </w:r>
      <w:commentRangeEnd w:id="5"/>
      <w:r w:rsidR="00F2419C" w:rsidRPr="00ED4AD3">
        <w:rPr>
          <w:rStyle w:val="CommentReference"/>
          <w:sz w:val="24"/>
          <w:szCs w:val="24"/>
        </w:rPr>
        <w:commentReference w:id="5"/>
      </w:r>
      <w:r w:rsidR="00BD2C98" w:rsidRPr="00ED4AD3">
        <w:rPr>
          <w:rFonts w:ascii="Times New Roman" w:hAnsi="Times New Roman" w:cs="Times New Roman"/>
          <w:sz w:val="24"/>
          <w:szCs w:val="24"/>
        </w:rPr>
        <w:t xml:space="preserve"> </w:t>
      </w:r>
      <w:r w:rsidR="00B63FF4">
        <w:rPr>
          <w:rFonts w:ascii="Times New Roman" w:hAnsi="Times New Roman" w:cs="Times New Roman"/>
          <w:sz w:val="24"/>
          <w:szCs w:val="24"/>
        </w:rPr>
        <w:t>)</w:t>
      </w:r>
    </w:p>
    <w:p w14:paraId="2608E717" w14:textId="7CC4AA04" w:rsidR="007F630F" w:rsidRDefault="005F15BF" w:rsidP="00D85CD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the 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and</w:t>
      </w:r>
      <w:r w:rsidR="00C052BB">
        <w:rPr>
          <w:rFonts w:ascii="Times New Roman" w:hAnsi="Times New Roman" w:cs="Times New Roman"/>
          <w:sz w:val="24"/>
          <w:szCs w:val="24"/>
        </w:rPr>
        <w:t xml:space="preserve"> increased kelp canopy cover and yet the</w:t>
      </w:r>
      <w:r w:rsidR="00740EAB">
        <w:rPr>
          <w:rFonts w:ascii="Times New Roman" w:hAnsi="Times New Roman" w:cs="Times New Roman"/>
          <w:sz w:val="24"/>
          <w:szCs w:val="24"/>
        </w:rPr>
        <w:t xml:space="preserve"> total kelp canopy area has declined </w:t>
      </w:r>
      <w:r w:rsidR="00DB4238">
        <w:rPr>
          <w:rFonts w:ascii="Times New Roman" w:hAnsi="Times New Roman" w:cs="Times New Roman"/>
          <w:sz w:val="24"/>
          <w:szCs w:val="24"/>
        </w:rPr>
        <w:t xml:space="preserve">since 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commentRangeStart w:id="6"/>
      <w:r w:rsidR="00DE6451">
        <w:rPr>
          <w:rFonts w:ascii="Times New Roman" w:hAnsi="Times New Roman" w:cs="Times New Roman"/>
          <w:sz w:val="24"/>
          <w:szCs w:val="24"/>
        </w:rPr>
        <w:t xml:space="preserve">These </w:t>
      </w:r>
      <w:commentRangeEnd w:id="6"/>
      <w:r w:rsidR="00C052BB">
        <w:rPr>
          <w:rStyle w:val="CommentReference"/>
        </w:rPr>
        <w:commentReference w:id="6"/>
      </w:r>
      <w:r w:rsidR="00C052BB">
        <w:rPr>
          <w:rFonts w:ascii="Times New Roman" w:hAnsi="Times New Roman" w:cs="Times New Roman"/>
          <w:sz w:val="24"/>
          <w:szCs w:val="24"/>
        </w:rPr>
        <w:t xml:space="preserve"> The decoupling of sea otter and kelp </w:t>
      </w:r>
      <w:r w:rsidR="00DE6451">
        <w:rPr>
          <w:rFonts w:ascii="Times New Roman" w:hAnsi="Times New Roman" w:cs="Times New Roman"/>
          <w:sz w:val="24"/>
          <w:szCs w:val="24"/>
        </w:rPr>
        <w:t>changes warrant renewed research to understand patterns of nearshore community change at the regional and landscape scales.</w:t>
      </w:r>
      <w:r w:rsidR="00510746">
        <w:rPr>
          <w:rFonts w:ascii="Times New Roman" w:hAnsi="Times New Roman" w:cs="Times New Roman"/>
          <w:sz w:val="24"/>
          <w:szCs w:val="24"/>
        </w:rPr>
        <w:t xml:space="preserve"> </w:t>
      </w:r>
      <w:r w:rsidR="00D85CD7">
        <w:rPr>
          <w:rFonts w:ascii="Times New Roman" w:hAnsi="Times New Roman" w:cs="Times New Roman"/>
          <w:sz w:val="24"/>
          <w:szCs w:val="24"/>
        </w:rPr>
        <w:t>An intriguing possibility is that the decoupling of sea otters and kelp indicates a recovery of benthic grazers in OCNMS.</w:t>
      </w:r>
    </w:p>
    <w:p w14:paraId="050EFA27" w14:textId="497D59D8" w:rsidR="00DE6451" w:rsidRDefault="00DE6451" w:rsidP="002D580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Here we combine available information on sea otters, kelp, and benthic invertebrates along the Olympic coast over the past 30 years to understand nearshore community dynamics at regional and landscape scale</w:t>
      </w:r>
      <w:ins w:id="7" w:author="Jameal Samhouri" w:date="2017-10-27T12:06:00Z">
        <w:r w:rsidR="00206F21">
          <w:rPr>
            <w:rFonts w:ascii="Times New Roman" w:hAnsi="Times New Roman" w:cs="Times New Roman"/>
            <w:sz w:val="24"/>
            <w:szCs w:val="24"/>
          </w:rPr>
          <w:t>s</w:t>
        </w:r>
      </w:ins>
      <w:r>
        <w:rPr>
          <w:rFonts w:ascii="Times New Roman" w:hAnsi="Times New Roman" w:cs="Times New Roman"/>
          <w:sz w:val="24"/>
          <w:szCs w:val="24"/>
        </w:rPr>
        <w:t>.  We conduct spatial and temporal analyses on sea otters and kelp data available from publically available surveys and extend previous kelp forest invertebrate surveys conducted a</w:t>
      </w:r>
      <w:ins w:id="8" w:author="Jameal Samhouri" w:date="2017-10-27T12:05:00Z">
        <w:r w:rsidR="001F3C2E">
          <w:rPr>
            <w:rFonts w:ascii="Times New Roman" w:hAnsi="Times New Roman" w:cs="Times New Roman"/>
            <w:sz w:val="24"/>
            <w:szCs w:val="24"/>
          </w:rPr>
          <w:t>t</w:t>
        </w:r>
      </w:ins>
      <w:r>
        <w:rPr>
          <w:rFonts w:ascii="Times New Roman" w:hAnsi="Times New Roman" w:cs="Times New Roman"/>
          <w:sz w:val="24"/>
          <w:szCs w:val="24"/>
        </w:rPr>
        <w:t xml:space="preserve"> focal sites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et al. (1989, 2000). </w:t>
      </w:r>
      <w:del w:id="9" w:author="Jameal Samhouri" w:date="2017-10-27T12:06:00Z">
        <w:r w:rsidDel="00206F21">
          <w:rPr>
            <w:rFonts w:ascii="Times New Roman" w:hAnsi="Times New Roman" w:cs="Times New Roman"/>
            <w:sz w:val="24"/>
            <w:szCs w:val="24"/>
          </w:rPr>
          <w:delText>We assess trends in otters to</w:delText>
        </w:r>
      </w:del>
      <w:ins w:id="10" w:author="Jameal Samhouri" w:date="2017-10-27T12:06:00Z">
        <w:r w:rsidR="00206F21">
          <w:rPr>
            <w:rFonts w:ascii="Times New Roman" w:hAnsi="Times New Roman" w:cs="Times New Roman"/>
            <w:sz w:val="24"/>
            <w:szCs w:val="24"/>
          </w:rPr>
          <w:t>T</w:t>
        </w:r>
      </w:ins>
      <w:ins w:id="11" w:author="Jameal Samhouri" w:date="2017-10-27T12:08:00Z">
        <w:r w:rsidR="00206F21">
          <w:rPr>
            <w:rFonts w:ascii="Times New Roman" w:hAnsi="Times New Roman" w:cs="Times New Roman"/>
            <w:sz w:val="24"/>
            <w:szCs w:val="24"/>
          </w:rPr>
          <w:t>ogether t</w:t>
        </w:r>
      </w:ins>
      <w:ins w:id="12" w:author="Jameal Samhouri" w:date="2017-10-27T12:06:00Z">
        <w:r w:rsidR="00206F21">
          <w:rPr>
            <w:rFonts w:ascii="Times New Roman" w:hAnsi="Times New Roman" w:cs="Times New Roman"/>
            <w:sz w:val="24"/>
            <w:szCs w:val="24"/>
          </w:rPr>
          <w:t xml:space="preserve">hese data </w:t>
        </w:r>
      </w:ins>
      <w:ins w:id="13" w:author="Jameal Samhouri" w:date="2017-10-27T12:23:00Z">
        <w:r w:rsidR="00C1717E">
          <w:rPr>
            <w:rFonts w:ascii="Times New Roman" w:hAnsi="Times New Roman" w:cs="Times New Roman"/>
            <w:sz w:val="24"/>
            <w:szCs w:val="24"/>
          </w:rPr>
          <w:t xml:space="preserve">demonstrate that </w:t>
        </w:r>
        <w:proofErr w:type="spellStart"/>
        <w:r w:rsidR="00C1717E">
          <w:rPr>
            <w:rFonts w:ascii="Times New Roman" w:hAnsi="Times New Roman" w:cs="Times New Roman"/>
            <w:sz w:val="24"/>
            <w:szCs w:val="24"/>
          </w:rPr>
          <w:t>coastwide</w:t>
        </w:r>
        <w:proofErr w:type="spellEnd"/>
        <w:r w:rsidR="00C1717E">
          <w:rPr>
            <w:rFonts w:ascii="Times New Roman" w:hAnsi="Times New Roman" w:cs="Times New Roman"/>
            <w:sz w:val="24"/>
            <w:szCs w:val="24"/>
          </w:rPr>
          <w:t xml:space="preserve"> trends in </w:t>
        </w:r>
        <w:r w:rsidR="002D5800">
          <w:rPr>
            <w:rFonts w:ascii="Times New Roman" w:hAnsi="Times New Roman" w:cs="Times New Roman"/>
            <w:sz w:val="24"/>
            <w:szCs w:val="24"/>
          </w:rPr>
          <w:t>sea otter</w:t>
        </w:r>
        <w:r w:rsidR="00C1717E">
          <w:rPr>
            <w:rFonts w:ascii="Times New Roman" w:hAnsi="Times New Roman" w:cs="Times New Roman"/>
            <w:sz w:val="24"/>
            <w:szCs w:val="24"/>
          </w:rPr>
          <w:t>, kelp, and benthic invertebrate abundance</w:t>
        </w:r>
        <w:r w:rsidR="002D5800">
          <w:rPr>
            <w:rFonts w:ascii="Times New Roman" w:hAnsi="Times New Roman" w:cs="Times New Roman"/>
            <w:sz w:val="24"/>
            <w:szCs w:val="24"/>
          </w:rPr>
          <w:t xml:space="preserve"> are not necessarily</w:t>
        </w:r>
        <w:r w:rsidR="00C1717E">
          <w:rPr>
            <w:rFonts w:ascii="Times New Roman" w:hAnsi="Times New Roman" w:cs="Times New Roman"/>
            <w:sz w:val="24"/>
            <w:szCs w:val="24"/>
          </w:rPr>
          <w:t xml:space="preserve"> emblematic of trends at smaller spatial scales</w:t>
        </w:r>
        <w:r w:rsidR="002D5800">
          <w:rPr>
            <w:rFonts w:ascii="Times New Roman" w:hAnsi="Times New Roman" w:cs="Times New Roman"/>
            <w:sz w:val="24"/>
            <w:szCs w:val="24"/>
          </w:rPr>
          <w:t xml:space="preserve">. In addition, they suggest that </w:t>
        </w:r>
      </w:ins>
      <w:ins w:id="14" w:author="Jameal Samhouri" w:date="2017-10-27T12:27:00Z">
        <w:r w:rsidR="00EE3EE2">
          <w:rPr>
            <w:rFonts w:ascii="Times New Roman" w:hAnsi="Times New Roman" w:cs="Times New Roman"/>
            <w:sz w:val="24"/>
            <w:szCs w:val="24"/>
          </w:rPr>
          <w:t>while an</w:t>
        </w:r>
      </w:ins>
      <w:ins w:id="15" w:author="Jameal Samhouri" w:date="2017-10-27T12:24:00Z">
        <w:r w:rsidR="002D5800">
          <w:rPr>
            <w:rFonts w:ascii="Times New Roman" w:hAnsi="Times New Roman" w:cs="Times New Roman"/>
            <w:sz w:val="24"/>
            <w:szCs w:val="24"/>
          </w:rPr>
          <w:t xml:space="preserve"> otter-induced trophic cascade </w:t>
        </w:r>
      </w:ins>
      <w:del w:id="16" w:author="Jameal Samhouri" w:date="2017-10-27T12:07:00Z">
        <w:r w:rsidDel="00206F21">
          <w:rPr>
            <w:rFonts w:ascii="Times New Roman" w:hAnsi="Times New Roman" w:cs="Times New Roman"/>
            <w:sz w:val="24"/>
            <w:szCs w:val="24"/>
          </w:rPr>
          <w:delText xml:space="preserve"> </w:delText>
        </w:r>
      </w:del>
      <w:ins w:id="17" w:author="Jameal Samhouri" w:date="2017-10-27T12:11:00Z">
        <w:r w:rsidR="00206F21">
          <w:rPr>
            <w:rFonts w:ascii="Times New Roman" w:hAnsi="Times New Roman" w:cs="Times New Roman"/>
            <w:sz w:val="24"/>
            <w:szCs w:val="24"/>
          </w:rPr>
          <w:t>explain</w:t>
        </w:r>
      </w:ins>
      <w:ins w:id="18" w:author="Jameal Samhouri" w:date="2017-10-27T12:26:00Z">
        <w:r w:rsidR="00EE3EE2">
          <w:rPr>
            <w:rFonts w:ascii="Times New Roman" w:hAnsi="Times New Roman" w:cs="Times New Roman"/>
            <w:sz w:val="24"/>
            <w:szCs w:val="24"/>
          </w:rPr>
          <w:t xml:space="preserve">ed </w:t>
        </w:r>
      </w:ins>
      <w:ins w:id="19" w:author="Jameal Samhouri" w:date="2017-10-27T12:28:00Z">
        <w:r w:rsidR="00EE3EE2">
          <w:rPr>
            <w:rFonts w:ascii="Times New Roman" w:hAnsi="Times New Roman" w:cs="Times New Roman"/>
            <w:sz w:val="24"/>
            <w:szCs w:val="24"/>
          </w:rPr>
          <w:t xml:space="preserve">changes in the </w:t>
        </w:r>
      </w:ins>
      <w:ins w:id="20" w:author="Jameal Samhouri" w:date="2017-10-27T12:26:00Z">
        <w:r w:rsidR="00EE3EE2">
          <w:rPr>
            <w:rFonts w:ascii="Times New Roman" w:hAnsi="Times New Roman" w:cs="Times New Roman"/>
            <w:sz w:val="24"/>
            <w:szCs w:val="24"/>
          </w:rPr>
          <w:t xml:space="preserve">nearshore community </w:t>
        </w:r>
      </w:ins>
      <w:ins w:id="21" w:author="Jameal Samhouri" w:date="2017-10-27T12:27:00Z">
        <w:r w:rsidR="00EE3EE2">
          <w:rPr>
            <w:rFonts w:ascii="Times New Roman" w:hAnsi="Times New Roman" w:cs="Times New Roman"/>
            <w:sz w:val="24"/>
            <w:szCs w:val="24"/>
          </w:rPr>
          <w:t xml:space="preserve">along the Washington coast initially, more recent years have seen a fundamental shift in </w:t>
        </w:r>
      </w:ins>
      <w:r w:rsidR="002730AC">
        <w:rPr>
          <w:rFonts w:ascii="Times New Roman" w:hAnsi="Times New Roman" w:cs="Times New Roman"/>
          <w:sz w:val="24"/>
          <w:szCs w:val="24"/>
        </w:rPr>
        <w:t xml:space="preserve">the invertebrate </w:t>
      </w:r>
      <w:ins w:id="22" w:author="Jameal Samhouri" w:date="2017-10-27T12:27:00Z">
        <w:r w:rsidR="00EE3EE2">
          <w:rPr>
            <w:rFonts w:ascii="Times New Roman" w:hAnsi="Times New Roman" w:cs="Times New Roman"/>
            <w:sz w:val="24"/>
            <w:szCs w:val="24"/>
          </w:rPr>
          <w:t xml:space="preserve">community </w:t>
        </w:r>
      </w:ins>
      <w:ins w:id="23" w:author="Jameal Samhouri" w:date="2017-10-27T12:28:00Z">
        <w:r w:rsidR="00EE3EE2">
          <w:rPr>
            <w:rFonts w:ascii="Times New Roman" w:hAnsi="Times New Roman" w:cs="Times New Roman"/>
            <w:sz w:val="24"/>
            <w:szCs w:val="24"/>
          </w:rPr>
          <w:t>dynamics that requires invoking additional environmental influences.</w:t>
        </w:r>
      </w:ins>
    </w:p>
    <w:p w14:paraId="35B849EE" w14:textId="77777777" w:rsidR="002730AC" w:rsidRDefault="002730AC" w:rsidP="00BE34AA">
      <w:pPr>
        <w:spacing w:before="240" w:after="0" w:line="480" w:lineRule="auto"/>
        <w:rPr>
          <w:rFonts w:ascii="Times New Roman" w:hAnsi="Times New Roman" w:cs="Times New Roman"/>
          <w:b/>
          <w:sz w:val="24"/>
          <w:szCs w:val="24"/>
        </w:rPr>
      </w:pPr>
    </w:p>
    <w:p w14:paraId="571E1572" w14:textId="0F0B3BF6" w:rsidR="00BE34AA" w:rsidRPr="00BE34AA" w:rsidRDefault="00BE34AA" w:rsidP="00BE34AA">
      <w:pPr>
        <w:spacing w:before="240" w:after="0" w:line="480" w:lineRule="auto"/>
        <w:rPr>
          <w:rFonts w:ascii="Times New Roman" w:hAnsi="Times New Roman" w:cs="Times New Roman"/>
          <w:b/>
          <w:sz w:val="24"/>
          <w:szCs w:val="24"/>
        </w:rPr>
      </w:pPr>
      <w:r w:rsidRPr="00BE34AA">
        <w:rPr>
          <w:rFonts w:ascii="Times New Roman" w:hAnsi="Times New Roman" w:cs="Times New Roman"/>
          <w:b/>
          <w:sz w:val="24"/>
          <w:szCs w:val="24"/>
        </w:rPr>
        <w:t>Materials and Methods</w:t>
      </w:r>
    </w:p>
    <w:p w14:paraId="7878B838" w14:textId="6E50F096" w:rsidR="00D44BB8" w:rsidRPr="00D44BB8" w:rsidRDefault="00F542F8" w:rsidP="00D44BB8">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lastRenderedPageBreak/>
        <w:t>Study location</w:t>
      </w:r>
      <w:r w:rsidR="00260C9C">
        <w:rPr>
          <w:rFonts w:ascii="Times New Roman" w:hAnsi="Times New Roman" w:cs="Times New Roman"/>
          <w:i/>
          <w:sz w:val="24"/>
          <w:szCs w:val="24"/>
        </w:rPr>
        <w:t>s</w:t>
      </w:r>
    </w:p>
    <w:p w14:paraId="7FF9EFE7" w14:textId="733BE607" w:rsidR="00F37A2C" w:rsidRDefault="00260C9C" w:rsidP="00F37A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kelp forest sites located </w:t>
      </w:r>
      <w:r w:rsidR="00FD0CB6">
        <w:rPr>
          <w:rFonts w:ascii="Times New Roman" w:hAnsi="Times New Roman" w:cs="Times New Roman"/>
          <w:sz w:val="24"/>
          <w:szCs w:val="24"/>
        </w:rPr>
        <w:t>within the</w:t>
      </w:r>
      <w:r w:rsidR="00A31F8F">
        <w:rPr>
          <w:rFonts w:ascii="Times New Roman" w:hAnsi="Times New Roman" w:cs="Times New Roman"/>
          <w:sz w:val="24"/>
          <w:szCs w:val="24"/>
        </w:rPr>
        <w:t xml:space="preserve"> OCNMS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Most of the sites are on the outer coast, while two</w:t>
      </w:r>
      <w:r w:rsidR="00F37A2C" w:rsidRPr="009721A7">
        <w:rPr>
          <w:rFonts w:ascii="Times New Roman" w:hAnsi="Times New Roman" w:cs="Times New Roman"/>
          <w:sz w:val="24"/>
          <w:szCs w:val="24"/>
        </w:rPr>
        <w:t xml:space="preserve"> sites, </w:t>
      </w:r>
      <w:proofErr w:type="spellStart"/>
      <w:r w:rsidR="00F37A2C" w:rsidRPr="009721A7">
        <w:rPr>
          <w:rFonts w:ascii="Times New Roman" w:hAnsi="Times New Roman" w:cs="Times New Roman"/>
          <w:sz w:val="24"/>
          <w:szCs w:val="24"/>
        </w:rPr>
        <w:t>Chibadehl</w:t>
      </w:r>
      <w:proofErr w:type="spellEnd"/>
      <w:r w:rsidR="00F37A2C" w:rsidRPr="009721A7">
        <w:rPr>
          <w:rFonts w:ascii="Times New Roman" w:hAnsi="Times New Roman" w:cs="Times New Roman"/>
          <w:sz w:val="24"/>
          <w:szCs w:val="24"/>
        </w:rPr>
        <w:t xml:space="preserve"> Rocks and </w:t>
      </w:r>
      <w:proofErr w:type="spellStart"/>
      <w:r w:rsidR="00F37A2C" w:rsidRPr="009721A7">
        <w:rPr>
          <w:rFonts w:ascii="Times New Roman" w:hAnsi="Times New Roman" w:cs="Times New Roman"/>
          <w:sz w:val="24"/>
          <w:szCs w:val="24"/>
        </w:rPr>
        <w:t>Neah</w:t>
      </w:r>
      <w:proofErr w:type="spellEnd"/>
      <w:r w:rsidR="00F37A2C" w:rsidRPr="009721A7">
        <w:rPr>
          <w:rFonts w:ascii="Times New Roman" w:hAnsi="Times New Roman" w:cs="Times New Roman"/>
          <w:sz w:val="24"/>
          <w:szCs w:val="24"/>
        </w:rPr>
        <w:t xml:space="preserve"> Bay</w:t>
      </w:r>
      <w:r w:rsidR="00F37A2C">
        <w:rPr>
          <w:rFonts w:ascii="Times New Roman" w:hAnsi="Times New Roman" w:cs="Times New Roman"/>
          <w:sz w:val="24"/>
          <w:szCs w:val="24"/>
        </w:rPr>
        <w:t>, are fully</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proofErr w:type="spellStart"/>
      <w:r w:rsidR="00F37A2C">
        <w:rPr>
          <w:rFonts w:ascii="Times New Roman" w:hAnsi="Times New Roman" w:cs="Times New Roman"/>
          <w:i/>
          <w:sz w:val="24"/>
          <w:szCs w:val="24"/>
        </w:rPr>
        <w:t>Nereocystis</w:t>
      </w:r>
      <w:proofErr w:type="spellEnd"/>
      <w:r w:rsidR="00F37A2C">
        <w:rPr>
          <w:rFonts w:ascii="Times New Roman" w:hAnsi="Times New Roman" w:cs="Times New Roman"/>
          <w:i/>
          <w:sz w:val="24"/>
          <w:szCs w:val="24"/>
        </w:rPr>
        <w:t xml:space="preserve"> </w:t>
      </w:r>
      <w:proofErr w:type="spellStart"/>
      <w:r w:rsidR="00F37A2C">
        <w:rPr>
          <w:rFonts w:ascii="Times New Roman" w:hAnsi="Times New Roman" w:cs="Times New Roman"/>
          <w:i/>
          <w:sz w:val="24"/>
          <w:szCs w:val="24"/>
        </w:rPr>
        <w:t>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proofErr w:type="spellEnd"/>
      <w:r w:rsidR="00F37A2C">
        <w:rPr>
          <w:rFonts w:ascii="Times New Roman" w:hAnsi="Times New Roman" w:cs="Times New Roman"/>
          <w:sz w:val="24"/>
          <w:szCs w:val="24"/>
        </w:rPr>
        <w:t xml:space="preserve"> and/or </w:t>
      </w:r>
      <w:proofErr w:type="spellStart"/>
      <w:r w:rsidR="00F37A2C" w:rsidRPr="00F542F8">
        <w:rPr>
          <w:rFonts w:ascii="Times New Roman" w:hAnsi="Times New Roman" w:cs="Times New Roman"/>
          <w:i/>
          <w:sz w:val="24"/>
          <w:szCs w:val="24"/>
        </w:rPr>
        <w:t>Macrocystis</w:t>
      </w:r>
      <w:proofErr w:type="spellEnd"/>
      <w:r w:rsidR="00F37A2C">
        <w:rPr>
          <w:rFonts w:ascii="Times New Roman" w:hAnsi="Times New Roman" w:cs="Times New Roman"/>
          <w:i/>
          <w:sz w:val="24"/>
          <w:szCs w:val="24"/>
        </w:rPr>
        <w:t xml:space="preserve"> </w:t>
      </w:r>
      <w:proofErr w:type="spellStart"/>
      <w:r w:rsidR="00F37A2C">
        <w:rPr>
          <w:rFonts w:ascii="Times New Roman" w:hAnsi="Times New Roman" w:cs="Times New Roman"/>
          <w:i/>
          <w:sz w:val="24"/>
          <w:szCs w:val="24"/>
        </w:rPr>
        <w:t>pyrifera</w:t>
      </w:r>
      <w:proofErr w:type="spellEnd"/>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 and coralline algae. </w:t>
      </w:r>
      <w:r w:rsidR="002730AC">
        <w:rPr>
          <w:rFonts w:ascii="Times New Roman" w:hAnsi="Times New Roman" w:cs="Times New Roman"/>
          <w:sz w:val="24"/>
          <w:szCs w:val="24"/>
        </w:rPr>
        <w:t xml:space="preserve">Canopy forming kelp </w:t>
      </w:r>
      <w:r w:rsidR="00F37A2C">
        <w:rPr>
          <w:rFonts w:ascii="Times New Roman" w:hAnsi="Times New Roman" w:cs="Times New Roman"/>
          <w:sz w:val="24"/>
          <w:szCs w:val="24"/>
        </w:rPr>
        <w:t>forests occupy depths of up to</w:t>
      </w:r>
      <w:r w:rsidR="002730AC">
        <w:rPr>
          <w:rFonts w:ascii="Times New Roman" w:hAnsi="Times New Roman" w:cs="Times New Roman"/>
          <w:sz w:val="24"/>
          <w:szCs w:val="24"/>
        </w:rPr>
        <w:t xml:space="preserve"> approximately</w:t>
      </w:r>
      <w:r w:rsidR="00F37A2C">
        <w:rPr>
          <w:rFonts w:ascii="Times New Roman" w:hAnsi="Times New Roman" w:cs="Times New Roman"/>
          <w:sz w:val="24"/>
          <w:szCs w:val="24"/>
        </w:rPr>
        <w:t xml:space="preserve"> </w:t>
      </w:r>
      <w:r w:rsidR="00F37A2C" w:rsidRPr="006B7F85">
        <w:rPr>
          <w:rFonts w:ascii="Times New Roman" w:hAnsi="Times New Roman" w:cs="Times New Roman"/>
          <w:sz w:val="24"/>
          <w:szCs w:val="24"/>
          <w:highlight w:val="yellow"/>
        </w:rPr>
        <w:t xml:space="preserve">10 </w:t>
      </w:r>
      <w:r w:rsidR="00F37A2C" w:rsidRPr="003211A7">
        <w:rPr>
          <w:rFonts w:ascii="Times New Roman" w:hAnsi="Times New Roman" w:cs="Times New Roman"/>
          <w:sz w:val="24"/>
          <w:szCs w:val="24"/>
          <w:highlight w:val="yellow"/>
        </w:rPr>
        <w:t>m</w:t>
      </w:r>
      <w:r w:rsidR="00F37A2C">
        <w:rPr>
          <w:rFonts w:ascii="Times New Roman" w:hAnsi="Times New Roman" w:cs="Times New Roman"/>
          <w:sz w:val="24"/>
          <w:szCs w:val="24"/>
        </w:rPr>
        <w:t xml:space="preserve"> in the OCNMS. Each site was surveyed for benthic invertebrates using SCUBA in 2015 (see methods below) and in at least two of three survey years</w:t>
      </w:r>
      <w:r w:rsidR="00CA12C2">
        <w:rPr>
          <w:rFonts w:ascii="Times New Roman" w:hAnsi="Times New Roman" w:cs="Times New Roman"/>
          <w:sz w:val="24"/>
          <w:szCs w:val="24"/>
        </w:rPr>
        <w:t xml:space="preserve"> of</w:t>
      </w:r>
      <w:r w:rsidR="00F37A2C">
        <w:rPr>
          <w:rFonts w:ascii="Times New Roman" w:hAnsi="Times New Roman" w:cs="Times New Roman"/>
          <w:sz w:val="24"/>
          <w:szCs w:val="24"/>
        </w:rPr>
        <w:t xml:space="preserve"> </w:t>
      </w:r>
      <w:proofErr w:type="spellStart"/>
      <w:r w:rsidR="00F37A2C">
        <w:rPr>
          <w:rFonts w:ascii="Times New Roman" w:hAnsi="Times New Roman" w:cs="Times New Roman"/>
          <w:sz w:val="24"/>
          <w:szCs w:val="24"/>
        </w:rPr>
        <w:t>Kvitek</w:t>
      </w:r>
      <w:proofErr w:type="spellEnd"/>
      <w:r w:rsidR="00F37A2C">
        <w:rPr>
          <w:rFonts w:ascii="Times New Roman" w:hAnsi="Times New Roman" w:cs="Times New Roman"/>
          <w:sz w:val="24"/>
          <w:szCs w:val="24"/>
        </w:rPr>
        <w:t xml:space="preserve">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 </w:instrTex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EN.CITE.DATA </w:instrText>
      </w:r>
      <w:r w:rsidR="00F37A2C">
        <w:rPr>
          <w:rFonts w:ascii="Times New Roman" w:hAnsi="Times New Roman" w:cs="Times New Roman"/>
          <w:sz w:val="24"/>
          <w:szCs w:val="24"/>
        </w:rPr>
      </w:r>
      <w:r w:rsidR="00F37A2C">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F37A2C">
        <w:rPr>
          <w:rFonts w:ascii="Times New Roman" w:hAnsi="Times New Roman" w:cs="Times New Roman"/>
          <w:noProof/>
          <w:sz w:val="24"/>
          <w:szCs w:val="24"/>
        </w:rPr>
        <w:t>(</w:t>
      </w:r>
      <w:r w:rsidR="00CA12C2">
        <w:rPr>
          <w:rFonts w:ascii="Times New Roman" w:hAnsi="Times New Roman" w:cs="Times New Roman"/>
          <w:sz w:val="24"/>
          <w:szCs w:val="24"/>
        </w:rPr>
        <w:t xml:space="preserve">1987, 1995, and 1999; </w:t>
      </w:r>
      <w:r w:rsidR="00F37A2C">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w:t>
      </w:r>
      <w:proofErr w:type="spellStart"/>
      <w:r w:rsidR="00F37A2C" w:rsidRPr="00914F34">
        <w:rPr>
          <w:rFonts w:ascii="Times New Roman" w:hAnsi="Times New Roman" w:cs="Times New Roman"/>
          <w:sz w:val="24"/>
          <w:szCs w:val="24"/>
        </w:rPr>
        <w:t>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whit</w:t>
      </w:r>
      <w:proofErr w:type="spellEnd"/>
      <w:r w:rsidR="00F37A2C" w:rsidRPr="00914F34">
        <w:rPr>
          <w:rFonts w:ascii="Times New Roman" w:hAnsi="Times New Roman" w:cs="Times New Roman"/>
          <w:sz w:val="24"/>
          <w:szCs w:val="24"/>
        </w:rPr>
        <w:t xml:space="preserve"> Head, Rock 305, Cape Johnson, Cape Alava, Anderson Point, and </w:t>
      </w:r>
      <w:proofErr w:type="spellStart"/>
      <w:r w:rsidR="00F37A2C" w:rsidRPr="00914F34">
        <w:rPr>
          <w:rFonts w:ascii="Times New Roman" w:hAnsi="Times New Roman" w:cs="Times New Roman"/>
          <w:sz w:val="24"/>
          <w:szCs w:val="24"/>
        </w:rPr>
        <w:t>Neah</w:t>
      </w:r>
      <w:proofErr w:type="spellEnd"/>
      <w:r w:rsidR="00F37A2C" w:rsidRPr="00914F34">
        <w:rPr>
          <w:rFonts w:ascii="Times New Roman" w:hAnsi="Times New Roman" w:cs="Times New Roman"/>
          <w:sz w:val="24"/>
          <w:szCs w:val="24"/>
        </w:rPr>
        <w:t xml:space="preserve">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 xml:space="preserve"> (1987, 1995, 1999</w:t>
      </w:r>
      <w:r w:rsidR="00F37A2C">
        <w:rPr>
          <w:rFonts w:ascii="Times New Roman" w:hAnsi="Times New Roman" w:cs="Times New Roman"/>
          <w:sz w:val="24"/>
          <w:szCs w:val="24"/>
        </w:rPr>
        <w:t>,</w:t>
      </w:r>
      <w:r w:rsidR="00F37A2C" w:rsidRPr="00914F34">
        <w:rPr>
          <w:rFonts w:ascii="Times New Roman" w:hAnsi="Times New Roman" w:cs="Times New Roman"/>
          <w:sz w:val="24"/>
          <w:szCs w:val="24"/>
        </w:rPr>
        <w:t xml:space="preserve"> and 2015). </w:t>
      </w:r>
    </w:p>
    <w:p w14:paraId="40CEFB28" w14:textId="35C992D5" w:rsidR="00260C9C" w:rsidRDefault="00F37A2C"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for sea otters and</w:t>
      </w:r>
      <w:r w:rsidR="00260C9C">
        <w:rPr>
          <w:rFonts w:ascii="Times New Roman" w:hAnsi="Times New Roman" w:cs="Times New Roman"/>
          <w:sz w:val="24"/>
          <w:szCs w:val="24"/>
        </w:rPr>
        <w:t xml:space="preserve"> kelp</w:t>
      </w:r>
      <w:r>
        <w:rPr>
          <w:rFonts w:ascii="Times New Roman" w:hAnsi="Times New Roman" w:cs="Times New Roman"/>
          <w:sz w:val="24"/>
          <w:szCs w:val="24"/>
        </w:rPr>
        <w:t xml:space="preserve"> were </w:t>
      </w:r>
      <w:r w:rsidR="00260C9C">
        <w:rPr>
          <w:rFonts w:ascii="Times New Roman" w:hAnsi="Times New Roman" w:cs="Times New Roman"/>
          <w:sz w:val="24"/>
          <w:szCs w:val="24"/>
        </w:rPr>
        <w:t xml:space="preserve">derived from </w:t>
      </w:r>
      <w:r w:rsidR="006074B4">
        <w:rPr>
          <w:rFonts w:ascii="Times New Roman" w:hAnsi="Times New Roman" w:cs="Times New Roman"/>
          <w:sz w:val="24"/>
          <w:szCs w:val="24"/>
        </w:rPr>
        <w:t xml:space="preserve">long term monitoring </w:t>
      </w:r>
      <w:r w:rsidR="00260C9C">
        <w:rPr>
          <w:rFonts w:ascii="Times New Roman" w:hAnsi="Times New Roman" w:cs="Times New Roman"/>
          <w:sz w:val="24"/>
          <w:szCs w:val="24"/>
        </w:rPr>
        <w:t xml:space="preserve">surveys conducted on </w:t>
      </w:r>
      <w:r w:rsidR="00CA12C2">
        <w:rPr>
          <w:rFonts w:ascii="Times New Roman" w:hAnsi="Times New Roman" w:cs="Times New Roman"/>
          <w:sz w:val="24"/>
          <w:szCs w:val="24"/>
        </w:rPr>
        <w:t>larger spatial scales but more frequent</w:t>
      </w:r>
      <w:r w:rsidR="002730AC">
        <w:rPr>
          <w:rFonts w:ascii="Times New Roman" w:hAnsi="Times New Roman" w:cs="Times New Roman"/>
          <w:sz w:val="24"/>
          <w:szCs w:val="24"/>
        </w:rPr>
        <w:t>ly in time</w:t>
      </w:r>
      <w:r>
        <w:rPr>
          <w:rFonts w:ascii="Times New Roman" w:hAnsi="Times New Roman" w:cs="Times New Roman"/>
          <w:sz w:val="24"/>
          <w:szCs w:val="24"/>
        </w:rPr>
        <w:t xml:space="preserve">. Below we describe these data sources and detail how we connect these </w:t>
      </w:r>
      <w:proofErr w:type="spellStart"/>
      <w:r w:rsidR="006074B4">
        <w:rPr>
          <w:rFonts w:ascii="Times New Roman" w:hAnsi="Times New Roman" w:cs="Times New Roman"/>
          <w:sz w:val="24"/>
          <w:szCs w:val="24"/>
        </w:rPr>
        <w:t>coastwide</w:t>
      </w:r>
      <w:proofErr w:type="spellEnd"/>
      <w:r w:rsidR="006074B4">
        <w:rPr>
          <w:rFonts w:ascii="Times New Roman" w:hAnsi="Times New Roman" w:cs="Times New Roman"/>
          <w:sz w:val="24"/>
          <w:szCs w:val="24"/>
        </w:rPr>
        <w:t xml:space="preserve"> surveys to </w:t>
      </w:r>
      <w:r w:rsidR="003F675F">
        <w:rPr>
          <w:rFonts w:ascii="Times New Roman" w:hAnsi="Times New Roman" w:cs="Times New Roman"/>
          <w:sz w:val="24"/>
          <w:szCs w:val="24"/>
        </w:rPr>
        <w:t xml:space="preserve">provide sea otter and kelp abundance at </w:t>
      </w:r>
      <w:r w:rsidR="006074B4">
        <w:rPr>
          <w:rFonts w:ascii="Times New Roman" w:hAnsi="Times New Roman" w:cs="Times New Roman"/>
          <w:sz w:val="24"/>
          <w:szCs w:val="24"/>
        </w:rPr>
        <w:t>our ten focal sites.</w:t>
      </w:r>
      <w:r>
        <w:rPr>
          <w:rFonts w:ascii="Times New Roman" w:hAnsi="Times New Roman" w:cs="Times New Roman"/>
          <w:sz w:val="24"/>
          <w:szCs w:val="24"/>
        </w:rPr>
        <w:t xml:space="preserve"> </w:t>
      </w:r>
    </w:p>
    <w:p w14:paraId="181C24C4" w14:textId="7E0BA8A3" w:rsidR="00863D60" w:rsidRDefault="001E05ED" w:rsidP="00863D60">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For analysis, we divided our sites into three geographic groupings (Fig. 1a): Northern (</w:t>
      </w:r>
      <w:proofErr w:type="spellStart"/>
      <w:r>
        <w:rPr>
          <w:rFonts w:ascii="Times New Roman" w:hAnsi="Times New Roman" w:cs="Times New Roman"/>
          <w:color w:val="151518"/>
          <w:sz w:val="24"/>
          <w:szCs w:val="24"/>
        </w:rPr>
        <w:t>Neah</w:t>
      </w:r>
      <w:proofErr w:type="spellEnd"/>
      <w:r>
        <w:rPr>
          <w:rFonts w:ascii="Times New Roman" w:hAnsi="Times New Roman" w:cs="Times New Roman"/>
          <w:color w:val="151518"/>
          <w:sz w:val="24"/>
          <w:szCs w:val="24"/>
        </w:rPr>
        <w:t xml:space="preserve"> Bay, </w:t>
      </w:r>
      <w:proofErr w:type="spellStart"/>
      <w:r>
        <w:rPr>
          <w:rFonts w:ascii="Times New Roman" w:hAnsi="Times New Roman" w:cs="Times New Roman"/>
          <w:color w:val="151518"/>
          <w:sz w:val="24"/>
          <w:szCs w:val="24"/>
        </w:rPr>
        <w:t>Chibadehl</w:t>
      </w:r>
      <w:proofErr w:type="spellEnd"/>
      <w:r>
        <w:rPr>
          <w:rFonts w:ascii="Times New Roman" w:hAnsi="Times New Roman" w:cs="Times New Roman"/>
          <w:color w:val="151518"/>
          <w:sz w:val="24"/>
          <w:szCs w:val="24"/>
        </w:rPr>
        <w:t xml:space="preserve"> Rocks, and </w:t>
      </w:r>
      <w:proofErr w:type="spellStart"/>
      <w:r>
        <w:rPr>
          <w:rFonts w:ascii="Times New Roman" w:hAnsi="Times New Roman" w:cs="Times New Roman"/>
          <w:color w:val="151518"/>
          <w:sz w:val="24"/>
          <w:szCs w:val="24"/>
        </w:rPr>
        <w:t>Tatoosh</w:t>
      </w:r>
      <w:proofErr w:type="spellEnd"/>
      <w:r>
        <w:rPr>
          <w:rFonts w:ascii="Times New Roman" w:hAnsi="Times New Roman" w:cs="Times New Roman"/>
          <w:color w:val="151518"/>
          <w:sz w:val="24"/>
          <w:szCs w:val="24"/>
        </w:rPr>
        <w:t xml:space="preserve"> Island), Central (Andersen Point, Point of the Arches, and Cape Alava) and Southern (Rock 305, Cape Johnson, </w:t>
      </w:r>
      <w:proofErr w:type="spellStart"/>
      <w:r>
        <w:rPr>
          <w:rFonts w:ascii="Times New Roman" w:hAnsi="Times New Roman" w:cs="Times New Roman"/>
          <w:color w:val="151518"/>
          <w:sz w:val="24"/>
          <w:szCs w:val="24"/>
        </w:rPr>
        <w:t>Teahwhit</w:t>
      </w:r>
      <w:proofErr w:type="spellEnd"/>
      <w:r>
        <w:rPr>
          <w:rFonts w:ascii="Times New Roman" w:hAnsi="Times New Roman" w:cs="Times New Roman"/>
          <w:color w:val="151518"/>
          <w:sz w:val="24"/>
          <w:szCs w:val="24"/>
        </w:rPr>
        <w:t xml:space="preserve"> Head, and Destruction Island).  These groupings reflect the areas used to describe sea otter trends historically (</w:t>
      </w:r>
      <w:r w:rsidRPr="004563B1">
        <w:rPr>
          <w:rFonts w:ascii="Times New Roman" w:hAnsi="Times New Roman" w:cs="Times New Roman"/>
          <w:color w:val="151518"/>
          <w:sz w:val="24"/>
          <w:szCs w:val="24"/>
          <w:highlight w:val="yellow"/>
        </w:rPr>
        <w:t>REF</w:t>
      </w:r>
      <w:r>
        <w:rPr>
          <w:rFonts w:ascii="Times New Roman" w:hAnsi="Times New Roman" w:cs="Times New Roman"/>
          <w:color w:val="151518"/>
          <w:sz w:val="24"/>
          <w:szCs w:val="24"/>
        </w:rPr>
        <w:t xml:space="preserve">) and reflect geographic pattern in kelp and </w:t>
      </w:r>
      <w:r w:rsidR="00863D60">
        <w:rPr>
          <w:rFonts w:ascii="Times New Roman" w:hAnsi="Times New Roman" w:cs="Times New Roman"/>
          <w:color w:val="151518"/>
          <w:sz w:val="24"/>
          <w:szCs w:val="24"/>
        </w:rPr>
        <w:t xml:space="preserve">sea otter trend (see Results).  We also use these grouping to avoid </w:t>
      </w:r>
      <w:proofErr w:type="spellStart"/>
      <w:r w:rsidR="00863D60">
        <w:rPr>
          <w:rFonts w:ascii="Times New Roman" w:hAnsi="Times New Roman" w:cs="Times New Roman"/>
          <w:color w:val="151518"/>
          <w:sz w:val="24"/>
          <w:szCs w:val="24"/>
        </w:rPr>
        <w:t>pseuo</w:t>
      </w:r>
      <w:proofErr w:type="spellEnd"/>
      <w:r w:rsidR="00863D60">
        <w:rPr>
          <w:rFonts w:ascii="Times New Roman" w:hAnsi="Times New Roman" w:cs="Times New Roman"/>
          <w:color w:val="151518"/>
          <w:sz w:val="24"/>
          <w:szCs w:val="24"/>
        </w:rPr>
        <w:t xml:space="preserve">-replication </w:t>
      </w:r>
      <w:r w:rsidR="004563B1">
        <w:rPr>
          <w:rFonts w:ascii="Times New Roman" w:hAnsi="Times New Roman" w:cs="Times New Roman"/>
          <w:color w:val="151518"/>
          <w:sz w:val="24"/>
          <w:szCs w:val="24"/>
        </w:rPr>
        <w:t xml:space="preserve">in </w:t>
      </w:r>
      <w:proofErr w:type="spellStart"/>
      <w:r w:rsidR="004563B1">
        <w:rPr>
          <w:rFonts w:ascii="Times New Roman" w:hAnsi="Times New Roman" w:cs="Times New Roman"/>
          <w:color w:val="151518"/>
          <w:sz w:val="24"/>
          <w:szCs w:val="24"/>
        </w:rPr>
        <w:t>analyses</w:t>
      </w:r>
      <w:r w:rsidR="00863D60">
        <w:rPr>
          <w:rFonts w:ascii="Times New Roman" w:hAnsi="Times New Roman" w:cs="Times New Roman"/>
          <w:color w:val="151518"/>
          <w:sz w:val="24"/>
          <w:szCs w:val="24"/>
        </w:rPr>
        <w:t>and</w:t>
      </w:r>
      <w:proofErr w:type="spellEnd"/>
      <w:r w:rsidR="00863D60">
        <w:rPr>
          <w:rFonts w:ascii="Times New Roman" w:hAnsi="Times New Roman" w:cs="Times New Roman"/>
          <w:color w:val="151518"/>
          <w:sz w:val="24"/>
          <w:szCs w:val="24"/>
        </w:rPr>
        <w:t xml:space="preserve"> to allow for regional difference in biological relationships.</w:t>
      </w:r>
    </w:p>
    <w:p w14:paraId="3A66B52E" w14:textId="77777777" w:rsidR="00863D60" w:rsidRDefault="00863D60" w:rsidP="00863D60">
      <w:pPr>
        <w:spacing w:before="120" w:after="0" w:line="480" w:lineRule="auto"/>
        <w:rPr>
          <w:rFonts w:ascii="Times New Roman" w:hAnsi="Times New Roman" w:cs="Times New Roman"/>
          <w:color w:val="151518"/>
          <w:sz w:val="24"/>
          <w:szCs w:val="24"/>
        </w:rPr>
      </w:pPr>
    </w:p>
    <w:p w14:paraId="3BB9099A" w14:textId="0ABB2290" w:rsidR="000F51AE" w:rsidRPr="00863D60" w:rsidRDefault="000F51AE" w:rsidP="00863D60">
      <w:pPr>
        <w:spacing w:before="120" w:after="0" w:line="480" w:lineRule="auto"/>
        <w:rPr>
          <w:rFonts w:ascii="Times New Roman" w:hAnsi="Times New Roman" w:cs="Times New Roman"/>
          <w:color w:val="151518"/>
          <w:sz w:val="24"/>
          <w:szCs w:val="24"/>
        </w:rPr>
      </w:pPr>
      <w:r w:rsidRPr="00075CE5">
        <w:rPr>
          <w:rFonts w:ascii="Times New Roman" w:hAnsi="Times New Roman" w:cs="Times New Roman"/>
          <w:i/>
          <w:sz w:val="24"/>
          <w:szCs w:val="24"/>
        </w:rPr>
        <w:lastRenderedPageBreak/>
        <w:t>Sea otter abundance and distribution</w:t>
      </w:r>
    </w:p>
    <w:p w14:paraId="44B23BDA" w14:textId="36710B54" w:rsidR="000F51AE" w:rsidRPr="00BE38E3" w:rsidRDefault="000F51AE" w:rsidP="000F51AE">
      <w:pPr>
        <w:widowControl w:val="0"/>
        <w:autoSpaceDE w:val="0"/>
        <w:autoSpaceDN w:val="0"/>
        <w:adjustRightInd w:val="0"/>
        <w:spacing w:after="240" w:line="440" w:lineRule="atLeast"/>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(see e.g.</w:t>
      </w:r>
      <w:r>
        <w:rPr>
          <w:rFonts w:ascii="Times New Roman" w:hAnsi="Times New Roman" w:cs="Times New Roman"/>
          <w:sz w:val="24"/>
          <w:szCs w:val="24"/>
        </w:rPr>
        <w:t xml:space="preserve"> L</w:t>
      </w:r>
      <w:commentRangeStart w:id="24"/>
      <w:r>
        <w:rPr>
          <w:rFonts w:ascii="Times New Roman" w:hAnsi="Times New Roman" w:cs="Times New Roman"/>
          <w:sz w:val="24"/>
          <w:szCs w:val="24"/>
        </w:rPr>
        <w:t>a</w:t>
      </w:r>
      <w:commentRangeEnd w:id="24"/>
      <w:r>
        <w:rPr>
          <w:rFonts w:ascii="Times New Roman" w:hAnsi="Times New Roman" w:cs="Times New Roman"/>
          <w:sz w:val="24"/>
          <w:szCs w:val="24"/>
        </w:rPr>
        <w:t>nce</w:t>
      </w:r>
      <w:r>
        <w:rPr>
          <w:rStyle w:val="CommentReference"/>
        </w:rPr>
        <w:commentReference w:id="24"/>
      </w:r>
      <w:r>
        <w:rPr>
          <w:rFonts w:ascii="Times New Roman" w:hAnsi="Times New Roman" w:cs="Times New Roman"/>
          <w:sz w:val="24"/>
          <w:szCs w:val="24"/>
        </w:rPr>
        <w:t xml:space="preserve"> et al. </w:t>
      </w:r>
      <w:proofErr w:type="gramStart"/>
      <w:r>
        <w:rPr>
          <w:rFonts w:ascii="Times New Roman" w:hAnsi="Times New Roman" w:cs="Times New Roman"/>
          <w:sz w:val="24"/>
          <w:szCs w:val="24"/>
        </w:rPr>
        <w:t xml:space="preserve">2004, </w:t>
      </w:r>
      <w:r w:rsidRPr="00F207C9">
        <w:rPr>
          <w:rFonts w:ascii="Times New Roman" w:hAnsi="Times New Roman" w:cs="Times New Roman"/>
          <w:sz w:val="24"/>
          <w:szCs w:val="24"/>
        </w:rPr>
        <w:t xml:space="preserve"> </w:t>
      </w:r>
      <w:commentRangeStart w:id="25"/>
      <w:r>
        <w:rPr>
          <w:rFonts w:ascii="Times New Roman" w:hAnsi="Times New Roman" w:cs="Times New Roman"/>
          <w:sz w:val="24"/>
          <w:szCs w:val="24"/>
        </w:rPr>
        <w:t>Jefferies</w:t>
      </w:r>
      <w:proofErr w:type="gramEnd"/>
      <w:r>
        <w:rPr>
          <w:rFonts w:ascii="Times New Roman" w:hAnsi="Times New Roman" w:cs="Times New Roman"/>
          <w:sz w:val="24"/>
          <w:szCs w:val="24"/>
        </w:rPr>
        <w:t xml:space="preserve"> and Jameson 2014</w:t>
      </w:r>
      <w:commentRangeEnd w:id="25"/>
      <w:r>
        <w:rPr>
          <w:rStyle w:val="CommentReference"/>
        </w:rPr>
        <w:commentReference w:id="25"/>
      </w:r>
      <w:r>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sidR="002730AC">
        <w:rPr>
          <w:rFonts w:ascii="Times New Roman" w:hAnsi="Times New Roman" w:cs="Times New Roman"/>
          <w:sz w:val="24"/>
          <w:szCs w:val="24"/>
        </w:rPr>
        <w:t>S</w:t>
      </w:r>
      <w:r>
        <w:rPr>
          <w:rFonts w:ascii="Times New Roman" w:hAnsi="Times New Roman" w:cs="Times New Roman"/>
          <w:sz w:val="24"/>
          <w:szCs w:val="24"/>
        </w:rPr>
        <w:t xml:space="preserve">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reflect summer distribution and abundance (</w:t>
      </w:r>
      <w:proofErr w:type="spellStart"/>
      <w:r>
        <w:rPr>
          <w:rFonts w:ascii="Times New Roman" w:hAnsi="Times New Roman" w:cs="Times New Roman"/>
          <w:sz w:val="24"/>
          <w:szCs w:val="24"/>
        </w:rPr>
        <w:t>Laidre</w:t>
      </w:r>
      <w:proofErr w:type="spellEnd"/>
      <w:r>
        <w:rPr>
          <w:rFonts w:ascii="Times New Roman" w:hAnsi="Times New Roman" w:cs="Times New Roman"/>
          <w:sz w:val="24"/>
          <w:szCs w:val="24"/>
        </w:rPr>
        <w:t xml:space="preserve"> et al. 2009</w:t>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sidR="004563B1">
        <w:rPr>
          <w:rFonts w:ascii="Times New Roman" w:hAnsi="Times New Roman" w:cs="Times New Roman"/>
          <w:sz w:val="24"/>
          <w:szCs w:val="24"/>
        </w:rPr>
        <w:t>.</w:t>
      </w:r>
      <w:r>
        <w:rPr>
          <w:rFonts w:ascii="Times New Roman" w:hAnsi="Times New Roman" w:cs="Times New Roman"/>
          <w:sz w:val="24"/>
          <w:szCs w:val="24"/>
        </w:rPr>
        <w:t xml:space="preserve"> </w:t>
      </w:r>
      <w:r w:rsidR="004563B1">
        <w:rPr>
          <w:rFonts w:ascii="Times New Roman" w:hAnsi="Times New Roman" w:cs="Times New Roman"/>
          <w:sz w:val="24"/>
          <w:szCs w:val="24"/>
        </w:rPr>
        <w:t>Available</w:t>
      </w:r>
      <w:r w:rsidRPr="00F207C9">
        <w:rPr>
          <w:rFonts w:ascii="Times New Roman" w:hAnsi="Times New Roman" w:cs="Times New Roman"/>
          <w:sz w:val="24"/>
          <w:szCs w:val="24"/>
        </w:rPr>
        <w:t xml:space="preserve">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004563B1">
        <w:rPr>
          <w:rFonts w:ascii="Times New Roman" w:hAnsi="Times New Roman" w:cs="Times New Roman"/>
          <w:sz w:val="24"/>
          <w:szCs w:val="24"/>
        </w:rPr>
        <w:t>, but information on seasonal patterns is notably uncertain.</w:t>
      </w:r>
    </w:p>
    <w:p w14:paraId="04AEEB0C" w14:textId="77777777" w:rsidR="000F51AE" w:rsidRPr="00ED4AD3" w:rsidRDefault="000F51AE" w:rsidP="000F51A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estimate trends in sea </w:t>
      </w:r>
      <w:r w:rsidRPr="00F207C9">
        <w:rPr>
          <w:rFonts w:ascii="Times New Roman" w:hAnsi="Times New Roman" w:cs="Times New Roman"/>
          <w:sz w:val="24"/>
          <w:szCs w:val="24"/>
        </w:rPr>
        <w:t xml:space="preserve">otter abundance at each </w:t>
      </w:r>
      <w:r>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generated a smooth </w:t>
      </w:r>
      <w:r w:rsidRPr="00F207C9">
        <w:rPr>
          <w:rFonts w:ascii="Times New Roman" w:hAnsi="Times New Roman" w:cs="Times New Roman"/>
          <w:sz w:val="24"/>
          <w:szCs w:val="24"/>
        </w:rPr>
        <w:t xml:space="preserve">density of otters along the coastline </w:t>
      </w:r>
      <w:r>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Pr>
          <w:rFonts w:ascii="Times New Roman" w:hAnsi="Times New Roman" w:cs="Times New Roman"/>
          <w:sz w:val="24"/>
          <w:szCs w:val="24"/>
        </w:rPr>
        <w:t xml:space="preserve">of Normal (Gaussian) </w:t>
      </w:r>
      <w:r w:rsidRPr="00F207C9">
        <w:rPr>
          <w:rFonts w:ascii="Times New Roman" w:hAnsi="Times New Roman" w:cs="Times New Roman"/>
          <w:sz w:val="24"/>
          <w:szCs w:val="24"/>
        </w:rPr>
        <w:t>distribution</w:t>
      </w:r>
      <w:r>
        <w:rPr>
          <w:rFonts w:ascii="Times New Roman" w:hAnsi="Times New Roman" w:cs="Times New Roman"/>
          <w:sz w:val="24"/>
          <w:szCs w:val="24"/>
        </w:rPr>
        <w:t xml:space="preserve">s. Specifically, we </w:t>
      </w:r>
      <w:r w:rsidRPr="00F207C9">
        <w:rPr>
          <w:rFonts w:ascii="Times New Roman" w:hAnsi="Times New Roman" w:cs="Times New Roman"/>
          <w:sz w:val="24"/>
          <w:szCs w:val="24"/>
        </w:rPr>
        <w:t>plac</w:t>
      </w:r>
      <w:r>
        <w:rPr>
          <w:rFonts w:ascii="Times New Roman" w:hAnsi="Times New Roman" w:cs="Times New Roman"/>
          <w:sz w:val="24"/>
          <w:szCs w:val="24"/>
        </w:rPr>
        <w:t>ed</w:t>
      </w:r>
      <w:r w:rsidRPr="00F207C9">
        <w:rPr>
          <w:rFonts w:ascii="Times New Roman" w:hAnsi="Times New Roman" w:cs="Times New Roman"/>
          <w:sz w:val="24"/>
          <w:szCs w:val="24"/>
        </w:rPr>
        <w:t xml:space="preserve"> a </w:t>
      </w:r>
      <w:r>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 </w:instrTex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EN.CITE.DATA </w:instrText>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i/>
          <w:noProof/>
          <w:color w:val="151518"/>
          <w:sz w:val="24"/>
          <w:szCs w:val="24"/>
          <w:highlight w:val="yellow"/>
        </w:rPr>
        <w:t>h</w:t>
      </w:r>
      <w:r w:rsidRPr="006B7F85">
        <w:rPr>
          <w:rFonts w:ascii="Times New Roman" w:hAnsi="Times New Roman" w:cs="Times New Roman"/>
          <w:noProof/>
          <w:color w:val="151518"/>
          <w:sz w:val="24"/>
          <w:szCs w:val="24"/>
          <w:highlight w:val="yellow"/>
        </w:rPr>
        <w:t xml:space="preserve"> = 10.2; Laidre et al. 2009</w:t>
      </w:r>
      <w:r>
        <w:rPr>
          <w:rFonts w:ascii="Times New Roman" w:hAnsi="Times New Roman" w:cs="Times New Roman"/>
          <w:noProof/>
          <w:color w:val="151518"/>
          <w:sz w:val="24"/>
          <w:szCs w:val="24"/>
          <w:highlight w:val="yellow"/>
        </w:rPr>
        <w:t>, their Fig. 3</w:t>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color w:val="151518"/>
          <w:sz w:val="24"/>
          <w:szCs w:val="24"/>
          <w:highlight w:val="yellow"/>
        </w:rPr>
        <w:fldChar w:fldCharType="end"/>
      </w:r>
      <w:commentRangeStart w:id="26"/>
      <w:r w:rsidRPr="00F207C9">
        <w:rPr>
          <w:rFonts w:ascii="Times New Roman" w:hAnsi="Times New Roman" w:cs="Times New Roman"/>
          <w:color w:val="151518"/>
          <w:sz w:val="24"/>
          <w:szCs w:val="24"/>
        </w:rPr>
        <w:t>.</w:t>
      </w:r>
      <w:commentRangeEnd w:id="26"/>
      <w:r>
        <w:rPr>
          <w:rStyle w:val="CommentReference"/>
        </w:rPr>
        <w:commentReference w:id="26"/>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proofErr w:type="spellStart"/>
      <w:r w:rsidRPr="00F207C9">
        <w:rPr>
          <w:rFonts w:ascii="Times New Roman" w:hAnsi="Times New Roman" w:cs="Times New Roman"/>
          <w:i/>
          <w:color w:val="151518"/>
          <w:sz w:val="24"/>
          <w:szCs w:val="24"/>
        </w:rPr>
        <w:t>i</w:t>
      </w:r>
      <w:proofErr w:type="spellEnd"/>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27"/>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during the survey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 </w:t>
      </w:r>
      <w:commentRangeEnd w:id="27"/>
      <w:r>
        <w:rPr>
          <w:rStyle w:val="CommentReference"/>
        </w:rPr>
        <w:commentReference w:id="27"/>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457BDE76" w14:textId="77777777" w:rsidR="000F51AE" w:rsidRPr="00F207C9" w:rsidRDefault="000F51AE" w:rsidP="000F51AE">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w:lastRenderedPageBreak/>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3C122A10" w14:textId="35CD24A8" w:rsidR="000F51AE" w:rsidRPr="00F207C9" w:rsidRDefault="000F51AE" w:rsidP="000F51AE">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proofErr w:type="spellStart"/>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proofErr w:type="spellEnd"/>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1FE46F72" w14:textId="267DA096" w:rsidR="000F51AE" w:rsidRPr="00F207C9" w:rsidRDefault="004563B1" w:rsidP="000F51AE">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r>
      <w:r w:rsidR="000F51AE">
        <w:rPr>
          <w:rFonts w:ascii="Times New Roman" w:eastAsiaTheme="minorEastAsia" w:hAnsi="Times New Roman" w:cs="Times New Roman"/>
          <w:color w:val="151518"/>
          <w:sz w:val="24"/>
          <w:szCs w:val="24"/>
        </w:rPr>
        <w:tab/>
        <w:t>(2)</w:t>
      </w:r>
    </w:p>
    <w:p w14:paraId="199434C5" w14:textId="5C92B24D" w:rsidR="000F51AE" w:rsidRDefault="000F51AE" w:rsidP="000F51AE">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w:t>
      </w:r>
      <w:r w:rsidR="00CC22CD">
        <w:rPr>
          <w:rFonts w:ascii="Times New Roman" w:hAnsi="Times New Roman" w:cs="Times New Roman"/>
          <w:color w:val="151518"/>
          <w:sz w:val="24"/>
          <w:szCs w:val="24"/>
        </w:rPr>
        <w:t xml:space="preserve">pattern of </w:t>
      </w:r>
      <w:r w:rsidRPr="00F207C9">
        <w:rPr>
          <w:rFonts w:ascii="Times New Roman" w:hAnsi="Times New Roman" w:cs="Times New Roman"/>
          <w:color w:val="151518"/>
          <w:sz w:val="24"/>
          <w:szCs w:val="24"/>
        </w:rPr>
        <w:t xml:space="preserve">results did not change with alternate bandwidths. </w:t>
      </w:r>
    </w:p>
    <w:p w14:paraId="65B92090" w14:textId="0610B717" w:rsidR="000F51AE" w:rsidRDefault="000F51AE" w:rsidP="000F51AE">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r w:rsidRPr="0050274A">
        <w:rPr>
          <w:rFonts w:ascii="Times New Roman" w:hAnsi="Times New Roman" w:cs="Times New Roman"/>
          <w:sz w:val="24"/>
        </w:rPr>
        <w:t>at each site</w:t>
      </w:r>
      <w:r>
        <w:rPr>
          <w:rFonts w:ascii="Times New Roman" w:hAnsi="Times New Roman" w:cs="Times New Roman"/>
          <w:sz w:val="24"/>
        </w:rPr>
        <w:t xml:space="preserve"> </w:t>
      </w:r>
      <w:r w:rsidR="002730AC">
        <w:rPr>
          <w:rFonts w:ascii="Times New Roman" w:hAnsi="Times New Roman" w:cs="Times New Roman"/>
          <w:sz w:val="24"/>
        </w:rPr>
        <w:t xml:space="preserve">and </w:t>
      </w:r>
      <w:proofErr w:type="spellStart"/>
      <w:r w:rsidR="002730AC">
        <w:rPr>
          <w:rFonts w:ascii="Times New Roman" w:hAnsi="Times New Roman" w:cs="Times New Roman"/>
          <w:sz w:val="24"/>
        </w:rPr>
        <w:t>coastwide</w:t>
      </w:r>
      <w:proofErr w:type="spellEnd"/>
      <w:r w:rsidR="002730AC">
        <w:rPr>
          <w:rFonts w:ascii="Times New Roman" w:hAnsi="Times New Roman" w:cs="Times New Roman"/>
          <w:sz w:val="24"/>
        </w:rPr>
        <w:t xml:space="preserv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sidR="002730AC">
        <w:rPr>
          <w:rFonts w:ascii="Times New Roman" w:hAnsi="Times New Roman" w:cs="Times New Roman"/>
          <w:sz w:val="24"/>
        </w:rPr>
        <w:t>o</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To facilitate comparison among sites that vary substantially in the sea otter abundance, we constructing a log-index of sea otter abundance; we standardized the number of sea otters by dividing the sea otter numbers observed during the first three years of the kelp surveys (1989-91,</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oMath>
      <w:r>
        <w:rPr>
          <w:rFonts w:ascii="Times New Roman" w:hAnsi="Times New Roman" w:cs="Times New Roman"/>
          <w:sz w:val="24"/>
        </w:rPr>
        <w:t>)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j,base</m:t>
                    </m:r>
                  </m:sub>
                </m:sSub>
              </m:den>
            </m:f>
          </m:e>
        </m:d>
      </m:oMath>
      <w:r>
        <w:rPr>
          <w:rFonts w:ascii="Times New Roman" w:hAnsi="Times New Roman" w:cs="Times New Roman"/>
          <w:sz w:val="24"/>
        </w:rPr>
        <w:t>. Using such an index provides a graphical interpretation (linear trends are exponential changes in area), and allows for sites across a large range of abundance to be visualized on the same axes.</w:t>
      </w:r>
    </w:p>
    <w:p w14:paraId="0A231A98" w14:textId="77777777" w:rsidR="000F51AE" w:rsidRDefault="000F51AE" w:rsidP="000F51AE">
      <w:pPr>
        <w:spacing w:after="0" w:line="480" w:lineRule="auto"/>
        <w:rPr>
          <w:rFonts w:ascii="Times New Roman" w:hAnsi="Times New Roman" w:cs="Times New Roman"/>
          <w:i/>
          <w:sz w:val="24"/>
          <w:u w:val="single"/>
        </w:rPr>
      </w:pPr>
    </w:p>
    <w:p w14:paraId="7FBFEA5E" w14:textId="77777777" w:rsidR="000F51AE" w:rsidRPr="00B928AA" w:rsidRDefault="000F51AE" w:rsidP="000F51AE">
      <w:pPr>
        <w:spacing w:after="0" w:line="480" w:lineRule="auto"/>
        <w:rPr>
          <w:rFonts w:ascii="Times New Roman" w:hAnsi="Times New Roman" w:cs="Times New Roman"/>
          <w:i/>
          <w:sz w:val="24"/>
        </w:rPr>
      </w:pPr>
      <w:r w:rsidRPr="00B928AA">
        <w:rPr>
          <w:rFonts w:ascii="Times New Roman" w:hAnsi="Times New Roman" w:cs="Times New Roman"/>
          <w:i/>
          <w:sz w:val="24"/>
        </w:rPr>
        <w:t>Kelp canopy area</w:t>
      </w:r>
    </w:p>
    <w:p w14:paraId="008F1E59" w14:textId="62EFC18E" w:rsidR="000F51AE" w:rsidRPr="0050274A" w:rsidRDefault="000F51AE" w:rsidP="000F51AE">
      <w:pPr>
        <w:spacing w:after="0" w:line="480" w:lineRule="auto"/>
        <w:rPr>
          <w:rFonts w:ascii="Times New Roman" w:hAnsi="Times New Roman" w:cs="Times New Roman"/>
          <w:sz w:val="24"/>
        </w:rPr>
      </w:pPr>
      <w:r>
        <w:rPr>
          <w:rFonts w:ascii="Times New Roman" w:hAnsi="Times New Roman" w:cs="Times New Roman"/>
          <w:sz w:val="24"/>
        </w:rPr>
        <w:lastRenderedPageBreak/>
        <w:t>To describe kelp abundance at each site, w</w:t>
      </w:r>
      <w:r w:rsidRPr="0050274A">
        <w:rPr>
          <w:rFonts w:ascii="Times New Roman" w:hAnsi="Times New Roman" w:cs="Times New Roman"/>
          <w:sz w:val="24"/>
        </w:rPr>
        <w:t xml:space="preserve">e used publicly available </w:t>
      </w:r>
      <w:r>
        <w:rPr>
          <w:rFonts w:ascii="Times New Roman" w:hAnsi="Times New Roman" w:cs="Times New Roman"/>
          <w:sz w:val="24"/>
        </w:rPr>
        <w:t xml:space="preserve">data from </w:t>
      </w:r>
      <w:r w:rsidRPr="0050274A">
        <w:rPr>
          <w:rFonts w:ascii="Times New Roman" w:hAnsi="Times New Roman" w:cs="Times New Roman"/>
          <w:sz w:val="24"/>
        </w:rPr>
        <w:t xml:space="preserve">aerial </w:t>
      </w:r>
      <w:r>
        <w:rPr>
          <w:rFonts w:ascii="Times New Roman" w:hAnsi="Times New Roman" w:cs="Times New Roman"/>
          <w:sz w:val="24"/>
        </w:rPr>
        <w:t xml:space="preserve">overflight </w:t>
      </w:r>
      <w:r w:rsidRPr="0050274A">
        <w:rPr>
          <w:rFonts w:ascii="Times New Roman" w:hAnsi="Times New Roman" w:cs="Times New Roman"/>
          <w:sz w:val="24"/>
        </w:rPr>
        <w:t>surveys of algae from the Washington Department of Natural Resources (WDNR</w:t>
      </w:r>
      <w:r>
        <w:rPr>
          <w:rFonts w:ascii="Times New Roman" w:hAnsi="Times New Roman" w:cs="Times New Roman"/>
          <w:sz w:val="24"/>
        </w:rPr>
        <w:t xml:space="preserve">; survey methods </w:t>
      </w:r>
      <w:r w:rsidR="0048093C">
        <w:rPr>
          <w:rFonts w:ascii="Times New Roman" w:hAnsi="Times New Roman" w:cs="Times New Roman"/>
          <w:sz w:val="24"/>
        </w:rPr>
        <w:t>described</w:t>
      </w:r>
      <w:r>
        <w:rPr>
          <w:rFonts w:ascii="Times New Roman" w:hAnsi="Times New Roman" w:cs="Times New Roman"/>
          <w:sz w:val="24"/>
        </w:rPr>
        <w:t xml:space="preserve"> in </w:t>
      </w:r>
      <w:proofErr w:type="spellStart"/>
      <w:r>
        <w:rPr>
          <w:rFonts w:ascii="Times New Roman" w:hAnsi="Times New Roman" w:cs="Times New Roman"/>
          <w:sz w:val="24"/>
        </w:rPr>
        <w:t>Pfister</w:t>
      </w:r>
      <w:proofErr w:type="spellEnd"/>
      <w:r>
        <w:rPr>
          <w:rFonts w:ascii="Times New Roman" w:hAnsi="Times New Roman" w:cs="Times New Roman"/>
          <w:sz w:val="24"/>
        </w:rPr>
        <w:t xml:space="preserve"> et al. in review</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Surveys were conducted </w:t>
      </w:r>
      <w:r>
        <w:rPr>
          <w:rFonts w:ascii="Times New Roman" w:hAnsi="Times New Roman" w:cs="Times New Roman"/>
          <w:sz w:val="24"/>
        </w:rPr>
        <w:t xml:space="preserve">annually between </w:t>
      </w:r>
      <w:r w:rsidRPr="0050274A">
        <w:rPr>
          <w:rFonts w:ascii="Times New Roman" w:hAnsi="Times New Roman" w:cs="Times New Roman"/>
          <w:sz w:val="24"/>
        </w:rPr>
        <w:t>1989 and 2015 (no data available for 1993)</w:t>
      </w:r>
      <w:r>
        <w:rPr>
          <w:rFonts w:ascii="Times New Roman" w:hAnsi="Times New Roman" w:cs="Times New Roman"/>
          <w:sz w:val="24"/>
        </w:rPr>
        <w:t xml:space="preserve"> </w:t>
      </w:r>
      <w:r w:rsidRPr="0050274A">
        <w:rPr>
          <w:rFonts w:ascii="Times New Roman" w:hAnsi="Times New Roman" w:cs="Times New Roman"/>
          <w:sz w:val="24"/>
        </w:rPr>
        <w:t xml:space="preserve">during peak kelp abundance </w:t>
      </w:r>
      <w:r>
        <w:rPr>
          <w:rFonts w:ascii="Times New Roman" w:hAnsi="Times New Roman" w:cs="Times New Roman"/>
          <w:sz w:val="24"/>
        </w:rPr>
        <w:t>for the region</w:t>
      </w:r>
      <w:r w:rsidRPr="0050274A">
        <w:rPr>
          <w:rFonts w:ascii="Times New Roman" w:hAnsi="Times New Roman" w:cs="Times New Roman"/>
          <w:sz w:val="24"/>
        </w:rPr>
        <w:t xml:space="preserve"> (late July or early August</w:t>
      </w:r>
      <w:r>
        <w:rPr>
          <w:rFonts w:ascii="Times New Roman" w:hAnsi="Times New Roman" w:cs="Times New Roman"/>
          <w:sz w:val="24"/>
        </w:rPr>
        <w:t xml:space="preserve"> of each year</w:t>
      </w:r>
      <w:r w:rsidRPr="0050274A">
        <w:rPr>
          <w:rFonts w:ascii="Times New Roman" w:hAnsi="Times New Roman" w:cs="Times New Roman"/>
          <w:sz w:val="24"/>
        </w:rPr>
        <w:t xml:space="preserve">). </w:t>
      </w:r>
      <w:r>
        <w:rPr>
          <w:rFonts w:ascii="Times New Roman" w:hAnsi="Times New Roman" w:cs="Times New Roman"/>
          <w:sz w:val="24"/>
        </w:rPr>
        <w:t>Surface canopies in this region</w:t>
      </w:r>
      <w:r w:rsidRPr="0050274A">
        <w:rPr>
          <w:rFonts w:ascii="Times New Roman" w:hAnsi="Times New Roman" w:cs="Times New Roman"/>
          <w:sz w:val="24"/>
        </w:rPr>
        <w:t xml:space="preserve"> consist of a mix of </w:t>
      </w:r>
      <w:proofErr w:type="spellStart"/>
      <w:r w:rsidRPr="007A0FBB">
        <w:rPr>
          <w:rFonts w:ascii="Times New Roman" w:hAnsi="Times New Roman" w:cs="Times New Roman"/>
          <w:i/>
          <w:sz w:val="24"/>
        </w:rPr>
        <w:t>Macrocystis</w:t>
      </w:r>
      <w:proofErr w:type="spellEnd"/>
      <w:r>
        <w:rPr>
          <w:rFonts w:ascii="Times New Roman" w:hAnsi="Times New Roman" w:cs="Times New Roman"/>
          <w:sz w:val="24"/>
        </w:rPr>
        <w:t xml:space="preserve"> </w:t>
      </w:r>
      <w:r w:rsidRPr="0050274A">
        <w:rPr>
          <w:rFonts w:ascii="Times New Roman" w:hAnsi="Times New Roman" w:cs="Times New Roman"/>
          <w:sz w:val="24"/>
        </w:rPr>
        <w:t xml:space="preserve">and </w:t>
      </w:r>
      <w:proofErr w:type="spellStart"/>
      <w:r w:rsidRPr="007A0FBB">
        <w:rPr>
          <w:rFonts w:ascii="Times New Roman" w:hAnsi="Times New Roman" w:cs="Times New Roman"/>
          <w:i/>
          <w:sz w:val="24"/>
        </w:rPr>
        <w:t>Nereocystis</w:t>
      </w:r>
      <w:proofErr w:type="spellEnd"/>
      <w:r w:rsidRPr="0050274A">
        <w:rPr>
          <w:rFonts w:ascii="Times New Roman" w:hAnsi="Times New Roman" w:cs="Times New Roman"/>
          <w:sz w:val="24"/>
        </w:rPr>
        <w:t>. While overflight surveys differ</w:t>
      </w:r>
      <w:r w:rsidR="00CC22CD">
        <w:rPr>
          <w:rFonts w:ascii="Times New Roman" w:hAnsi="Times New Roman" w:cs="Times New Roman"/>
          <w:sz w:val="24"/>
        </w:rPr>
        <w:t>entiate between the two species</w:t>
      </w:r>
      <w:r w:rsidRPr="0050274A">
        <w:rPr>
          <w:rFonts w:ascii="Times New Roman" w:hAnsi="Times New Roman" w:cs="Times New Roman"/>
          <w:sz w:val="24"/>
        </w:rPr>
        <w:t>, we are primarily interested in the canopy habitat kelps provided</w:t>
      </w:r>
      <w:r>
        <w:rPr>
          <w:rFonts w:ascii="Times New Roman" w:hAnsi="Times New Roman" w:cs="Times New Roman"/>
          <w:sz w:val="24"/>
        </w:rPr>
        <w:t>,</w:t>
      </w:r>
      <w:r w:rsidRPr="0050274A">
        <w:rPr>
          <w:rFonts w:ascii="Times New Roman" w:hAnsi="Times New Roman" w:cs="Times New Roman"/>
          <w:sz w:val="24"/>
        </w:rPr>
        <w:t xml:space="preserve"> and </w:t>
      </w:r>
      <w:r>
        <w:rPr>
          <w:rFonts w:ascii="Times New Roman" w:hAnsi="Times New Roman" w:cs="Times New Roman"/>
          <w:sz w:val="24"/>
        </w:rPr>
        <w:t>thus</w:t>
      </w:r>
      <w:r w:rsidRPr="0050274A">
        <w:rPr>
          <w:rFonts w:ascii="Times New Roman" w:hAnsi="Times New Roman" w:cs="Times New Roman"/>
          <w:sz w:val="24"/>
        </w:rPr>
        <w:t xml:space="preserve"> we focus on the total surface </w:t>
      </w:r>
      <w:r>
        <w:rPr>
          <w:rFonts w:ascii="Times New Roman" w:hAnsi="Times New Roman" w:cs="Times New Roman"/>
          <w:sz w:val="24"/>
        </w:rPr>
        <w:t>coverage</w:t>
      </w:r>
      <w:r w:rsidRPr="0050274A">
        <w:rPr>
          <w:rFonts w:ascii="Times New Roman" w:hAnsi="Times New Roman" w:cs="Times New Roman"/>
          <w:sz w:val="24"/>
        </w:rPr>
        <w:t xml:space="preserve"> provided by the two species</w:t>
      </w:r>
      <w:r>
        <w:rPr>
          <w:rFonts w:ascii="Times New Roman" w:hAnsi="Times New Roman" w:cs="Times New Roman"/>
          <w:sz w:val="24"/>
        </w:rPr>
        <w:t>; a</w:t>
      </w:r>
      <w:r w:rsidRPr="0050274A">
        <w:rPr>
          <w:rFonts w:ascii="Times New Roman" w:hAnsi="Times New Roman" w:cs="Times New Roman"/>
          <w:sz w:val="24"/>
        </w:rPr>
        <w:t>dditionally, the two species</w:t>
      </w:r>
      <w:r>
        <w:rPr>
          <w:rFonts w:ascii="Times New Roman" w:hAnsi="Times New Roman" w:cs="Times New Roman"/>
          <w:sz w:val="24"/>
        </w:rPr>
        <w:t>’</w:t>
      </w:r>
      <w:r w:rsidRPr="0050274A">
        <w:rPr>
          <w:rFonts w:ascii="Times New Roman" w:hAnsi="Times New Roman" w:cs="Times New Roman"/>
          <w:sz w:val="24"/>
        </w:rPr>
        <w:t xml:space="preserve"> abundance</w:t>
      </w:r>
      <w:r>
        <w:rPr>
          <w:rFonts w:ascii="Times New Roman" w:hAnsi="Times New Roman" w:cs="Times New Roman"/>
          <w:sz w:val="24"/>
        </w:rPr>
        <w:t>s</w:t>
      </w:r>
      <w:r w:rsidRPr="0050274A">
        <w:rPr>
          <w:rFonts w:ascii="Times New Roman" w:hAnsi="Times New Roman" w:cs="Times New Roman"/>
          <w:sz w:val="24"/>
        </w:rPr>
        <w:t xml:space="preserve"> are strongly positively correlated in </w:t>
      </w:r>
      <w:r>
        <w:rPr>
          <w:rFonts w:ascii="Times New Roman" w:hAnsi="Times New Roman" w:cs="Times New Roman"/>
          <w:sz w:val="24"/>
        </w:rPr>
        <w:t>this region</w:t>
      </w:r>
      <w:r w:rsidRPr="0050274A">
        <w:rPr>
          <w:rFonts w:ascii="Times New Roman" w:hAnsi="Times New Roman" w:cs="Times New Roman"/>
          <w:sz w:val="24"/>
        </w:rPr>
        <w:t xml:space="preserve"> (</w:t>
      </w:r>
      <w:proofErr w:type="spellStart"/>
      <w:r w:rsidRPr="002054AB">
        <w:rPr>
          <w:rFonts w:ascii="Times New Roman" w:hAnsi="Times New Roman" w:cs="Times New Roman"/>
          <w:sz w:val="24"/>
          <w:highlight w:val="yellow"/>
        </w:rPr>
        <w:t>Pfister</w:t>
      </w:r>
      <w:proofErr w:type="spellEnd"/>
      <w:r w:rsidRPr="002054AB">
        <w:rPr>
          <w:rFonts w:ascii="Times New Roman" w:hAnsi="Times New Roman" w:cs="Times New Roman"/>
          <w:sz w:val="24"/>
          <w:highlight w:val="yellow"/>
        </w:rPr>
        <w:t xml:space="preserve"> et al.</w:t>
      </w:r>
      <w:r>
        <w:rPr>
          <w:rFonts w:ascii="Times New Roman" w:hAnsi="Times New Roman" w:cs="Times New Roman"/>
          <w:sz w:val="24"/>
          <w:highlight w:val="yellow"/>
        </w:rPr>
        <w:t>,</w:t>
      </w:r>
      <w:r w:rsidRPr="002054AB">
        <w:rPr>
          <w:rFonts w:ascii="Times New Roman" w:hAnsi="Times New Roman" w:cs="Times New Roman"/>
          <w:sz w:val="24"/>
          <w:highlight w:val="yellow"/>
        </w:rPr>
        <w:t xml:space="preserve"> </w:t>
      </w:r>
      <w:r>
        <w:rPr>
          <w:rFonts w:ascii="Times New Roman" w:hAnsi="Times New Roman" w:cs="Times New Roman"/>
          <w:sz w:val="24"/>
          <w:highlight w:val="yellow"/>
        </w:rPr>
        <w:t>i</w:t>
      </w:r>
      <w:r w:rsidRPr="002054AB">
        <w:rPr>
          <w:rFonts w:ascii="Times New Roman" w:hAnsi="Times New Roman" w:cs="Times New Roman"/>
          <w:sz w:val="24"/>
          <w:highlight w:val="yellow"/>
        </w:rPr>
        <w:t xml:space="preserve">n </w:t>
      </w:r>
      <w:r>
        <w:rPr>
          <w:rFonts w:ascii="Times New Roman" w:hAnsi="Times New Roman" w:cs="Times New Roman"/>
          <w:sz w:val="24"/>
          <w:highlight w:val="yellow"/>
        </w:rPr>
        <w:t>r</w:t>
      </w:r>
      <w:r w:rsidRPr="002054AB">
        <w:rPr>
          <w:rFonts w:ascii="Times New Roman" w:hAnsi="Times New Roman" w:cs="Times New Roman"/>
          <w:sz w:val="24"/>
          <w:highlight w:val="yellow"/>
        </w:rPr>
        <w:t>eview</w:t>
      </w:r>
      <w:r w:rsidRPr="0050274A">
        <w:rPr>
          <w:rFonts w:ascii="Times New Roman" w:hAnsi="Times New Roman" w:cs="Times New Roman"/>
          <w:sz w:val="24"/>
        </w:rPr>
        <w:t>). We examine</w:t>
      </w:r>
      <w:r>
        <w:rPr>
          <w:rFonts w:ascii="Times New Roman" w:hAnsi="Times New Roman" w:cs="Times New Roman"/>
          <w:sz w:val="24"/>
        </w:rPr>
        <w:t>d</w:t>
      </w:r>
      <w:r w:rsidRPr="0050274A">
        <w:rPr>
          <w:rFonts w:ascii="Times New Roman" w:hAnsi="Times New Roman" w:cs="Times New Roman"/>
          <w:sz w:val="24"/>
        </w:rPr>
        <w:t xml:space="preserve"> kelp abundance at two scales. </w:t>
      </w:r>
      <w:r>
        <w:rPr>
          <w:rFonts w:ascii="Times New Roman" w:hAnsi="Times New Roman" w:cs="Times New Roman"/>
          <w:sz w:val="24"/>
        </w:rPr>
        <w:t>First, w</w:t>
      </w:r>
      <w:r w:rsidRPr="0050274A">
        <w:rPr>
          <w:rFonts w:ascii="Times New Roman" w:hAnsi="Times New Roman" w:cs="Times New Roman"/>
          <w:sz w:val="24"/>
        </w:rPr>
        <w:t>e use</w:t>
      </w:r>
      <w:r>
        <w:rPr>
          <w:rFonts w:ascii="Times New Roman" w:hAnsi="Times New Roman" w:cs="Times New Roman"/>
          <w:sz w:val="24"/>
        </w:rPr>
        <w:t>d</w:t>
      </w:r>
      <w:r w:rsidRPr="0050274A">
        <w:rPr>
          <w:rFonts w:ascii="Times New Roman" w:hAnsi="Times New Roman" w:cs="Times New Roman"/>
          <w:sz w:val="24"/>
        </w:rPr>
        <w:t xml:space="preserve"> kelp area within discrete strata along the coast to provide estimates of local kelp </w:t>
      </w:r>
      <w:r>
        <w:rPr>
          <w:rFonts w:ascii="Times New Roman" w:hAnsi="Times New Roman" w:cs="Times New Roman"/>
          <w:sz w:val="24"/>
        </w:rPr>
        <w:t xml:space="preserve">surface coverage,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oMath>
      <w:r>
        <w:rPr>
          <w:rFonts w:ascii="Times New Roman" w:eastAsiaTheme="minorEastAsia" w:hAnsi="Times New Roman" w:cs="Times New Roman"/>
          <w:color w:val="151518"/>
          <w:sz w:val="24"/>
          <w:szCs w:val="24"/>
        </w:rPr>
        <w:t>,</w:t>
      </w:r>
      <w:r w:rsidRPr="0050274A">
        <w:rPr>
          <w:rFonts w:ascii="Times New Roman" w:hAnsi="Times New Roman" w:cs="Times New Roman"/>
          <w:sz w:val="24"/>
        </w:rPr>
        <w:t xml:space="preserve"> for </w:t>
      </w:r>
      <w:r>
        <w:rPr>
          <w:rFonts w:ascii="Times New Roman" w:hAnsi="Times New Roman" w:cs="Times New Roman"/>
          <w:sz w:val="24"/>
        </w:rPr>
        <w:t>the strata containing each</w:t>
      </w:r>
      <w:r w:rsidRPr="0050274A">
        <w:rPr>
          <w:rFonts w:ascii="Times New Roman" w:hAnsi="Times New Roman" w:cs="Times New Roman"/>
          <w:sz w:val="24"/>
        </w:rPr>
        <w:t xml:space="preserve"> of our </w:t>
      </w:r>
      <w:r>
        <w:rPr>
          <w:rFonts w:ascii="Times New Roman" w:hAnsi="Times New Roman" w:cs="Times New Roman"/>
          <w:sz w:val="24"/>
        </w:rPr>
        <w:t>ten</w:t>
      </w:r>
      <w:r w:rsidRPr="0050274A">
        <w:rPr>
          <w:rFonts w:ascii="Times New Roman" w:hAnsi="Times New Roman" w:cs="Times New Roman"/>
          <w:sz w:val="24"/>
        </w:rPr>
        <w:t xml:space="preserve"> sites</w:t>
      </w:r>
      <w:r>
        <w:rPr>
          <w:rFonts w:ascii="Times New Roman" w:hAnsi="Times New Roman" w:cs="Times New Roman"/>
          <w:sz w:val="24"/>
        </w:rPr>
        <w:t xml:space="preserve">, </w:t>
      </w:r>
      <w:r w:rsidRPr="007A19AA">
        <w:rPr>
          <w:rFonts w:ascii="Times New Roman" w:hAnsi="Times New Roman" w:cs="Times New Roman"/>
          <w:i/>
          <w:sz w:val="24"/>
        </w:rPr>
        <w:t>j</w:t>
      </w:r>
      <w:r>
        <w:rPr>
          <w:rFonts w:ascii="Times New Roman" w:hAnsi="Times New Roman" w:cs="Times New Roman"/>
          <w:sz w:val="24"/>
        </w:rPr>
        <w:t xml:space="preserve">, in each year, </w:t>
      </w:r>
      <w:proofErr w:type="spellStart"/>
      <w:r>
        <w:rPr>
          <w:rFonts w:ascii="Times New Roman" w:hAnsi="Times New Roman" w:cs="Times New Roman"/>
          <w:i/>
          <w:sz w:val="24"/>
        </w:rPr>
        <w:t>t</w:t>
      </w:r>
      <w:proofErr w:type="spellEnd"/>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Fig. </w:t>
      </w:r>
      <w:r>
        <w:rPr>
          <w:rFonts w:ascii="Times New Roman" w:hAnsi="Times New Roman" w:cs="Times New Roman"/>
          <w:sz w:val="24"/>
          <w:highlight w:val="yellow"/>
        </w:rPr>
        <w:t>1a</w:t>
      </w:r>
      <w:r w:rsidRPr="002054AB">
        <w:rPr>
          <w:rFonts w:ascii="Times New Roman" w:hAnsi="Times New Roman" w:cs="Times New Roman"/>
          <w:sz w:val="24"/>
          <w:highlight w:val="yellow"/>
        </w:rPr>
        <w:t>)</w:t>
      </w:r>
      <w:r w:rsidRPr="0050274A">
        <w:rPr>
          <w:rFonts w:ascii="Times New Roman" w:hAnsi="Times New Roman" w:cs="Times New Roman"/>
          <w:sz w:val="24"/>
        </w:rPr>
        <w:t>.</w:t>
      </w:r>
      <w:r>
        <w:rPr>
          <w:rFonts w:ascii="Times New Roman" w:hAnsi="Times New Roman" w:cs="Times New Roman"/>
          <w:sz w:val="24"/>
        </w:rPr>
        <w:t xml:space="preserve"> </w:t>
      </w:r>
      <w:r w:rsidR="00CC22CD">
        <w:rPr>
          <w:rFonts w:ascii="Times New Roman" w:hAnsi="Times New Roman" w:cs="Times New Roman"/>
          <w:sz w:val="24"/>
        </w:rPr>
        <w:t>The</w:t>
      </w:r>
      <w:r>
        <w:rPr>
          <w:rFonts w:ascii="Times New Roman" w:hAnsi="Times New Roman" w:cs="Times New Roman"/>
          <w:sz w:val="24"/>
        </w:rPr>
        <w:t xml:space="preserve"> strata used by WDNR are substantially larger than the area surveyed during invertebrate surveys</w:t>
      </w:r>
      <w:r w:rsidR="00CC22CD">
        <w:rPr>
          <w:rFonts w:ascii="Times New Roman" w:hAnsi="Times New Roman" w:cs="Times New Roman"/>
          <w:sz w:val="24"/>
        </w:rPr>
        <w:t xml:space="preserve"> (see below)</w:t>
      </w:r>
      <w:r>
        <w:rPr>
          <w:rFonts w:ascii="Times New Roman" w:hAnsi="Times New Roman" w:cs="Times New Roman"/>
          <w:sz w:val="24"/>
        </w:rPr>
        <w:t>.  Unfortunately, these strata are the smallest spatial unit for which it is appropriate to generate kelp area estimates (</w:t>
      </w:r>
      <w:r w:rsidRPr="004A3CD3">
        <w:rPr>
          <w:rFonts w:ascii="Times New Roman" w:hAnsi="Times New Roman" w:cs="Times New Roman"/>
          <w:sz w:val="24"/>
          <w:highlight w:val="yellow"/>
        </w:rPr>
        <w:t>H. Barry pers. Comm., OTHER?).</w:t>
      </w:r>
      <w:r>
        <w:rPr>
          <w:rFonts w:ascii="Times New Roman" w:hAnsi="Times New Roman" w:cs="Times New Roman"/>
          <w:sz w:val="24"/>
        </w:rPr>
        <w:t xml:space="preserve"> Second</w:t>
      </w:r>
      <w:r w:rsidRPr="0050274A">
        <w:rPr>
          <w:rFonts w:ascii="Times New Roman" w:hAnsi="Times New Roman" w:cs="Times New Roman"/>
          <w:sz w:val="24"/>
        </w:rPr>
        <w:t xml:space="preserve">, we summed kelp </w:t>
      </w:r>
      <w:r>
        <w:rPr>
          <w:rFonts w:ascii="Times New Roman" w:hAnsi="Times New Roman" w:cs="Times New Roman"/>
          <w:sz w:val="24"/>
        </w:rPr>
        <w:t>surface coverage</w:t>
      </w:r>
      <w:r w:rsidRPr="0050274A">
        <w:rPr>
          <w:rFonts w:ascii="Times New Roman" w:hAnsi="Times New Roman" w:cs="Times New Roman"/>
          <w:sz w:val="24"/>
        </w:rPr>
        <w:t xml:space="preserve"> in all strata between </w:t>
      </w:r>
      <w:proofErr w:type="spellStart"/>
      <w:r w:rsidRPr="0050274A">
        <w:rPr>
          <w:rFonts w:ascii="Times New Roman" w:hAnsi="Times New Roman" w:cs="Times New Roman"/>
          <w:sz w:val="24"/>
        </w:rPr>
        <w:t>Neah</w:t>
      </w:r>
      <w:proofErr w:type="spellEnd"/>
      <w:r w:rsidRPr="0050274A">
        <w:rPr>
          <w:rFonts w:ascii="Times New Roman" w:hAnsi="Times New Roman" w:cs="Times New Roman"/>
          <w:sz w:val="24"/>
        </w:rPr>
        <w:t xml:space="preserve"> Bay and Destruction Island to provide a </w:t>
      </w:r>
      <w:r w:rsidR="00CC22CD" w:rsidRPr="0050274A">
        <w:rPr>
          <w:rFonts w:ascii="Times New Roman" w:hAnsi="Times New Roman" w:cs="Times New Roman"/>
          <w:sz w:val="24"/>
        </w:rPr>
        <w:t xml:space="preserve">northern Olympic </w:t>
      </w:r>
      <w:r w:rsidR="00CC22CD">
        <w:rPr>
          <w:rFonts w:ascii="Times New Roman" w:hAnsi="Times New Roman" w:cs="Times New Roman"/>
          <w:sz w:val="24"/>
        </w:rPr>
        <w:t>C</w:t>
      </w:r>
      <w:r w:rsidR="00CC22CD" w:rsidRPr="0050274A">
        <w:rPr>
          <w:rFonts w:ascii="Times New Roman" w:hAnsi="Times New Roman" w:cs="Times New Roman"/>
          <w:sz w:val="24"/>
        </w:rPr>
        <w:t>oast</w:t>
      </w:r>
      <w:r w:rsidR="00CC22CD">
        <w:rPr>
          <w:rFonts w:ascii="Times New Roman" w:hAnsi="Times New Roman" w:cs="Times New Roman"/>
          <w:sz w:val="24"/>
        </w:rPr>
        <w:t xml:space="preserve"> </w:t>
      </w:r>
      <w:proofErr w:type="spellStart"/>
      <w:r w:rsidRPr="0050274A">
        <w:rPr>
          <w:rFonts w:ascii="Times New Roman" w:hAnsi="Times New Roman" w:cs="Times New Roman"/>
          <w:sz w:val="24"/>
        </w:rPr>
        <w:t>coastwide</w:t>
      </w:r>
      <w:proofErr w:type="spellEnd"/>
      <w:r w:rsidR="00CC22CD">
        <w:rPr>
          <w:rFonts w:ascii="Times New Roman" w:hAnsi="Times New Roman" w:cs="Times New Roman"/>
          <w:sz w:val="24"/>
        </w:rPr>
        <w:t xml:space="preserve"> estimate of kelp area</w:t>
      </w:r>
      <w:r w:rsidRPr="0050274A">
        <w:rPr>
          <w:rFonts w:ascii="Times New Roman" w:hAnsi="Times New Roman" w:cs="Times New Roman"/>
          <w:sz w:val="24"/>
        </w:rPr>
        <w:t xml:space="preserve"> </w:t>
      </w:r>
      <w:r>
        <w:rPr>
          <w:rFonts w:ascii="Times New Roman" w:hAnsi="Times New Roman" w:cs="Times New Roman"/>
          <w:sz w:val="24"/>
        </w:rPr>
        <w:t>(</w:t>
      </w:r>
      <w:r w:rsidRPr="0050274A">
        <w:rPr>
          <w:rFonts w:ascii="Times New Roman" w:hAnsi="Times New Roman" w:cs="Times New Roman"/>
          <w:sz w:val="24"/>
        </w:rPr>
        <w:t>Fig. 1</w:t>
      </w:r>
      <w:r>
        <w:rPr>
          <w:rFonts w:ascii="Times New Roman" w:hAnsi="Times New Roman" w:cs="Times New Roman"/>
          <w:sz w:val="24"/>
        </w:rPr>
        <w:t>c</w:t>
      </w:r>
      <w:r w:rsidRPr="0050274A">
        <w:rPr>
          <w:rFonts w:ascii="Times New Roman" w:hAnsi="Times New Roman" w:cs="Times New Roman"/>
          <w:sz w:val="24"/>
        </w:rPr>
        <w:t>)</w:t>
      </w:r>
      <w:r>
        <w:rPr>
          <w:rFonts w:ascii="Times New Roman" w:hAnsi="Times New Roman" w:cs="Times New Roman"/>
          <w:sz w:val="24"/>
        </w:rPr>
        <w:t>.</w:t>
      </w:r>
      <w:r w:rsidRPr="0050274A">
        <w:rPr>
          <w:rFonts w:ascii="Times New Roman" w:hAnsi="Times New Roman" w:cs="Times New Roman"/>
          <w:sz w:val="24"/>
        </w:rPr>
        <w:t xml:space="preserve"> </w:t>
      </w:r>
      <w:r w:rsidRPr="002054AB">
        <w:rPr>
          <w:rFonts w:ascii="Times New Roman" w:hAnsi="Times New Roman" w:cs="Times New Roman"/>
          <w:sz w:val="24"/>
          <w:highlight w:val="yellow"/>
        </w:rPr>
        <w:t xml:space="preserve">(see Supplement for </w:t>
      </w:r>
      <w:r>
        <w:rPr>
          <w:rFonts w:ascii="Times New Roman" w:hAnsi="Times New Roman" w:cs="Times New Roman"/>
          <w:sz w:val="24"/>
          <w:highlight w:val="yellow"/>
        </w:rPr>
        <w:t>more?</w:t>
      </w:r>
      <w:r w:rsidRPr="002054AB">
        <w:rPr>
          <w:rFonts w:ascii="Times New Roman" w:hAnsi="Times New Roman" w:cs="Times New Roman"/>
          <w:sz w:val="24"/>
          <w:highlight w:val="yellow"/>
        </w:rPr>
        <w:t>)</w:t>
      </w:r>
      <w:r w:rsidRPr="0050274A">
        <w:rPr>
          <w:rFonts w:ascii="Times New Roman" w:hAnsi="Times New Roman" w:cs="Times New Roman"/>
          <w:sz w:val="24"/>
        </w:rPr>
        <w:t>.</w:t>
      </w:r>
    </w:p>
    <w:p w14:paraId="0D8BFC19" w14:textId="1AA781D6" w:rsidR="000F51AE" w:rsidRDefault="000F51AE" w:rsidP="000F51AE">
      <w:pPr>
        <w:spacing w:after="0" w:line="480" w:lineRule="auto"/>
        <w:ind w:firstLine="720"/>
        <w:rPr>
          <w:rFonts w:ascii="Times New Roman" w:hAnsi="Times New Roman" w:cs="Times New Roman"/>
          <w:sz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trend in kelp</w:t>
      </w:r>
      <w:r>
        <w:rPr>
          <w:rFonts w:ascii="Times New Roman" w:hAnsi="Times New Roman" w:cs="Times New Roman"/>
          <w:sz w:val="24"/>
        </w:rPr>
        <w:t xml:space="preserve"> canopy coverage</w:t>
      </w:r>
      <w:r w:rsidRPr="0050274A">
        <w:rPr>
          <w:rFonts w:ascii="Times New Roman" w:hAnsi="Times New Roman" w:cs="Times New Roman"/>
          <w:sz w:val="24"/>
        </w:rPr>
        <w:t xml:space="preserve"> at each site</w:t>
      </w:r>
      <w:r>
        <w:rPr>
          <w:rFonts w:ascii="Times New Roman" w:hAnsi="Times New Roman" w:cs="Times New Roman"/>
          <w:sz w:val="24"/>
        </w:rPr>
        <w:t xml:space="preserve"> and </w:t>
      </w:r>
      <w:proofErr w:type="spellStart"/>
      <w:r>
        <w:rPr>
          <w:rFonts w:ascii="Times New Roman" w:hAnsi="Times New Roman" w:cs="Times New Roman"/>
          <w:sz w:val="24"/>
        </w:rPr>
        <w:t>coastwide</w:t>
      </w:r>
      <w:proofErr w:type="spellEnd"/>
      <w:r w:rsidRPr="0050274A">
        <w:rPr>
          <w:rFonts w:ascii="Times New Roman" w:hAnsi="Times New Roman" w:cs="Times New Roman"/>
          <w:sz w:val="24"/>
        </w:rPr>
        <w:t xml:space="preserve"> b</w:t>
      </w:r>
      <w:r>
        <w:rPr>
          <w:rFonts w:ascii="Times New Roman" w:hAnsi="Times New Roman" w:cs="Times New Roman"/>
          <w:sz w:val="24"/>
        </w:rPr>
        <w:t>y</w:t>
      </w:r>
      <w:r w:rsidRPr="0050274A">
        <w:rPr>
          <w:rFonts w:ascii="Times New Roman" w:hAnsi="Times New Roman" w:cs="Times New Roman"/>
          <w:sz w:val="24"/>
        </w:rPr>
        <w:t xml:space="preserve"> regressing the natural logarithm of kelp area against time. </w:t>
      </w:r>
      <w:r>
        <w:rPr>
          <w:rFonts w:ascii="Times New Roman" w:hAnsi="Times New Roman" w:cs="Times New Roman"/>
          <w:sz w:val="24"/>
        </w:rPr>
        <w:t>W</w:t>
      </w:r>
      <w:r w:rsidRPr="0050274A">
        <w:rPr>
          <w:rFonts w:ascii="Times New Roman" w:hAnsi="Times New Roman" w:cs="Times New Roman"/>
          <w:sz w:val="24"/>
        </w:rPr>
        <w:t xml:space="preserve">e </w:t>
      </w:r>
      <w:r>
        <w:rPr>
          <w:rFonts w:ascii="Times New Roman" w:hAnsi="Times New Roman" w:cs="Times New Roman"/>
          <w:sz w:val="24"/>
        </w:rPr>
        <w:t xml:space="preserve">also </w:t>
      </w:r>
      <w:r w:rsidRPr="0050274A">
        <w:rPr>
          <w:rFonts w:ascii="Times New Roman" w:hAnsi="Times New Roman" w:cs="Times New Roman"/>
          <w:sz w:val="24"/>
        </w:rPr>
        <w:t>calculated the standard deviation</w:t>
      </w:r>
      <w:r>
        <w:rPr>
          <w:rFonts w:ascii="Times New Roman" w:hAnsi="Times New Roman" w:cs="Times New Roman"/>
          <w:sz w:val="24"/>
        </w:rPr>
        <w:t xml:space="preserve"> (SD)</w:t>
      </w:r>
      <w:r w:rsidRPr="0050274A">
        <w:rPr>
          <w:rFonts w:ascii="Times New Roman" w:hAnsi="Times New Roman" w:cs="Times New Roman"/>
          <w:sz w:val="24"/>
        </w:rPr>
        <w:t xml:space="preserve"> </w:t>
      </w:r>
      <w:r>
        <w:rPr>
          <w:rFonts w:ascii="Times New Roman" w:hAnsi="Times New Roman" w:cs="Times New Roman"/>
          <w:sz w:val="24"/>
        </w:rPr>
        <w:t xml:space="preserve">and coefficient of variation (CV </w:t>
      </w:r>
      <w:r w:rsidRPr="0050274A">
        <w:rPr>
          <w:rFonts w:ascii="Times New Roman" w:hAnsi="Times New Roman" w:cs="Times New Roman"/>
          <w:sz w:val="24"/>
        </w:rPr>
        <w:t xml:space="preserve">= </w:t>
      </w:r>
      <w:r>
        <w:rPr>
          <w:rFonts w:ascii="Times New Roman" w:hAnsi="Times New Roman" w:cs="Times New Roman"/>
          <w:sz w:val="24"/>
        </w:rPr>
        <w:t>SD</w:t>
      </w:r>
      <w:r w:rsidRPr="0050274A">
        <w:rPr>
          <w:rFonts w:ascii="Times New Roman" w:hAnsi="Times New Roman" w:cs="Times New Roman"/>
          <w:sz w:val="24"/>
        </w:rPr>
        <w:t xml:space="preserve"> / mean) of observations around </w:t>
      </w:r>
      <w:r>
        <w:rPr>
          <w:rFonts w:ascii="Times New Roman" w:hAnsi="Times New Roman" w:cs="Times New Roman"/>
          <w:sz w:val="24"/>
        </w:rPr>
        <w:t xml:space="preserve">each </w:t>
      </w:r>
      <w:r w:rsidRPr="0050274A">
        <w:rPr>
          <w:rFonts w:ascii="Times New Roman" w:hAnsi="Times New Roman" w:cs="Times New Roman"/>
          <w:sz w:val="24"/>
        </w:rPr>
        <w:t>trend.</w:t>
      </w:r>
      <w:r>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in order to determine if</w:t>
      </w:r>
      <w:r w:rsidRPr="0050274A">
        <w:rPr>
          <w:rFonts w:ascii="Times New Roman" w:hAnsi="Times New Roman" w:cs="Times New Roman"/>
          <w:sz w:val="24"/>
        </w:rPr>
        <w:t xml:space="preserve"> trends shifted over time.</w:t>
      </w:r>
      <w:r>
        <w:rPr>
          <w:rFonts w:ascii="Times New Roman" w:hAnsi="Times New Roman" w:cs="Times New Roman"/>
          <w:sz w:val="24"/>
        </w:rPr>
        <w:t xml:space="preserve"> As with sea otter data, to facilitate comparison among sites that vary substantially in the kelp area, we constructed a log-index of kelp area; we standardized the area of kelp by dividing </w:t>
      </w:r>
      <w:r>
        <w:rPr>
          <w:rFonts w:ascii="Times New Roman" w:hAnsi="Times New Roman" w:cs="Times New Roman"/>
          <w:sz w:val="24"/>
        </w:rPr>
        <w:lastRenderedPageBreak/>
        <w:t xml:space="preserve">the </w:t>
      </w:r>
      <w:r w:rsidR="00562380">
        <w:rPr>
          <w:rFonts w:ascii="Times New Roman" w:hAnsi="Times New Roman" w:cs="Times New Roman"/>
          <w:sz w:val="24"/>
        </w:rPr>
        <w:t xml:space="preserve">average </w:t>
      </w:r>
      <w:r>
        <w:rPr>
          <w:rFonts w:ascii="Times New Roman" w:hAnsi="Times New Roman" w:cs="Times New Roman"/>
          <w:sz w:val="24"/>
        </w:rPr>
        <w:t>kelp area observed during the first three years of the survey</w:t>
      </w:r>
      <w:r w:rsidR="00562380">
        <w:rPr>
          <w:rFonts w:ascii="Times New Roman" w:hAnsi="Times New Roman" w:cs="Times New Roman"/>
          <w:sz w:val="24"/>
        </w:rPr>
        <w:t xml:space="preserve"> (1989-91)</w:t>
      </w:r>
      <w:r>
        <w:rPr>
          <w:rFonts w:ascii="Times New Roman" w:hAnsi="Times New Roman" w:cs="Times New Roman"/>
          <w:i/>
          <w:sz w:val="24"/>
        </w:rPr>
        <w:t>,</w:t>
      </w:r>
      <w:r>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w:proofErr w:type="gramStart"/>
            <m:r>
              <w:rPr>
                <w:rFonts w:ascii="Cambria Math" w:hAnsi="Cambria Math" w:cs="Times New Roman"/>
                <w:color w:val="151518"/>
                <w:sz w:val="24"/>
                <w:szCs w:val="24"/>
              </w:rPr>
              <m:t>j,base</m:t>
            </m:r>
            <w:proofErr w:type="gramEnd"/>
          </m:sub>
        </m:sSub>
      </m:oMath>
      <w:r>
        <w:rPr>
          <w:rFonts w:ascii="Times New Roman" w:hAnsi="Times New Roman" w:cs="Times New Roman"/>
          <w:sz w:val="24"/>
        </w:rPr>
        <w:t>,</w:t>
      </w:r>
      <w:r w:rsidR="00562380">
        <w:rPr>
          <w:rFonts w:ascii="Times New Roman" w:hAnsi="Times New Roman" w:cs="Times New Roman"/>
          <w:sz w:val="24"/>
        </w:rPr>
        <w:t xml:space="preserve"> for site </w:t>
      </w:r>
      <w:r w:rsidR="00562380">
        <w:rPr>
          <w:rFonts w:ascii="Times New Roman" w:hAnsi="Times New Roman" w:cs="Times New Roman"/>
          <w:i/>
          <w:sz w:val="24"/>
        </w:rPr>
        <w:t>j</w:t>
      </w:r>
      <w:r>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j,base</m:t>
                    </m:r>
                  </m:sub>
                </m:sSub>
              </m:den>
            </m:f>
          </m:e>
        </m:d>
      </m:oMath>
      <w:r>
        <w:rPr>
          <w:rFonts w:ascii="Times New Roman" w:eastAsiaTheme="minorEastAsia" w:hAnsi="Times New Roman" w:cs="Times New Roman"/>
          <w:color w:val="151518"/>
          <w:sz w:val="24"/>
          <w:szCs w:val="24"/>
        </w:rPr>
        <w:t>.</w:t>
      </w:r>
      <w:r>
        <w:rPr>
          <w:rFonts w:ascii="Times New Roman" w:hAnsi="Times New Roman" w:cs="Times New Roman"/>
          <w:sz w:val="24"/>
        </w:rPr>
        <w:t xml:space="preserve"> </w:t>
      </w:r>
    </w:p>
    <w:p w14:paraId="3F9022E3" w14:textId="77777777" w:rsidR="000F51AE" w:rsidRDefault="000F51AE"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7A0FBB">
      <w:pPr>
        <w:spacing w:before="120" w:after="120" w:line="480" w:lineRule="auto"/>
        <w:rPr>
          <w:rFonts w:ascii="Times New Roman" w:hAnsi="Times New Roman" w:cs="Times New Roman"/>
          <w:i/>
          <w:sz w:val="24"/>
          <w:szCs w:val="24"/>
        </w:rPr>
      </w:pPr>
      <w:r>
        <w:rPr>
          <w:rFonts w:ascii="Times New Roman" w:hAnsi="Times New Roman" w:cs="Times New Roman"/>
          <w:i/>
          <w:sz w:val="24"/>
          <w:szCs w:val="24"/>
        </w:rPr>
        <w:t xml:space="preserve">Invertebrate SCUBA </w:t>
      </w:r>
      <w:r w:rsidR="003211A7" w:rsidRPr="003211A7">
        <w:rPr>
          <w:rFonts w:ascii="Times New Roman" w:hAnsi="Times New Roman" w:cs="Times New Roman"/>
          <w:i/>
          <w:sz w:val="24"/>
          <w:szCs w:val="24"/>
        </w:rPr>
        <w:t>surveys</w:t>
      </w:r>
    </w:p>
    <w:p w14:paraId="612A6496" w14:textId="2952553E" w:rsidR="00547D7D" w:rsidRPr="00547D7D" w:rsidRDefault="009F00BB" w:rsidP="00547D7D">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We </w:t>
      </w:r>
      <w:r w:rsidR="00CA12C2">
        <w:rPr>
          <w:rFonts w:ascii="Times New Roman" w:hAnsi="Times New Roman" w:cs="Times New Roman"/>
          <w:sz w:val="24"/>
          <w:szCs w:val="24"/>
        </w:rPr>
        <w:t>conducted</w:t>
      </w:r>
      <w:r>
        <w:rPr>
          <w:rFonts w:ascii="Times New Roman" w:hAnsi="Times New Roman" w:cs="Times New Roman"/>
          <w:sz w:val="24"/>
          <w:szCs w:val="24"/>
        </w:rPr>
        <w:t xml:space="preserve">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A12C2">
        <w:rPr>
          <w:rFonts w:ascii="Times New Roman" w:hAnsi="Times New Roman" w:cs="Times New Roman"/>
          <w:sz w:val="24"/>
          <w:szCs w:val="24"/>
        </w:rPr>
        <w:t xml:space="preserve">gathered </w:t>
      </w:r>
      <w:r>
        <w:rPr>
          <w:rFonts w:ascii="Times New Roman" w:hAnsi="Times New Roman" w:cs="Times New Roman"/>
          <w:sz w:val="24"/>
          <w:szCs w:val="24"/>
        </w:rPr>
        <w:t xml:space="preserve">historical survey information collected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and colleagues in 1987, 1995, and 1995. During 2015, </w:t>
      </w:r>
      <w:r w:rsidR="00CA12C2">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proofErr w:type="spellStart"/>
      <w:r w:rsidR="009721A7" w:rsidRPr="009721A7">
        <w:rPr>
          <w:rFonts w:ascii="Times New Roman" w:hAnsi="Times New Roman" w:cs="Times New Roman"/>
          <w:i/>
          <w:sz w:val="24"/>
          <w:szCs w:val="24"/>
        </w:rPr>
        <w:t>Nereocystis</w:t>
      </w:r>
      <w:proofErr w:type="spellEnd"/>
      <w:r w:rsidR="0050274A" w:rsidRPr="0050274A">
        <w:rPr>
          <w:rFonts w:ascii="Times New Roman" w:hAnsi="Times New Roman" w:cs="Times New Roman"/>
          <w:sz w:val="24"/>
        </w:rPr>
        <w:t xml:space="preserve"> </w:t>
      </w:r>
      <w:proofErr w:type="spellStart"/>
      <w:r w:rsidR="0050274A" w:rsidRPr="00015232">
        <w:rPr>
          <w:rFonts w:ascii="Times New Roman" w:hAnsi="Times New Roman" w:cs="Times New Roman"/>
          <w:i/>
          <w:sz w:val="24"/>
        </w:rPr>
        <w:t>luetkeana</w:t>
      </w:r>
      <w:proofErr w:type="spellEnd"/>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proofErr w:type="spellStart"/>
      <w:r w:rsidR="009721A7" w:rsidRPr="009721A7">
        <w:rPr>
          <w:rFonts w:ascii="Times New Roman" w:hAnsi="Times New Roman" w:cs="Times New Roman"/>
          <w:i/>
          <w:sz w:val="24"/>
          <w:szCs w:val="24"/>
        </w:rPr>
        <w:t>Macrocystis</w:t>
      </w:r>
      <w:proofErr w:type="spellEnd"/>
      <w:r w:rsidR="009721A7" w:rsidRPr="009721A7">
        <w:rPr>
          <w:rFonts w:ascii="Times New Roman" w:hAnsi="Times New Roman" w:cs="Times New Roman"/>
          <w:i/>
          <w:sz w:val="24"/>
          <w:szCs w:val="24"/>
        </w:rPr>
        <w:t xml:space="preserve"> </w:t>
      </w:r>
      <w:proofErr w:type="spellStart"/>
      <w:r w:rsidR="0050274A" w:rsidRPr="00015232">
        <w:rPr>
          <w:rFonts w:ascii="Times New Roman" w:hAnsi="Times New Roman" w:cs="Times New Roman"/>
          <w:i/>
          <w:sz w:val="24"/>
        </w:rPr>
        <w:t>pyrifera</w:t>
      </w:r>
      <w:proofErr w:type="spellEnd"/>
      <w:r w:rsidR="0050274A" w:rsidRPr="00015232">
        <w:rPr>
          <w:rFonts w:ascii="Times New Roman" w:hAnsi="Times New Roman" w:cs="Times New Roman"/>
          <w:i/>
          <w:sz w:val="24"/>
        </w:rPr>
        <w:t xml:space="preserve">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w:t>
      </w:r>
      <w:proofErr w:type="spellStart"/>
      <w:r w:rsidR="009721A7" w:rsidRPr="009721A7">
        <w:rPr>
          <w:rFonts w:ascii="Times New Roman" w:hAnsi="Times New Roman" w:cs="Times New Roman"/>
          <w:i/>
          <w:sz w:val="24"/>
          <w:szCs w:val="24"/>
        </w:rPr>
        <w:t>Pterygophora</w:t>
      </w:r>
      <w:proofErr w:type="spellEnd"/>
      <w:r w:rsidR="00F207C9">
        <w:rPr>
          <w:rFonts w:ascii="Times New Roman" w:hAnsi="Times New Roman" w:cs="Times New Roman"/>
          <w:i/>
          <w:sz w:val="24"/>
          <w:szCs w:val="24"/>
        </w:rPr>
        <w:t xml:space="preserve"> </w:t>
      </w:r>
      <w:proofErr w:type="spellStart"/>
      <w:r w:rsidR="00F207C9">
        <w:rPr>
          <w:rFonts w:ascii="Times New Roman" w:hAnsi="Times New Roman" w:cs="Times New Roman"/>
          <w:i/>
          <w:sz w:val="24"/>
          <w:szCs w:val="24"/>
        </w:rPr>
        <w:t>californica</w:t>
      </w:r>
      <w:proofErr w:type="spellEnd"/>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scallops, </w:t>
      </w:r>
      <w:r w:rsidR="00251B64" w:rsidRPr="009721A7">
        <w:rPr>
          <w:rFonts w:ascii="Times New Roman" w:hAnsi="Times New Roman" w:cs="Times New Roman"/>
          <w:sz w:val="24"/>
          <w:szCs w:val="24"/>
        </w:rPr>
        <w:t xml:space="preserve">anemones, </w:t>
      </w:r>
      <w:r w:rsidR="00E342D0" w:rsidRPr="00641582">
        <w:rPr>
          <w:rFonts w:ascii="Times New Roman" w:hAnsi="Times New Roman" w:cs="Times New Roman"/>
          <w:sz w:val="24"/>
          <w:szCs w:val="24"/>
          <w:highlight w:val="yellow"/>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commentRangeStart w:id="28"/>
      <w:r w:rsidR="007A0FBB">
        <w:rPr>
          <w:rFonts w:ascii="Times New Roman" w:hAnsi="Times New Roman" w:cs="Times New Roman"/>
          <w:sz w:val="24"/>
          <w:szCs w:val="24"/>
        </w:rPr>
        <w:t>Also in</w:t>
      </w:r>
      <w:r w:rsidR="007A0FBB" w:rsidRPr="009721A7">
        <w:rPr>
          <w:rFonts w:ascii="Times New Roman" w:hAnsi="Times New Roman" w:cs="Times New Roman"/>
          <w:sz w:val="24"/>
          <w:szCs w:val="24"/>
        </w:rPr>
        <w:t xml:space="preserve"> each transect</w:t>
      </w:r>
      <w:r w:rsidR="00E342D0">
        <w:rPr>
          <w:rFonts w:ascii="Times New Roman" w:hAnsi="Times New Roman" w:cs="Times New Roman"/>
          <w:sz w:val="24"/>
          <w:szCs w:val="24"/>
        </w:rPr>
        <w:t>, divers randomly placed PVC q</w:t>
      </w:r>
      <w:r w:rsidR="00E342D0" w:rsidRPr="009721A7">
        <w:rPr>
          <w:rFonts w:ascii="Times New Roman" w:hAnsi="Times New Roman" w:cs="Times New Roman"/>
          <w:sz w:val="24"/>
          <w:szCs w:val="24"/>
        </w:rPr>
        <w:t>uadrats (0.25 m</w:t>
      </w:r>
      <w:r w:rsidR="00E342D0" w:rsidRPr="009721A7">
        <w:rPr>
          <w:rFonts w:ascii="Times New Roman" w:hAnsi="Times New Roman" w:cs="Times New Roman"/>
          <w:sz w:val="24"/>
          <w:szCs w:val="24"/>
          <w:vertAlign w:val="superscript"/>
        </w:rPr>
        <w:t>2</w:t>
      </w:r>
      <w:r w:rsidR="00E342D0" w:rsidRPr="009721A7">
        <w:rPr>
          <w:rFonts w:ascii="Times New Roman" w:hAnsi="Times New Roman" w:cs="Times New Roman"/>
          <w:sz w:val="24"/>
          <w:szCs w:val="24"/>
        </w:rPr>
        <w:t xml:space="preserve">, </w:t>
      </w:r>
      <w:r w:rsidR="00E342D0" w:rsidRPr="00C8037B">
        <w:rPr>
          <w:rFonts w:ascii="Times New Roman" w:hAnsi="Times New Roman" w:cs="Times New Roman"/>
          <w:i/>
          <w:sz w:val="24"/>
          <w:szCs w:val="24"/>
        </w:rPr>
        <w:t>n</w:t>
      </w:r>
      <w:r w:rsidR="00E342D0" w:rsidRPr="009721A7">
        <w:rPr>
          <w:rFonts w:ascii="Times New Roman" w:hAnsi="Times New Roman" w:cs="Times New Roman"/>
          <w:sz w:val="24"/>
          <w:szCs w:val="24"/>
        </w:rPr>
        <w:t xml:space="preserve"> = 8 </w:t>
      </w:r>
      <w:r w:rsidR="00E342D0">
        <w:rPr>
          <w:rFonts w:ascii="Times New Roman" w:hAnsi="Times New Roman" w:cs="Times New Roman"/>
          <w:sz w:val="24"/>
          <w:szCs w:val="24"/>
        </w:rPr>
        <w:t xml:space="preserve">quadrats per </w:t>
      </w:r>
      <w:r w:rsidR="00E342D0" w:rsidRPr="009721A7">
        <w:rPr>
          <w:rFonts w:ascii="Times New Roman" w:hAnsi="Times New Roman" w:cs="Times New Roman"/>
          <w:sz w:val="24"/>
          <w:szCs w:val="24"/>
        </w:rPr>
        <w:t>transect)</w:t>
      </w:r>
      <w:r w:rsidR="007A0FBB">
        <w:rPr>
          <w:rFonts w:ascii="Times New Roman" w:hAnsi="Times New Roman" w:cs="Times New Roman"/>
          <w:sz w:val="24"/>
          <w:szCs w:val="24"/>
        </w:rPr>
        <w:t xml:space="preserve"> and </w:t>
      </w:r>
      <w:commentRangeStart w:id="29"/>
      <w:r w:rsidR="00E342D0">
        <w:rPr>
          <w:rFonts w:ascii="Times New Roman" w:hAnsi="Times New Roman" w:cs="Times New Roman"/>
          <w:sz w:val="24"/>
          <w:szCs w:val="24"/>
        </w:rPr>
        <w:t xml:space="preserve">estimated </w:t>
      </w:r>
      <w:r w:rsidR="009721A7" w:rsidRPr="009721A7">
        <w:rPr>
          <w:rFonts w:ascii="Times New Roman" w:hAnsi="Times New Roman" w:cs="Times New Roman"/>
          <w:sz w:val="24"/>
          <w:szCs w:val="24"/>
        </w:rPr>
        <w:t>the percent cover of understory algae and non-living substrates such as rock, gravel, sand, pavement, and shell hash</w:t>
      </w:r>
      <w:r w:rsidR="007A0FBB">
        <w:rPr>
          <w:rFonts w:ascii="Times New Roman" w:hAnsi="Times New Roman" w:cs="Times New Roman"/>
          <w:sz w:val="24"/>
          <w:szCs w:val="24"/>
        </w:rPr>
        <w:t xml:space="preserve"> within each quadrat</w:t>
      </w:r>
      <w:r w:rsidR="009721A7" w:rsidRPr="009721A7">
        <w:rPr>
          <w:rFonts w:ascii="Times New Roman" w:hAnsi="Times New Roman" w:cs="Times New Roman"/>
          <w:sz w:val="24"/>
          <w:szCs w:val="24"/>
        </w:rPr>
        <w:t>.</w:t>
      </w:r>
      <w:commentRangeEnd w:id="29"/>
      <w:r w:rsidR="00E342D0">
        <w:rPr>
          <w:rStyle w:val="CommentReference"/>
        </w:rPr>
        <w:commentReference w:id="29"/>
      </w:r>
      <w:r w:rsidR="008340F1">
        <w:rPr>
          <w:rFonts w:ascii="Times New Roman" w:hAnsi="Times New Roman" w:cs="Times New Roman"/>
          <w:sz w:val="24"/>
          <w:szCs w:val="24"/>
        </w:rPr>
        <w:t xml:space="preserve"> </w:t>
      </w:r>
      <w:commentRangeEnd w:id="28"/>
      <w:r w:rsidR="00CC22CD">
        <w:rPr>
          <w:rStyle w:val="CommentReference"/>
        </w:rPr>
        <w:commentReference w:id="28"/>
      </w:r>
    </w:p>
    <w:p w14:paraId="4EF75A84" w14:textId="087166AE" w:rsidR="009F00BB" w:rsidRDefault="009F00BB" w:rsidP="00547D7D">
      <w:pPr>
        <w:spacing w:line="480" w:lineRule="auto"/>
        <w:ind w:firstLine="720"/>
        <w:rPr>
          <w:rFonts w:ascii="Times New Roman" w:hAnsi="Times New Roman" w:cs="Times New Roman"/>
          <w:sz w:val="24"/>
        </w:rPr>
      </w:pPr>
      <w:r>
        <w:rPr>
          <w:rFonts w:ascii="Times New Roman" w:hAnsi="Times New Roman" w:cs="Times New Roman"/>
          <w:sz w:val="24"/>
        </w:rPr>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 Raw data were not available from these reports nor from the original authors (L. Antrim pers. comm.)</w:t>
      </w:r>
      <w:r w:rsidRPr="00772686">
        <w:rPr>
          <w:rFonts w:ascii="Times New Roman" w:hAnsi="Times New Roman" w:cs="Times New Roman"/>
          <w:sz w:val="24"/>
        </w:rPr>
        <w:t xml:space="preserve">. </w:t>
      </w:r>
      <w:r>
        <w:rPr>
          <w:rFonts w:ascii="Times New Roman" w:hAnsi="Times New Roman" w:cs="Times New Roman"/>
          <w:sz w:val="24"/>
        </w:rPr>
        <w:t xml:space="preserve">We include surveys that occurred at the same sites and comparable depths (5-10m).  All surveys use standard quadrat and transect sampling methods, though the sample sizes vary among years.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xml:space="preserve">. Not all </w:t>
      </w:r>
      <w:r w:rsidR="00CC22CD">
        <w:rPr>
          <w:rFonts w:ascii="Times New Roman" w:hAnsi="Times New Roman" w:cs="Times New Roman"/>
          <w:sz w:val="24"/>
        </w:rPr>
        <w:t>sites were sampled in each year</w:t>
      </w:r>
      <w:r>
        <w:rPr>
          <w:rFonts w:ascii="Times New Roman" w:hAnsi="Times New Roman" w:cs="Times New Roman"/>
          <w:sz w:val="24"/>
        </w:rPr>
        <w:t xml:space="preserve">, and some </w:t>
      </w:r>
      <w:r w:rsidR="00325D4A">
        <w:rPr>
          <w:rFonts w:ascii="Times New Roman" w:hAnsi="Times New Roman" w:cs="Times New Roman"/>
          <w:sz w:val="24"/>
        </w:rPr>
        <w:t xml:space="preserve">taxonomic </w:t>
      </w:r>
      <w:r>
        <w:rPr>
          <w:rFonts w:ascii="Times New Roman" w:hAnsi="Times New Roman" w:cs="Times New Roman"/>
          <w:sz w:val="24"/>
        </w:rPr>
        <w:t xml:space="preserve">groups of interest were not identified in </w:t>
      </w:r>
      <w:r w:rsidR="00325D4A">
        <w:rPr>
          <w:rFonts w:ascii="Times New Roman" w:hAnsi="Times New Roman" w:cs="Times New Roman"/>
          <w:sz w:val="24"/>
        </w:rPr>
        <w:lastRenderedPageBreak/>
        <w:t xml:space="preserve">available reports (e.g. </w:t>
      </w:r>
      <w:proofErr w:type="spellStart"/>
      <w:r w:rsidR="00325D4A">
        <w:rPr>
          <w:rFonts w:ascii="Times New Roman" w:hAnsi="Times New Roman" w:cs="Times New Roman"/>
          <w:sz w:val="24"/>
        </w:rPr>
        <w:t>seastars</w:t>
      </w:r>
      <w:proofErr w:type="spellEnd"/>
      <w:r w:rsidR="00325D4A">
        <w:rPr>
          <w:rFonts w:ascii="Times New Roman" w:hAnsi="Times New Roman" w:cs="Times New Roman"/>
          <w:sz w:val="24"/>
        </w:rPr>
        <w:t xml:space="preserve"> were not listed in the results for 1995</w:t>
      </w:r>
      <w:r w:rsidR="00CC22CD">
        <w:rPr>
          <w:rFonts w:ascii="Times New Roman" w:hAnsi="Times New Roman" w:cs="Times New Roman"/>
          <w:sz w:val="24"/>
        </w:rPr>
        <w:t>, gastropod densities were only available for 1987 and 2015</w:t>
      </w:r>
      <w:r w:rsidR="00325D4A">
        <w:rPr>
          <w:rFonts w:ascii="Times New Roman" w:hAnsi="Times New Roman" w:cs="Times New Roman"/>
          <w:sz w:val="24"/>
        </w:rPr>
        <w:t xml:space="preserve">).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325D4A" w:rsidRPr="00325D4A">
        <w:rPr>
          <w:rFonts w:ascii="Times New Roman" w:hAnsi="Times New Roman" w:cs="Times New Roman"/>
          <w:sz w:val="24"/>
          <w:highlight w:val="yellow"/>
        </w:rPr>
        <w:t xml:space="preserve">see Supplement S1 for </w:t>
      </w:r>
      <w:r w:rsidR="00325D4A">
        <w:rPr>
          <w:rFonts w:ascii="Times New Roman" w:hAnsi="Times New Roman" w:cs="Times New Roman"/>
          <w:sz w:val="24"/>
          <w:highlight w:val="yellow"/>
        </w:rPr>
        <w:t xml:space="preserve">additional </w:t>
      </w:r>
      <w:r w:rsidR="00325D4A" w:rsidRPr="00325D4A">
        <w:rPr>
          <w:rFonts w:ascii="Times New Roman" w:hAnsi="Times New Roman" w:cs="Times New Roman"/>
          <w:sz w:val="24"/>
          <w:highlight w:val="yellow"/>
        </w:rPr>
        <w:t>details</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proofErr w:type="spellStart"/>
      <w:r w:rsidR="00325D4A">
        <w:rPr>
          <w:rFonts w:ascii="Times New Roman" w:hAnsi="Times New Roman" w:cs="Times New Roman"/>
          <w:i/>
          <w:sz w:val="24"/>
        </w:rPr>
        <w:t>Polyplacophora</w:t>
      </w:r>
      <w:proofErr w:type="spellEnd"/>
      <w:r w:rsidR="00325D4A">
        <w:rPr>
          <w:rFonts w:ascii="Times New Roman" w:hAnsi="Times New Roman" w:cs="Times New Roman"/>
          <w:sz w:val="24"/>
        </w:rPr>
        <w:t xml:space="preserve">). We focus on the </w:t>
      </w:r>
      <w:r w:rsidR="00AF4390">
        <w:rPr>
          <w:rFonts w:ascii="Times New Roman" w:hAnsi="Times New Roman" w:cs="Times New Roman"/>
          <w:sz w:val="24"/>
        </w:rPr>
        <w:t xml:space="preserve">time-series of </w:t>
      </w:r>
      <w:r w:rsidR="00325D4A">
        <w:rPr>
          <w:rFonts w:ascii="Times New Roman" w:hAnsi="Times New Roman" w:cs="Times New Roman"/>
          <w:sz w:val="24"/>
        </w:rPr>
        <w:t xml:space="preserve">abundance </w:t>
      </w:r>
      <w:r w:rsidR="00AF4390">
        <w:rPr>
          <w:rFonts w:ascii="Times New Roman" w:hAnsi="Times New Roman" w:cs="Times New Roman"/>
          <w:sz w:val="24"/>
        </w:rPr>
        <w:t xml:space="preserve">for </w:t>
      </w:r>
      <w:r w:rsidR="00325D4A">
        <w:rPr>
          <w:rFonts w:ascii="Times New Roman" w:hAnsi="Times New Roman" w:cs="Times New Roman"/>
          <w:sz w:val="24"/>
        </w:rPr>
        <w:t>six species groups that are common important members of the Olympic coast n</w:t>
      </w:r>
      <w:r w:rsidR="00B928AA">
        <w:rPr>
          <w:rFonts w:ascii="Times New Roman" w:hAnsi="Times New Roman" w:cs="Times New Roman"/>
          <w:sz w:val="24"/>
        </w:rPr>
        <w:t>earshore invertebrate community: sea urchins</w:t>
      </w:r>
      <w:r w:rsidR="00CC22CD">
        <w:rPr>
          <w:rFonts w:ascii="Times New Roman" w:hAnsi="Times New Roman" w:cs="Times New Roman"/>
          <w:sz w:val="24"/>
        </w:rPr>
        <w:t xml:space="preserve"> (</w:t>
      </w:r>
      <w:r w:rsidR="00547D7D">
        <w:rPr>
          <w:rFonts w:ascii="Times New Roman" w:hAnsi="Times New Roman" w:cs="Times New Roman"/>
          <w:sz w:val="24"/>
        </w:rPr>
        <w:t xml:space="preserve">genus </w:t>
      </w:r>
      <w:proofErr w:type="spellStart"/>
      <w:r w:rsidR="0046456B">
        <w:rPr>
          <w:rFonts w:ascii="Times New Roman" w:hAnsi="Times New Roman" w:cs="Times New Roman"/>
          <w:i/>
          <w:sz w:val="24"/>
          <w:szCs w:val="24"/>
        </w:rPr>
        <w:t>Mes</w:t>
      </w:r>
      <w:r w:rsidR="0046456B" w:rsidRPr="000B4409">
        <w:rPr>
          <w:rFonts w:ascii="Times New Roman" w:hAnsi="Times New Roman" w:cs="Times New Roman"/>
          <w:i/>
          <w:sz w:val="24"/>
          <w:szCs w:val="24"/>
        </w:rPr>
        <w:t>ocentrotus</w:t>
      </w:r>
      <w:proofErr w:type="spellEnd"/>
      <w:r w:rsidR="00CC22CD">
        <w:rPr>
          <w:rFonts w:ascii="Times New Roman" w:hAnsi="Times New Roman" w:cs="Times New Roman"/>
          <w:sz w:val="24"/>
        </w:rPr>
        <w:t>)</w:t>
      </w:r>
      <w:r w:rsidR="00B928AA">
        <w:rPr>
          <w:rFonts w:ascii="Times New Roman" w:hAnsi="Times New Roman" w:cs="Times New Roman"/>
          <w:sz w:val="24"/>
        </w:rPr>
        <w:t>, sea cucumbers</w:t>
      </w:r>
      <w:r w:rsidR="00CC22CD">
        <w:rPr>
          <w:rFonts w:ascii="Times New Roman" w:hAnsi="Times New Roman" w:cs="Times New Roman"/>
          <w:sz w:val="24"/>
        </w:rPr>
        <w:t xml:space="preserve"> (genera </w:t>
      </w:r>
      <w:proofErr w:type="spellStart"/>
      <w:r w:rsidR="00CC22CD">
        <w:rPr>
          <w:rFonts w:ascii="Times New Roman" w:hAnsi="Times New Roman" w:cs="Times New Roman"/>
          <w:i/>
          <w:sz w:val="24"/>
        </w:rPr>
        <w:t>Cucumaria</w:t>
      </w:r>
      <w:proofErr w:type="spellEnd"/>
      <w:r w:rsidR="00CC22CD">
        <w:rPr>
          <w:rFonts w:ascii="Times New Roman" w:hAnsi="Times New Roman" w:cs="Times New Roman"/>
          <w:i/>
          <w:sz w:val="24"/>
        </w:rPr>
        <w:t>,</w:t>
      </w:r>
      <w:r w:rsidR="00CC22CD" w:rsidRPr="00547D7D">
        <w:rPr>
          <w:rFonts w:ascii="Times New Roman" w:hAnsi="Times New Roman" w:cs="Times New Roman"/>
          <w:i/>
          <w:sz w:val="24"/>
        </w:rPr>
        <w:t xml:space="preserve"> </w:t>
      </w:r>
      <w:proofErr w:type="spellStart"/>
      <w:r w:rsidR="00547D7D" w:rsidRPr="00547D7D">
        <w:rPr>
          <w:rFonts w:ascii="Times New Roman" w:eastAsia="Times New Roman" w:hAnsi="Times New Roman" w:cs="Times New Roman"/>
          <w:i/>
          <w:sz w:val="24"/>
          <w:szCs w:val="24"/>
        </w:rPr>
        <w:t>Parastichopus</w:t>
      </w:r>
      <w:proofErr w:type="spellEnd"/>
      <w:r w:rsidR="00547D7D">
        <w:rPr>
          <w:rFonts w:ascii="Times New Roman" w:eastAsia="Times New Roman" w:hAnsi="Times New Roman" w:cs="Times New Roman"/>
          <w:i/>
          <w:sz w:val="24"/>
          <w:szCs w:val="24"/>
        </w:rPr>
        <w:t>)</w:t>
      </w:r>
      <w:r w:rsidR="00B928AA">
        <w:rPr>
          <w:rFonts w:ascii="Times New Roman" w:hAnsi="Times New Roman" w:cs="Times New Roman"/>
          <w:sz w:val="24"/>
        </w:rPr>
        <w:t>, crab (</w:t>
      </w:r>
      <w:r w:rsidR="00CA12C2">
        <w:rPr>
          <w:rFonts w:ascii="Times New Roman" w:hAnsi="Times New Roman" w:cs="Times New Roman"/>
          <w:sz w:val="24"/>
        </w:rPr>
        <w:t xml:space="preserve">primarily </w:t>
      </w:r>
      <w:r w:rsidR="00B928AA">
        <w:rPr>
          <w:rFonts w:ascii="Times New Roman" w:hAnsi="Times New Roman" w:cs="Times New Roman"/>
          <w:sz w:val="24"/>
        </w:rPr>
        <w:t>gen</w:t>
      </w:r>
      <w:r w:rsidR="00CA12C2">
        <w:rPr>
          <w:rFonts w:ascii="Times New Roman" w:hAnsi="Times New Roman" w:cs="Times New Roman"/>
          <w:sz w:val="24"/>
        </w:rPr>
        <w:t>era</w:t>
      </w:r>
      <w:r w:rsidR="00B928AA">
        <w:rPr>
          <w:rFonts w:ascii="Times New Roman" w:hAnsi="Times New Roman" w:cs="Times New Roman"/>
          <w:sz w:val="24"/>
        </w:rPr>
        <w:t xml:space="preserve"> </w:t>
      </w:r>
      <w:proofErr w:type="spellStart"/>
      <w:r w:rsidR="00B928AA">
        <w:rPr>
          <w:rFonts w:ascii="Times New Roman" w:hAnsi="Times New Roman" w:cs="Times New Roman"/>
          <w:i/>
          <w:sz w:val="24"/>
        </w:rPr>
        <w:t>Pugettia</w:t>
      </w:r>
      <w:proofErr w:type="spellEnd"/>
      <w:r w:rsidR="00B928AA">
        <w:rPr>
          <w:rFonts w:ascii="Times New Roman" w:hAnsi="Times New Roman" w:cs="Times New Roman"/>
          <w:i/>
          <w:sz w:val="24"/>
        </w:rPr>
        <w:t>, Cancer)</w:t>
      </w:r>
      <w:r w:rsidR="00B928AA">
        <w:rPr>
          <w:rFonts w:ascii="Times New Roman" w:hAnsi="Times New Roman" w:cs="Times New Roman"/>
          <w:sz w:val="24"/>
        </w:rPr>
        <w:t>,</w:t>
      </w:r>
      <w:r w:rsidR="00AA6923">
        <w:rPr>
          <w:rFonts w:ascii="Times New Roman" w:hAnsi="Times New Roman" w:cs="Times New Roman"/>
          <w:sz w:val="24"/>
        </w:rPr>
        <w:t xml:space="preserve"> bivalve</w:t>
      </w:r>
      <w:r w:rsidR="00332BDB">
        <w:rPr>
          <w:rFonts w:ascii="Times New Roman" w:hAnsi="Times New Roman" w:cs="Times New Roman"/>
          <w:sz w:val="24"/>
        </w:rPr>
        <w:t>s</w:t>
      </w:r>
      <w:r w:rsidR="00AA6923">
        <w:rPr>
          <w:rFonts w:ascii="Times New Roman" w:hAnsi="Times New Roman" w:cs="Times New Roman"/>
          <w:sz w:val="24"/>
        </w:rPr>
        <w:t xml:space="preserve"> (primarily rock scallops, </w:t>
      </w:r>
      <w:proofErr w:type="spellStart"/>
      <w:r w:rsidR="00AA6923" w:rsidRPr="00AA6923">
        <w:rPr>
          <w:rFonts w:ascii="Times New Roman" w:hAnsi="Times New Roman" w:cs="Times New Roman"/>
          <w:i/>
          <w:sz w:val="24"/>
        </w:rPr>
        <w:t>Crassadoma</w:t>
      </w:r>
      <w:proofErr w:type="spellEnd"/>
      <w:r w:rsidR="00AA6923" w:rsidRPr="00AA6923">
        <w:rPr>
          <w:rFonts w:ascii="Times New Roman" w:hAnsi="Times New Roman" w:cs="Times New Roman"/>
          <w:i/>
          <w:sz w:val="24"/>
        </w:rPr>
        <w:t xml:space="preserve"> </w:t>
      </w:r>
      <w:proofErr w:type="spellStart"/>
      <w:r w:rsidR="00AA6923" w:rsidRPr="00AA6923">
        <w:rPr>
          <w:rFonts w:ascii="Times New Roman" w:hAnsi="Times New Roman" w:cs="Times New Roman"/>
          <w:i/>
          <w:sz w:val="24"/>
        </w:rPr>
        <w:t>gigantea</w:t>
      </w:r>
      <w:proofErr w:type="spellEnd"/>
      <w:r w:rsidR="00B928AA">
        <w:rPr>
          <w:rFonts w:ascii="Times New Roman" w:hAnsi="Times New Roman" w:cs="Times New Roman"/>
          <w:sz w:val="24"/>
        </w:rPr>
        <w:t xml:space="preserve">), </w:t>
      </w:r>
      <w:r w:rsidR="00AA6923">
        <w:rPr>
          <w:rFonts w:ascii="Times New Roman" w:hAnsi="Times New Roman" w:cs="Times New Roman"/>
          <w:sz w:val="24"/>
        </w:rPr>
        <w:t xml:space="preserve">and </w:t>
      </w:r>
      <w:proofErr w:type="spellStart"/>
      <w:r w:rsidR="00AA6923">
        <w:rPr>
          <w:rFonts w:ascii="Times New Roman" w:hAnsi="Times New Roman" w:cs="Times New Roman"/>
          <w:sz w:val="24"/>
        </w:rPr>
        <w:t>seastars</w:t>
      </w:r>
      <w:proofErr w:type="spellEnd"/>
      <w:r w:rsidR="00AA6923">
        <w:rPr>
          <w:rFonts w:ascii="Times New Roman" w:hAnsi="Times New Roman" w:cs="Times New Roman"/>
          <w:sz w:val="24"/>
        </w:rPr>
        <w:t xml:space="preserve"> (including genera </w:t>
      </w:r>
      <w:proofErr w:type="spellStart"/>
      <w:r w:rsidR="00AA6923">
        <w:rPr>
          <w:rFonts w:ascii="Times New Roman" w:hAnsi="Times New Roman" w:cs="Times New Roman"/>
          <w:i/>
          <w:sz w:val="24"/>
        </w:rPr>
        <w:t>Pisaster</w:t>
      </w:r>
      <w:proofErr w:type="spellEnd"/>
      <w:r w:rsidR="00AA6923">
        <w:rPr>
          <w:rFonts w:ascii="Times New Roman" w:hAnsi="Times New Roman" w:cs="Times New Roman"/>
          <w:i/>
          <w:sz w:val="24"/>
        </w:rPr>
        <w:t>,</w:t>
      </w:r>
      <w:r w:rsidR="00CA12C2">
        <w:rPr>
          <w:rFonts w:ascii="Times New Roman" w:hAnsi="Times New Roman" w:cs="Times New Roman"/>
          <w:i/>
          <w:sz w:val="24"/>
        </w:rPr>
        <w:t xml:space="preserve"> </w:t>
      </w:r>
      <w:proofErr w:type="spellStart"/>
      <w:r w:rsidR="00CA12C2">
        <w:rPr>
          <w:rFonts w:ascii="Times New Roman" w:hAnsi="Times New Roman" w:cs="Times New Roman"/>
          <w:i/>
          <w:sz w:val="24"/>
        </w:rPr>
        <w:t>Orthaster</w:t>
      </w:r>
      <w:proofErr w:type="spellEnd"/>
      <w:r w:rsidR="00CA12C2">
        <w:rPr>
          <w:rFonts w:ascii="Times New Roman" w:hAnsi="Times New Roman" w:cs="Times New Roman"/>
          <w:i/>
          <w:sz w:val="24"/>
        </w:rPr>
        <w:t>,</w:t>
      </w:r>
      <w:r w:rsidR="00AA6923">
        <w:rPr>
          <w:rFonts w:ascii="Times New Roman" w:hAnsi="Times New Roman" w:cs="Times New Roman"/>
          <w:i/>
          <w:sz w:val="24"/>
        </w:rPr>
        <w:t xml:space="preserve"> </w:t>
      </w:r>
      <w:proofErr w:type="spellStart"/>
      <w:r w:rsidR="00AA6923" w:rsidRPr="00AA6923">
        <w:rPr>
          <w:rFonts w:ascii="Times New Roman" w:eastAsia="Times New Roman" w:hAnsi="Times New Roman" w:cs="Times New Roman"/>
          <w:i/>
          <w:iCs/>
          <w:sz w:val="24"/>
          <w:szCs w:val="24"/>
        </w:rPr>
        <w:t>Dermasterias</w:t>
      </w:r>
      <w:proofErr w:type="spellEnd"/>
      <w:r w:rsidR="00AA6923">
        <w:rPr>
          <w:rFonts w:ascii="Times New Roman" w:eastAsia="Times New Roman" w:hAnsi="Times New Roman" w:cs="Times New Roman"/>
          <w:i/>
          <w:iCs/>
          <w:sz w:val="24"/>
          <w:szCs w:val="24"/>
        </w:rPr>
        <w:t>,</w:t>
      </w:r>
      <w:r w:rsidR="00AA6923">
        <w:rPr>
          <w:rFonts w:ascii="Times New Roman" w:hAnsi="Times New Roman" w:cs="Times New Roman"/>
          <w:i/>
          <w:sz w:val="24"/>
        </w:rPr>
        <w:t xml:space="preserve"> </w:t>
      </w:r>
      <w:proofErr w:type="spellStart"/>
      <w:r w:rsidR="00AA6923">
        <w:rPr>
          <w:rFonts w:ascii="Times New Roman" w:hAnsi="Times New Roman" w:cs="Times New Roman"/>
          <w:i/>
          <w:sz w:val="24"/>
        </w:rPr>
        <w:t>Henricia</w:t>
      </w:r>
      <w:proofErr w:type="spellEnd"/>
      <w:r w:rsidR="00AA6923">
        <w:rPr>
          <w:rFonts w:ascii="Times New Roman" w:hAnsi="Times New Roman" w:cs="Times New Roman"/>
          <w:i/>
          <w:sz w:val="24"/>
        </w:rPr>
        <w:t xml:space="preserve">, </w:t>
      </w:r>
      <w:proofErr w:type="spellStart"/>
      <w:r w:rsidR="00AA6923">
        <w:rPr>
          <w:rFonts w:ascii="Times New Roman" w:hAnsi="Times New Roman" w:cs="Times New Roman"/>
          <w:i/>
          <w:sz w:val="24"/>
        </w:rPr>
        <w:t>Pychnopodia</w:t>
      </w:r>
      <w:proofErr w:type="spellEnd"/>
      <w:r w:rsidR="00AA6923">
        <w:rPr>
          <w:rFonts w:ascii="Times New Roman" w:hAnsi="Times New Roman" w:cs="Times New Roman"/>
          <w:i/>
          <w:sz w:val="24"/>
        </w:rPr>
        <w:t>)</w:t>
      </w:r>
      <w:r w:rsidR="00AA6923">
        <w:rPr>
          <w:rFonts w:ascii="Times New Roman" w:hAnsi="Times New Roman" w:cs="Times New Roman"/>
          <w:sz w:val="24"/>
        </w:rPr>
        <w:t xml:space="preserve">.  Based on sea otter diet information provided </w:t>
      </w:r>
      <w:commentRangeStart w:id="30"/>
      <w:r w:rsidR="00AA6923" w:rsidRPr="00CA12C2">
        <w:rPr>
          <w:rFonts w:ascii="Times New Roman" w:hAnsi="Times New Roman" w:cs="Times New Roman"/>
          <w:sz w:val="24"/>
          <w:highlight w:val="yellow"/>
        </w:rPr>
        <w:t>by Jesse</w:t>
      </w:r>
      <w:commentRangeEnd w:id="30"/>
      <w:r w:rsidR="000F51AE">
        <w:rPr>
          <w:rStyle w:val="CommentReference"/>
        </w:rPr>
        <w:commentReference w:id="30"/>
      </w:r>
      <w:r w:rsidR="00AA6923">
        <w:rPr>
          <w:rFonts w:ascii="Times New Roman" w:hAnsi="Times New Roman" w:cs="Times New Roman"/>
          <w:sz w:val="24"/>
        </w:rPr>
        <w:t xml:space="preserve">, we classified these groups </w:t>
      </w:r>
      <w:r w:rsidR="00CA12C2">
        <w:rPr>
          <w:rFonts w:ascii="Times New Roman" w:hAnsi="Times New Roman" w:cs="Times New Roman"/>
          <w:sz w:val="24"/>
        </w:rPr>
        <w:t>based on their frequency of occurrence in otter diets</w:t>
      </w:r>
      <w:r w:rsidR="00CA12C2" w:rsidRPr="00AF4390">
        <w:rPr>
          <w:rFonts w:ascii="Times New Roman" w:hAnsi="Times New Roman" w:cs="Times New Roman"/>
          <w:sz w:val="24"/>
          <w:highlight w:val="yellow"/>
        </w:rPr>
        <w:t>.  We identified urchins as COMMON, crab and bivalve as XXXX, and sea cucumber and sea stars as YYY prey (check categories).</w:t>
      </w:r>
      <w:r w:rsidR="00CA12C2">
        <w:rPr>
          <w:rFonts w:ascii="Times New Roman" w:hAnsi="Times New Roman" w:cs="Times New Roman"/>
          <w:sz w:val="24"/>
        </w:rPr>
        <w:t xml:space="preserve">  </w:t>
      </w:r>
    </w:p>
    <w:p w14:paraId="2494F414" w14:textId="630166BD" w:rsidR="00FB62E0" w:rsidRDefault="00547D7D" w:rsidP="009F00BB">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To examine changes in </w:t>
      </w:r>
    </w:p>
    <w:p w14:paraId="6A90312C" w14:textId="77777777" w:rsidR="009F00BB" w:rsidRPr="00142BB4" w:rsidRDefault="009F00BB" w:rsidP="009F00BB">
      <w:pPr>
        <w:spacing w:after="0" w:line="480" w:lineRule="auto"/>
        <w:ind w:firstLine="720"/>
        <w:rPr>
          <w:rFonts w:ascii="Times New Roman" w:hAnsi="Times New Roman" w:cs="Times New Roman"/>
          <w:sz w:val="24"/>
          <w:szCs w:val="24"/>
          <w:highlight w:val="yellow"/>
        </w:rPr>
      </w:pPr>
      <w:r w:rsidRPr="00142BB4">
        <w:rPr>
          <w:rFonts w:ascii="Times New Roman" w:hAnsi="Times New Roman" w:cs="Times New Roman"/>
          <w:sz w:val="24"/>
          <w:szCs w:val="24"/>
          <w:highlight w:val="yellow"/>
        </w:rPr>
        <w:t xml:space="preserve">ADDITIONAL STATS USED: </w:t>
      </w:r>
      <w:proofErr w:type="spellStart"/>
      <w:r w:rsidRPr="00142BB4">
        <w:rPr>
          <w:rFonts w:ascii="Times New Roman" w:hAnsi="Times New Roman" w:cs="Times New Roman"/>
          <w:sz w:val="24"/>
          <w:szCs w:val="24"/>
          <w:highlight w:val="yellow"/>
        </w:rPr>
        <w:t>Jameal</w:t>
      </w:r>
      <w:proofErr w:type="spellEnd"/>
      <w:r>
        <w:rPr>
          <w:rFonts w:ascii="Times New Roman" w:hAnsi="Times New Roman" w:cs="Times New Roman"/>
          <w:sz w:val="24"/>
          <w:szCs w:val="24"/>
          <w:highlight w:val="yellow"/>
        </w:rPr>
        <w:t xml:space="preserve">/Ole; trends, </w:t>
      </w:r>
      <w:proofErr w:type="spellStart"/>
      <w:r>
        <w:rPr>
          <w:rFonts w:ascii="Times New Roman" w:hAnsi="Times New Roman" w:cs="Times New Roman"/>
          <w:sz w:val="24"/>
          <w:szCs w:val="24"/>
          <w:highlight w:val="yellow"/>
        </w:rPr>
        <w:t>nMDS</w:t>
      </w:r>
      <w:proofErr w:type="spellEnd"/>
      <w:r w:rsidRPr="00142BB4">
        <w:rPr>
          <w:rFonts w:ascii="Times New Roman" w:hAnsi="Times New Roman" w:cs="Times New Roman"/>
          <w:sz w:val="24"/>
          <w:szCs w:val="24"/>
          <w:highlight w:val="yellow"/>
        </w:rPr>
        <w:t>.</w:t>
      </w:r>
    </w:p>
    <w:p w14:paraId="639874C3" w14:textId="77777777" w:rsidR="00E74200" w:rsidRDefault="00E74200" w:rsidP="00015232">
      <w:pPr>
        <w:spacing w:after="0" w:line="480" w:lineRule="auto"/>
        <w:ind w:firstLine="720"/>
        <w:rPr>
          <w:rFonts w:ascii="Times New Roman" w:hAnsi="Times New Roman" w:cs="Times New Roman"/>
          <w:sz w:val="24"/>
          <w:szCs w:val="24"/>
        </w:rPr>
      </w:pPr>
    </w:p>
    <w:p w14:paraId="02436215" w14:textId="6177B614" w:rsidR="006C337C" w:rsidRPr="0084260D" w:rsidRDefault="00332BDB" w:rsidP="0084260D">
      <w:pPr>
        <w:spacing w:before="120" w:after="0" w:line="480" w:lineRule="auto"/>
        <w:rPr>
          <w:rFonts w:ascii="Times New Roman" w:hAnsi="Times New Roman" w:cs="Times New Roman"/>
          <w:i/>
          <w:color w:val="151518"/>
          <w:sz w:val="24"/>
          <w:szCs w:val="24"/>
        </w:rPr>
      </w:pPr>
      <w:r>
        <w:rPr>
          <w:rFonts w:ascii="Times New Roman" w:hAnsi="Times New Roman" w:cs="Times New Roman"/>
          <w:i/>
          <w:color w:val="151518"/>
          <w:sz w:val="24"/>
          <w:szCs w:val="24"/>
        </w:rPr>
        <w:t>Statistical Analyses</w:t>
      </w:r>
      <w:r w:rsidR="00142BB4" w:rsidRPr="0084260D">
        <w:rPr>
          <w:rFonts w:ascii="Times New Roman" w:hAnsi="Times New Roman" w:cs="Times New Roman"/>
          <w:i/>
          <w:color w:val="151518"/>
          <w:sz w:val="24"/>
          <w:szCs w:val="24"/>
        </w:rPr>
        <w:t xml:space="preserve"> </w:t>
      </w:r>
    </w:p>
    <w:p w14:paraId="1FB63C4C" w14:textId="29584E1B" w:rsidR="0084260D"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ask if local changes in sea otter abundance resulted in subsequent changes in kelp area among the 10 focal sites, we regressed exponential trends in sea otter abundance against kelp area. We performed this analysis for the entire time-series (1989-2015) and separately for each half of the study period (1989-2001 and 2002-2015), using region and otter growth rate as fixed </w:t>
      </w:r>
      <w:r>
        <w:rPr>
          <w:rFonts w:ascii="Times New Roman" w:hAnsi="Times New Roman" w:cs="Times New Roman"/>
          <w:color w:val="151518"/>
          <w:sz w:val="24"/>
          <w:szCs w:val="24"/>
        </w:rPr>
        <w:lastRenderedPageBreak/>
        <w:t xml:space="preserve">effects. In the model with two time periods we allowed for a period </w:t>
      </w:r>
      <m:oMath>
        <m:r>
          <w:rPr>
            <w:rFonts w:ascii="Cambria Math" w:hAnsi="Cambria Math" w:cs="Times New Roman"/>
            <w:color w:val="151518"/>
            <w:sz w:val="24"/>
            <w:szCs w:val="24"/>
          </w:rPr>
          <m:t>×</m:t>
        </m:r>
      </m:oMath>
      <w:r>
        <w:rPr>
          <w:rFonts w:ascii="Times New Roman" w:hAnsi="Times New Roman" w:cs="Times New Roman"/>
          <w:color w:val="151518"/>
          <w:sz w:val="24"/>
          <w:szCs w:val="24"/>
        </w:rPr>
        <w:t xml:space="preserve"> otter growth rate interaction to ask if the </w:t>
      </w:r>
      <w:r w:rsidR="00AB29B4">
        <w:rPr>
          <w:rFonts w:ascii="Times New Roman" w:hAnsi="Times New Roman" w:cs="Times New Roman"/>
          <w:color w:val="151518"/>
          <w:sz w:val="24"/>
          <w:szCs w:val="24"/>
        </w:rPr>
        <w:t>relationship</w:t>
      </w:r>
      <w:r w:rsidR="00B44F9D">
        <w:rPr>
          <w:rFonts w:ascii="Times New Roman" w:hAnsi="Times New Roman" w:cs="Times New Roman"/>
          <w:color w:val="151518"/>
          <w:sz w:val="24"/>
          <w:szCs w:val="24"/>
        </w:rPr>
        <w:t xml:space="preserve"> between sea otters and kelp shifted between periods.</w:t>
      </w:r>
    </w:p>
    <w:p w14:paraId="3B60A53E" w14:textId="5EE994FD" w:rsidR="006C337C" w:rsidRDefault="0084260D" w:rsidP="0084260D">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assess the effect of otter abundance on the variability of kelp, we </w:t>
      </w:r>
      <w:r w:rsidR="0054174A">
        <w:rPr>
          <w:rFonts w:ascii="Times New Roman" w:hAnsi="Times New Roman" w:cs="Times New Roman"/>
          <w:color w:val="151518"/>
          <w:sz w:val="24"/>
          <w:szCs w:val="24"/>
        </w:rPr>
        <w:t xml:space="preserve">used </w:t>
      </w:r>
      <w:r w:rsidR="005A399E">
        <w:rPr>
          <w:rFonts w:ascii="Times New Roman" w:hAnsi="Times New Roman" w:cs="Times New Roman"/>
          <w:color w:val="151518"/>
          <w:sz w:val="24"/>
          <w:szCs w:val="24"/>
        </w:rPr>
        <w:t xml:space="preserve">the </w:t>
      </w:r>
      <w:r w:rsidR="0054174A">
        <w:rPr>
          <w:rFonts w:ascii="Times New Roman" w:hAnsi="Times New Roman" w:cs="Times New Roman"/>
          <w:color w:val="151518"/>
          <w:sz w:val="24"/>
          <w:szCs w:val="24"/>
        </w:rPr>
        <w:t xml:space="preserve">difference in CV at each site between periods as the response variable and Region, difference in otter abundance at each site, and CV of kelp area in the 1989-2001 period as predictors. We explored </w:t>
      </w:r>
      <w:r w:rsidR="00774C7A">
        <w:rPr>
          <w:rFonts w:ascii="Times New Roman" w:hAnsi="Times New Roman" w:cs="Times New Roman"/>
          <w:color w:val="151518"/>
          <w:sz w:val="24"/>
          <w:szCs w:val="24"/>
        </w:rPr>
        <w:t xml:space="preserve">only </w:t>
      </w:r>
      <w:r w:rsidR="0028595E">
        <w:rPr>
          <w:rFonts w:ascii="Times New Roman" w:hAnsi="Times New Roman" w:cs="Times New Roman"/>
          <w:color w:val="151518"/>
          <w:sz w:val="24"/>
          <w:szCs w:val="24"/>
        </w:rPr>
        <w:t xml:space="preserve">additive </w:t>
      </w:r>
      <w:r w:rsidR="0054174A">
        <w:rPr>
          <w:rFonts w:ascii="Times New Roman" w:hAnsi="Times New Roman" w:cs="Times New Roman"/>
          <w:color w:val="151518"/>
          <w:sz w:val="24"/>
          <w:szCs w:val="24"/>
        </w:rPr>
        <w:t xml:space="preserve">main effects </w:t>
      </w:r>
      <w:r w:rsidR="00774C7A">
        <w:rPr>
          <w:rFonts w:ascii="Times New Roman" w:hAnsi="Times New Roman" w:cs="Times New Roman"/>
          <w:color w:val="151518"/>
          <w:sz w:val="24"/>
          <w:szCs w:val="24"/>
        </w:rPr>
        <w:t xml:space="preserve">due to a sample size of 10 </w:t>
      </w:r>
      <w:r w:rsidR="0054174A">
        <w:rPr>
          <w:rFonts w:ascii="Times New Roman" w:hAnsi="Times New Roman" w:cs="Times New Roman"/>
          <w:color w:val="151518"/>
          <w:sz w:val="24"/>
          <w:szCs w:val="24"/>
        </w:rPr>
        <w:t xml:space="preserve">and selected among models </w:t>
      </w:r>
      <w:r w:rsidR="00774C7A">
        <w:rPr>
          <w:rFonts w:ascii="Times New Roman" w:hAnsi="Times New Roman" w:cs="Times New Roman"/>
          <w:color w:val="151518"/>
          <w:sz w:val="24"/>
          <w:szCs w:val="24"/>
        </w:rPr>
        <w:t xml:space="preserve">using </w:t>
      </w:r>
      <w:r w:rsidR="007D0372">
        <w:rPr>
          <w:rFonts w:ascii="Times New Roman" w:hAnsi="Times New Roman" w:cs="Times New Roman"/>
          <w:color w:val="151518"/>
          <w:sz w:val="24"/>
          <w:szCs w:val="24"/>
        </w:rPr>
        <w:t>AIC corrected for small sample sized (</w:t>
      </w:r>
      <w:proofErr w:type="spellStart"/>
      <w:r w:rsidR="007D0372">
        <w:rPr>
          <w:rFonts w:ascii="Times New Roman" w:hAnsi="Times New Roman" w:cs="Times New Roman"/>
          <w:color w:val="151518"/>
          <w:sz w:val="24"/>
          <w:szCs w:val="24"/>
        </w:rPr>
        <w:t>AICc</w:t>
      </w:r>
      <w:proofErr w:type="spellEnd"/>
      <w:r w:rsidR="007D0372">
        <w:rPr>
          <w:rFonts w:ascii="Times New Roman" w:hAnsi="Times New Roman" w:cs="Times New Roman"/>
          <w:color w:val="151518"/>
          <w:sz w:val="24"/>
          <w:szCs w:val="24"/>
        </w:rPr>
        <w:t>)</w:t>
      </w:r>
      <w:r w:rsidR="00774C7A">
        <w:rPr>
          <w:rFonts w:ascii="Times New Roman" w:hAnsi="Times New Roman" w:cs="Times New Roman"/>
          <w:color w:val="151518"/>
          <w:sz w:val="24"/>
          <w:szCs w:val="24"/>
        </w:rPr>
        <w:t>.</w:t>
      </w:r>
    </w:p>
    <w:p w14:paraId="16C685EB" w14:textId="77777777" w:rsidR="001110EE" w:rsidRDefault="001110EE" w:rsidP="0084260D">
      <w:pPr>
        <w:spacing w:before="120" w:after="0" w:line="480" w:lineRule="auto"/>
        <w:ind w:firstLine="720"/>
        <w:rPr>
          <w:rFonts w:ascii="Times New Roman" w:hAnsi="Times New Roman" w:cs="Times New Roman"/>
          <w:color w:val="151518"/>
          <w:sz w:val="24"/>
          <w:szCs w:val="24"/>
        </w:rPr>
      </w:pPr>
    </w:p>
    <w:p w14:paraId="6DF7D8C7" w14:textId="77777777" w:rsidR="001110EE" w:rsidRDefault="001110EE" w:rsidP="0084260D">
      <w:pPr>
        <w:spacing w:before="120" w:after="0" w:line="480" w:lineRule="auto"/>
        <w:ind w:firstLine="720"/>
        <w:rPr>
          <w:rFonts w:ascii="Times New Roman" w:hAnsi="Times New Roman" w:cs="Times New Roman"/>
          <w:color w:val="151518"/>
          <w:sz w:val="24"/>
          <w:szCs w:val="24"/>
        </w:rPr>
      </w:pPr>
      <w:r w:rsidRPr="001110EE">
        <w:rPr>
          <w:rFonts w:ascii="Times New Roman" w:hAnsi="Times New Roman" w:cs="Times New Roman"/>
          <w:color w:val="151518"/>
          <w:sz w:val="24"/>
          <w:szCs w:val="24"/>
          <w:highlight w:val="yellow"/>
        </w:rPr>
        <w:t>Invertebrate methods</w:t>
      </w:r>
      <w:r>
        <w:rPr>
          <w:rFonts w:ascii="Times New Roman" w:hAnsi="Times New Roman" w:cs="Times New Roman"/>
          <w:color w:val="151518"/>
          <w:sz w:val="24"/>
          <w:szCs w:val="24"/>
        </w:rPr>
        <w:t xml:space="preserve">: </w:t>
      </w:r>
    </w:p>
    <w:p w14:paraId="2294F050" w14:textId="77777777" w:rsidR="001110EE" w:rsidRDefault="001110EE" w:rsidP="001110EE">
      <w:pPr>
        <w:pStyle w:val="ListParagraph"/>
        <w:numPr>
          <w:ilvl w:val="0"/>
          <w:numId w:val="1"/>
        </w:numPr>
        <w:spacing w:before="120" w:line="480" w:lineRule="auto"/>
        <w:rPr>
          <w:rFonts w:ascii="Times New Roman" w:hAnsi="Times New Roman" w:cs="Times New Roman"/>
          <w:color w:val="151518"/>
        </w:rPr>
      </w:pPr>
      <w:r w:rsidRPr="001110EE">
        <w:rPr>
          <w:rFonts w:ascii="Times New Roman" w:hAnsi="Times New Roman" w:cs="Times New Roman"/>
          <w:color w:val="151518"/>
        </w:rPr>
        <w:t>calculating propor</w:t>
      </w:r>
      <w:r>
        <w:rPr>
          <w:rFonts w:ascii="Times New Roman" w:hAnsi="Times New Roman" w:cs="Times New Roman"/>
          <w:color w:val="151518"/>
        </w:rPr>
        <w:t>tional declines in each species (paired t-tests 1987 v. 2015),</w:t>
      </w:r>
    </w:p>
    <w:p w14:paraId="6358DE79" w14:textId="50B42174" w:rsid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calculating SD among sites 1987 v. 2015</w:t>
      </w:r>
    </w:p>
    <w:p w14:paraId="2C86F6BB" w14:textId="6A9DB7C4" w:rsidR="001110EE" w:rsidRPr="001110EE" w:rsidRDefault="001110EE" w:rsidP="001110EE">
      <w:pPr>
        <w:pStyle w:val="ListParagraph"/>
        <w:numPr>
          <w:ilvl w:val="0"/>
          <w:numId w:val="1"/>
        </w:numPr>
        <w:spacing w:before="120" w:line="480" w:lineRule="auto"/>
        <w:rPr>
          <w:rFonts w:ascii="Times New Roman" w:hAnsi="Times New Roman" w:cs="Times New Roman"/>
          <w:color w:val="151518"/>
        </w:rPr>
      </w:pPr>
      <w:r>
        <w:rPr>
          <w:rFonts w:ascii="Times New Roman" w:hAnsi="Times New Roman" w:cs="Times New Roman"/>
          <w:color w:val="151518"/>
        </w:rPr>
        <w:t>Multivariate stuff.</w:t>
      </w:r>
    </w:p>
    <w:p w14:paraId="4E8EBECE" w14:textId="77777777" w:rsidR="0028595E" w:rsidRDefault="0028595E" w:rsidP="0084260D">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Results</w:t>
      </w:r>
    </w:p>
    <w:p w14:paraId="20A2A5BB" w14:textId="27821D88" w:rsidR="00D44BB8" w:rsidRDefault="00B84F55" w:rsidP="00D44BB8">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sea otters</w:t>
      </w:r>
      <w:r w:rsidR="00863FD5">
        <w:rPr>
          <w:rFonts w:ascii="Times New Roman" w:hAnsi="Times New Roman" w:cs="Times New Roman"/>
          <w:i/>
          <w:sz w:val="24"/>
          <w:szCs w:val="24"/>
        </w:rPr>
        <w:t xml:space="preserve"> and kelp</w:t>
      </w:r>
    </w:p>
    <w:p w14:paraId="48A2C14E" w14:textId="611F61CA"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proofErr w:type="gramStart"/>
      <w:r>
        <w:rPr>
          <w:rFonts w:ascii="Times New Roman" w:hAnsi="Times New Roman" w:cs="Times New Roman"/>
          <w:sz w:val="24"/>
          <w:szCs w:val="24"/>
        </w:rPr>
        <w:t>a,c</w:t>
      </w:r>
      <w:proofErr w:type="gramEnd"/>
      <w:r>
        <w:rPr>
          <w:rFonts w:ascii="Times New Roman" w:hAnsi="Times New Roman" w:cs="Times New Roman"/>
          <w:sz w:val="24"/>
          <w:szCs w:val="24"/>
        </w:rPr>
        <w:t>,e</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863FD5">
        <w:rPr>
          <w:rFonts w:ascii="Times New Roman" w:hAnsi="Times New Roman" w:cs="Times New Roman"/>
          <w:sz w:val="24"/>
          <w:szCs w:val="24"/>
        </w:rPr>
        <w:t xml:space="preserve">In most cases, the local trend in sea otters differ substantially from the </w:t>
      </w:r>
      <w:proofErr w:type="spellStart"/>
      <w:r w:rsidR="00863FD5">
        <w:rPr>
          <w:rFonts w:ascii="Times New Roman" w:hAnsi="Times New Roman" w:cs="Times New Roman"/>
          <w:sz w:val="24"/>
          <w:szCs w:val="24"/>
        </w:rPr>
        <w:t>coastwide</w:t>
      </w:r>
      <w:proofErr w:type="spellEnd"/>
      <w:r w:rsidR="00863FD5">
        <w:rPr>
          <w:rFonts w:ascii="Times New Roman" w:hAnsi="Times New Roman" w:cs="Times New Roman"/>
          <w:sz w:val="24"/>
          <w:szCs w:val="24"/>
        </w:rPr>
        <w:t xml:space="preserve"> sea otter trend. </w:t>
      </w:r>
      <w:r w:rsidR="0046713D">
        <w:rPr>
          <w:rFonts w:ascii="Times New Roman" w:hAnsi="Times New Roman" w:cs="Times New Roman"/>
          <w:sz w:val="24"/>
          <w:szCs w:val="24"/>
        </w:rPr>
        <w:t>Near 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sea otter densities showed the greatest increase from the mid-1980s until the early 1990s before declining slightly 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84429D">
        <w:rPr>
          <w:rFonts w:ascii="Times New Roman" w:hAnsi="Times New Roman" w:cs="Times New Roman"/>
          <w:sz w:val="24"/>
          <w:szCs w:val="24"/>
        </w:rPr>
        <w:t xml:space="preserve">“central”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w:t>
      </w:r>
      <w:r w:rsidR="00E13A50">
        <w:rPr>
          <w:rFonts w:ascii="Times New Roman" w:hAnsi="Times New Roman" w:cs="Times New Roman"/>
          <w:sz w:val="24"/>
          <w:szCs w:val="24"/>
        </w:rPr>
        <w:t>including</w:t>
      </w:r>
      <w:r w:rsidR="005B503D">
        <w:rPr>
          <w:rFonts w:ascii="Times New Roman" w:hAnsi="Times New Roman" w:cs="Times New Roman"/>
          <w:sz w:val="24"/>
          <w:szCs w:val="24"/>
        </w:rPr>
        <w:t xml:space="preserve"> Anderson Point, Point of the Arches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lastRenderedPageBreak/>
        <w:t xml:space="preserve">largely </w:t>
      </w:r>
      <w:r w:rsidR="005B503D">
        <w:rPr>
          <w:rFonts w:ascii="Times New Roman" w:hAnsi="Times New Roman" w:cs="Times New Roman"/>
          <w:sz w:val="24"/>
          <w:szCs w:val="24"/>
        </w:rPr>
        <w:t>stable at densities just above those observed in 1990 (</w:t>
      </w:r>
      <w:r w:rsidR="005022BB">
        <w:rPr>
          <w:rFonts w:ascii="Times New Roman" w:hAnsi="Times New Roman" w:cs="Times New Roman"/>
          <w:sz w:val="24"/>
          <w:szCs w:val="24"/>
        </w:rPr>
        <w:t>Fig. 2</w:t>
      </w:r>
      <w:r w:rsidR="005B503D">
        <w:rPr>
          <w:rFonts w:ascii="Times New Roman" w:hAnsi="Times New Roman" w:cs="Times New Roman"/>
          <w:sz w:val="24"/>
          <w:szCs w:val="24"/>
        </w:rPr>
        <w:t>c</w:t>
      </w:r>
      <w:r w:rsidR="00804CA4">
        <w:rPr>
          <w:rFonts w:ascii="Times New Roman" w:hAnsi="Times New Roman" w:cs="Times New Roman"/>
          <w:sz w:val="24"/>
          <w:szCs w:val="24"/>
        </w:rPr>
        <w:t>, dashed line</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3C5294">
        <w:rPr>
          <w:rFonts w:ascii="Times New Roman" w:hAnsi="Times New Roman" w:cs="Times New Roman"/>
          <w:sz w:val="24"/>
          <w:szCs w:val="24"/>
        </w:rPr>
        <w:t xml:space="preserve"> density</w:t>
      </w:r>
      <w:r w:rsidR="00A33D46">
        <w:rPr>
          <w:rFonts w:ascii="Times New Roman" w:hAnsi="Times New Roman" w:cs="Times New Roman"/>
          <w:sz w:val="24"/>
          <w:szCs w:val="24"/>
        </w:rPr>
        <w:t xml:space="preserve">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5B503D">
        <w:rPr>
          <w:rFonts w:ascii="Times New Roman" w:hAnsi="Times New Roman" w:cs="Times New Roman"/>
          <w:sz w:val="24"/>
          <w:szCs w:val="24"/>
        </w:rPr>
        <w:t>e</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 xml:space="preserve">outpaced rates of increase near </w:t>
      </w:r>
      <w:proofErr w:type="spellStart"/>
      <w:r w:rsidR="0033217D">
        <w:rPr>
          <w:rFonts w:ascii="Times New Roman" w:hAnsi="Times New Roman" w:cs="Times New Roman"/>
          <w:sz w:val="24"/>
          <w:szCs w:val="24"/>
        </w:rPr>
        <w:t>Teahwhit</w:t>
      </w:r>
      <w:proofErr w:type="spellEnd"/>
      <w:r w:rsidR="0033217D">
        <w:rPr>
          <w:rFonts w:ascii="Times New Roman" w:hAnsi="Times New Roman" w:cs="Times New Roman"/>
          <w:sz w:val="24"/>
          <w:szCs w:val="24"/>
        </w:rPr>
        <w:t xml:space="preserve"> Head and Cape Johnson / Rock 305</w:t>
      </w:r>
      <w:r w:rsidR="00FA31AE">
        <w:rPr>
          <w:rFonts w:ascii="Times New Roman" w:hAnsi="Times New Roman" w:cs="Times New Roman"/>
          <w:sz w:val="24"/>
          <w:szCs w:val="24"/>
        </w:rPr>
        <w:t>.</w:t>
      </w:r>
      <w:r w:rsidR="005D0665">
        <w:rPr>
          <w:rFonts w:ascii="Times New Roman" w:hAnsi="Times New Roman" w:cs="Times New Roman"/>
          <w:sz w:val="24"/>
          <w:szCs w:val="24"/>
        </w:rPr>
        <w:t xml:space="preserve"> 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region, while sea otter abundances in the 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(Fig. 1b).</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5D0665">
        <w:rPr>
          <w:rFonts w:ascii="Times New Roman" w:hAnsi="Times New Roman" w:cs="Times New Roman"/>
          <w:sz w:val="24"/>
          <w:szCs w:val="24"/>
        </w:rPr>
        <w:t xml:space="preserve">in Figure 2e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close proximity (Fig. 1a) relative to the </w:t>
      </w:r>
      <w:r w:rsidR="007D0372">
        <w:rPr>
          <w:rFonts w:ascii="Times New Roman" w:hAnsi="Times New Roman" w:cs="Times New Roman"/>
          <w:sz w:val="24"/>
          <w:szCs w:val="24"/>
        </w:rPr>
        <w:t>kernel bandwidth used for home range estimation; see Eq.</w:t>
      </w:r>
      <w:r w:rsidR="0084429D">
        <w:rPr>
          <w:rFonts w:ascii="Times New Roman" w:hAnsi="Times New Roman" w:cs="Times New Roman"/>
          <w:sz w:val="24"/>
          <w:szCs w:val="24"/>
        </w:rPr>
        <w:t xml:space="preserve"> 1.</w:t>
      </w:r>
      <w:r w:rsidR="009C5D3E">
        <w:rPr>
          <w:rFonts w:ascii="Times New Roman" w:hAnsi="Times New Roman" w:cs="Times New Roman"/>
          <w:sz w:val="24"/>
          <w:szCs w:val="24"/>
        </w:rPr>
        <w:t>]</w:t>
      </w:r>
    </w:p>
    <w:p w14:paraId="06A7B62C" w14:textId="75410E87" w:rsidR="001B1B95" w:rsidRDefault="00316106" w:rsidP="001B1B95">
      <w:pPr>
        <w:spacing w:after="0" w:line="480" w:lineRule="auto"/>
        <w:ind w:firstLine="720"/>
        <w:rPr>
          <w:rFonts w:ascii="Times New Roman" w:hAnsi="Times New Roman" w:cs="Times New Roman"/>
          <w:sz w:val="24"/>
          <w:szCs w:val="24"/>
        </w:rPr>
      </w:pPr>
      <w:r w:rsidRPr="00C31C3A">
        <w:rPr>
          <w:rFonts w:ascii="Times New Roman" w:hAnsi="Times New Roman" w:cs="Times New Roman"/>
          <w:sz w:val="24"/>
          <w:szCs w:val="24"/>
        </w:rPr>
        <w:t>Further analysis of sea otter observations data shows that the distribution of the Olympic Coast population has shifted over time</w:t>
      </w:r>
      <w:r w:rsidR="005D6920">
        <w:rPr>
          <w:rFonts w:ascii="Times New Roman" w:hAnsi="Times New Roman" w:cs="Times New Roman"/>
          <w:sz w:val="24"/>
          <w:szCs w:val="24"/>
        </w:rPr>
        <w:t xml:space="preserve"> (see also </w:t>
      </w:r>
      <w:proofErr w:type="spellStart"/>
      <w:r w:rsidR="005D6920">
        <w:rPr>
          <w:rFonts w:ascii="Times New Roman" w:hAnsi="Times New Roman" w:cs="Times New Roman"/>
          <w:sz w:val="24"/>
          <w:szCs w:val="24"/>
        </w:rPr>
        <w:t>Jeffereies</w:t>
      </w:r>
      <w:proofErr w:type="spellEnd"/>
      <w:r w:rsidR="005D6920">
        <w:rPr>
          <w:rFonts w:ascii="Times New Roman" w:hAnsi="Times New Roman" w:cs="Times New Roman"/>
          <w:sz w:val="24"/>
          <w:szCs w:val="24"/>
        </w:rPr>
        <w:t xml:space="preserve"> and Jameson 2014)</w:t>
      </w:r>
      <w:r w:rsidRPr="00C31C3A">
        <w:rPr>
          <w:rFonts w:ascii="Times New Roman" w:hAnsi="Times New Roman"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Pr>
          <w:rFonts w:ascii="Times New Roman" w:hAnsi="Times New Roman" w:cs="Times New Roman"/>
          <w:sz w:val="24"/>
          <w:szCs w:val="24"/>
        </w:rPr>
        <w:t>near</w:t>
      </w:r>
      <w:r w:rsidRPr="00C31C3A">
        <w:rPr>
          <w:rFonts w:ascii="Times New Roman" w:hAnsi="Times New Roman" w:cs="Times New Roman"/>
          <w:sz w:val="24"/>
          <w:szCs w:val="24"/>
        </w:rPr>
        <w:t xml:space="preserve"> Destruction Island (Fig. 3). The center of gravity of the population was in the vicinity of </w:t>
      </w:r>
      <w:proofErr w:type="spellStart"/>
      <w:r w:rsidRPr="00C31C3A">
        <w:rPr>
          <w:rFonts w:ascii="Times New Roman" w:hAnsi="Times New Roman" w:cs="Times New Roman"/>
          <w:sz w:val="24"/>
          <w:szCs w:val="24"/>
        </w:rPr>
        <w:t>Teahwit</w:t>
      </w:r>
      <w:proofErr w:type="spellEnd"/>
      <w:r w:rsidRPr="00C31C3A">
        <w:rPr>
          <w:rFonts w:ascii="Times New Roman" w:hAnsi="Times New Roman" w:cs="Times New Roman"/>
          <w:sz w:val="24"/>
          <w:szCs w:val="24"/>
        </w:rPr>
        <w:t xml:space="preserve"> Head in the late 1970s, but then shifted north to the area around Cape Alava </w:t>
      </w:r>
      <w:r w:rsidR="007D0372">
        <w:rPr>
          <w:rFonts w:ascii="Times New Roman" w:hAnsi="Times New Roman" w:cs="Times New Roman"/>
          <w:sz w:val="24"/>
          <w:szCs w:val="24"/>
        </w:rPr>
        <w:t>for</w:t>
      </w:r>
      <w:r w:rsidRPr="00C31C3A">
        <w:rPr>
          <w:rFonts w:ascii="Times New Roman" w:hAnsi="Times New Roman" w:cs="Times New Roman"/>
          <w:sz w:val="24"/>
          <w:szCs w:val="24"/>
        </w:rPr>
        <w:t xml:space="preserve"> much of the 1980s and 1990s. </w:t>
      </w:r>
      <w:r w:rsidR="007D0372">
        <w:rPr>
          <w:rFonts w:ascii="Times New Roman" w:hAnsi="Times New Roman" w:cs="Times New Roman"/>
          <w:sz w:val="24"/>
          <w:szCs w:val="24"/>
        </w:rPr>
        <w:t>Starting in the</w:t>
      </w:r>
      <w:r w:rsidR="00C31C3A" w:rsidRPr="00C31C3A">
        <w:rPr>
          <w:rFonts w:ascii="Times New Roman" w:hAnsi="Times New Roman" w:cs="Times New Roman"/>
          <w:sz w:val="24"/>
          <w:szCs w:val="24"/>
        </w:rPr>
        <w:t xml:space="preserve"> late 1990s,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w:t>
      </w:r>
      <w:r w:rsidR="007D0372">
        <w:rPr>
          <w:rFonts w:ascii="Times New Roman" w:hAnsi="Times New Roman" w:cs="Times New Roman"/>
          <w:sz w:val="24"/>
          <w:szCs w:val="24"/>
        </w:rPr>
        <w:t>In recent years s</w:t>
      </w:r>
      <w:r w:rsidR="00C31C3A" w:rsidRPr="00C31C3A">
        <w:rPr>
          <w:rFonts w:ascii="Times New Roman" w:hAnsi="Times New Roman" w:cs="Times New Roman"/>
          <w:sz w:val="24"/>
          <w:szCs w:val="24"/>
        </w:rPr>
        <w:t xml:space="preserve">ea otter observations </w:t>
      </w:r>
      <w:r w:rsidR="007D0372">
        <w:rPr>
          <w:rFonts w:ascii="Times New Roman" w:hAnsi="Times New Roman" w:cs="Times New Roman"/>
          <w:sz w:val="24"/>
          <w:szCs w:val="24"/>
        </w:rPr>
        <w:t xml:space="preserve">are </w:t>
      </w:r>
      <w:r w:rsidR="00C31C3A" w:rsidRPr="00C31C3A">
        <w:rPr>
          <w:rFonts w:ascii="Times New Roman" w:hAnsi="Times New Roman" w:cs="Times New Roman"/>
          <w:sz w:val="24"/>
          <w:szCs w:val="24"/>
        </w:rPr>
        <w:t>rare inside the Strait of Juan de Fuca (Fig. 3</w:t>
      </w:r>
      <w:r w:rsidR="007D0372">
        <w:rPr>
          <w:rFonts w:ascii="Times New Roman" w:hAnsi="Times New Roman" w:cs="Times New Roman"/>
          <w:sz w:val="24"/>
          <w:szCs w:val="24"/>
        </w:rPr>
        <w:t xml:space="preserve">, above dashed line) and rare near </w:t>
      </w:r>
      <w:r w:rsidR="00C31C3A" w:rsidRPr="00C31C3A">
        <w:rPr>
          <w:rFonts w:ascii="Times New Roman" w:hAnsi="Times New Roman" w:cs="Times New Roman"/>
          <w:sz w:val="24"/>
          <w:szCs w:val="24"/>
        </w:rPr>
        <w:t>Point Grenville</w:t>
      </w:r>
      <w:r w:rsidR="007D0372">
        <w:rPr>
          <w:rFonts w:ascii="Times New Roman" w:hAnsi="Times New Roman" w:cs="Times New Roman"/>
          <w:sz w:val="24"/>
          <w:szCs w:val="24"/>
        </w:rPr>
        <w:t xml:space="preserve"> in the far south but common at most point in between (Fig. 3)</w:t>
      </w:r>
      <w:r w:rsidR="00C31C3A" w:rsidRPr="00C31C3A">
        <w:rPr>
          <w:rFonts w:ascii="Times New Roman" w:hAnsi="Times New Roman" w:cs="Times New Roman"/>
          <w:sz w:val="24"/>
          <w:szCs w:val="24"/>
        </w:rPr>
        <w:t xml:space="preserve">. </w:t>
      </w:r>
    </w:p>
    <w:p w14:paraId="34E09CC5" w14:textId="6AD6A145" w:rsidR="0076083F" w:rsidRDefault="00E367A0" w:rsidP="00D21A85">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O</w:t>
      </w:r>
      <w:r w:rsidR="00F61DFC">
        <w:rPr>
          <w:rFonts w:ascii="Times New Roman" w:hAnsi="Times New Roman" w:cs="Times New Roman"/>
          <w:sz w:val="24"/>
          <w:szCs w:val="24"/>
        </w:rPr>
        <w:t>verstory</w:t>
      </w:r>
      <w:proofErr w:type="spellEnd"/>
      <w:r w:rsidR="00F61DFC">
        <w:rPr>
          <w:rFonts w:ascii="Times New Roman" w:hAnsi="Times New Roman" w:cs="Times New Roman"/>
          <w:sz w:val="24"/>
          <w:szCs w:val="24"/>
        </w:rPr>
        <w:t xml:space="preserve"> </w:t>
      </w:r>
      <w:r w:rsidR="00E66F6B">
        <w:rPr>
          <w:rFonts w:ascii="Times New Roman" w:hAnsi="Times New Roman" w:cs="Times New Roman"/>
          <w:sz w:val="24"/>
          <w:szCs w:val="24"/>
        </w:rPr>
        <w:t xml:space="preserve">kelp canopy </w:t>
      </w:r>
      <w:r>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w:t>
      </w:r>
      <w:proofErr w:type="gramStart"/>
      <w:r w:rsidR="00E66F6B">
        <w:rPr>
          <w:rFonts w:ascii="Times New Roman" w:hAnsi="Times New Roman" w:cs="Times New Roman"/>
          <w:sz w:val="24"/>
          <w:szCs w:val="24"/>
        </w:rPr>
        <w:t>b,d</w:t>
      </w:r>
      <w:proofErr w:type="gramEnd"/>
      <w:r w:rsidR="00E66F6B">
        <w:rPr>
          <w:rFonts w:ascii="Times New Roman" w:hAnsi="Times New Roman" w:cs="Times New Roman"/>
          <w:sz w:val="24"/>
          <w:szCs w:val="24"/>
        </w:rPr>
        <w:t>,</w:t>
      </w:r>
      <w:r w:rsidR="00531481">
        <w:rPr>
          <w:rFonts w:ascii="Times New Roman" w:hAnsi="Times New Roman" w:cs="Times New Roman"/>
          <w:sz w:val="24"/>
          <w:szCs w:val="24"/>
        </w:rPr>
        <w:t>f</w:t>
      </w:r>
      <w:r w:rsidR="00E66F6B">
        <w:rPr>
          <w:rFonts w:ascii="Times New Roman" w:hAnsi="Times New Roman" w:cs="Times New Roman"/>
          <w:sz w:val="24"/>
          <w:szCs w:val="24"/>
        </w:rPr>
        <w:t>).</w:t>
      </w:r>
      <w:r w:rsidR="00863FD5">
        <w:rPr>
          <w:rFonts w:ascii="Times New Roman" w:hAnsi="Times New Roman" w:cs="Times New Roman"/>
          <w:sz w:val="24"/>
          <w:szCs w:val="24"/>
        </w:rPr>
        <w:t xml:space="preserve"> Kelp area showed substantial </w:t>
      </w:r>
      <w:proofErr w:type="spellStart"/>
      <w:r w:rsidR="00863FD5">
        <w:rPr>
          <w:rFonts w:ascii="Times New Roman" w:hAnsi="Times New Roman" w:cs="Times New Roman"/>
          <w:sz w:val="24"/>
          <w:szCs w:val="24"/>
        </w:rPr>
        <w:t>interannual</w:t>
      </w:r>
      <w:proofErr w:type="spellEnd"/>
      <w:r w:rsidR="00863FD5">
        <w:rPr>
          <w:rFonts w:ascii="Times New Roman" w:hAnsi="Times New Roman" w:cs="Times New Roman"/>
          <w:sz w:val="24"/>
          <w:szCs w:val="24"/>
        </w:rPr>
        <w:t xml:space="preserve"> variation both at the individual sites and the </w:t>
      </w:r>
      <w:proofErr w:type="spellStart"/>
      <w:r w:rsidR="00863FD5">
        <w:rPr>
          <w:rFonts w:ascii="Times New Roman" w:hAnsi="Times New Roman" w:cs="Times New Roman"/>
          <w:sz w:val="24"/>
          <w:szCs w:val="24"/>
        </w:rPr>
        <w:t>coastwide</w:t>
      </w:r>
      <w:proofErr w:type="spellEnd"/>
      <w:r w:rsidR="00863FD5">
        <w:rPr>
          <w:rFonts w:ascii="Times New Roman" w:hAnsi="Times New Roman" w:cs="Times New Roman"/>
          <w:sz w:val="24"/>
          <w:szCs w:val="24"/>
        </w:rPr>
        <w:t xml:space="preserve"> scale. While the area of kelp in absolute </w:t>
      </w:r>
      <w:r w:rsidR="00863FD5">
        <w:rPr>
          <w:rFonts w:ascii="Times New Roman" w:hAnsi="Times New Roman" w:cs="Times New Roman"/>
          <w:sz w:val="24"/>
          <w:szCs w:val="24"/>
        </w:rPr>
        <w:lastRenderedPageBreak/>
        <w:t>terms varied substantially among sites within a region (Table XXX), kelp trends varied predominantly by region within the Olympic coast.</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At the furthest north sites, </w:t>
      </w:r>
      <w:r w:rsidR="006E335D">
        <w:rPr>
          <w:rFonts w:ascii="Times New Roman" w:hAnsi="Times New Roman" w:cs="Times New Roman"/>
          <w:sz w:val="24"/>
          <w:szCs w:val="24"/>
        </w:rPr>
        <w:t>kelp area indices</w:t>
      </w:r>
      <w:r w:rsidR="009A608F">
        <w:rPr>
          <w:rFonts w:ascii="Times New Roman" w:hAnsi="Times New Roman" w:cs="Times New Roman"/>
          <w:sz w:val="24"/>
          <w:szCs w:val="24"/>
        </w:rPr>
        <w:t xml:space="preserve"> showed </w:t>
      </w:r>
      <w:r>
        <w:rPr>
          <w:rFonts w:ascii="Times New Roman" w:hAnsi="Times New Roman" w:cs="Times New Roman"/>
          <w:sz w:val="24"/>
          <w:szCs w:val="24"/>
        </w:rPr>
        <w:t>no clear long-term trends</w:t>
      </w:r>
      <w:r w:rsidR="00863FD5">
        <w:rPr>
          <w:rFonts w:ascii="Times New Roman" w:hAnsi="Times New Roman" w:cs="Times New Roman"/>
          <w:sz w:val="24"/>
          <w:szCs w:val="24"/>
        </w:rPr>
        <w:t xml:space="preserve"> but with notably higher </w:t>
      </w:r>
      <w:proofErr w:type="spellStart"/>
      <w:r w:rsidR="00863FD5">
        <w:rPr>
          <w:rFonts w:ascii="Times New Roman" w:hAnsi="Times New Roman" w:cs="Times New Roman"/>
          <w:sz w:val="24"/>
          <w:szCs w:val="24"/>
        </w:rPr>
        <w:t>interannual</w:t>
      </w:r>
      <w:proofErr w:type="spellEnd"/>
      <w:r w:rsidR="00863FD5">
        <w:rPr>
          <w:rFonts w:ascii="Times New Roman" w:hAnsi="Times New Roman" w:cs="Times New Roman"/>
          <w:sz w:val="24"/>
          <w:szCs w:val="24"/>
        </w:rPr>
        <w:t xml:space="preserve"> variability at </w:t>
      </w:r>
      <w:proofErr w:type="spellStart"/>
      <w:r w:rsidR="009A608F">
        <w:rPr>
          <w:rFonts w:ascii="Times New Roman" w:hAnsi="Times New Roman" w:cs="Times New Roman"/>
          <w:sz w:val="24"/>
          <w:szCs w:val="24"/>
        </w:rPr>
        <w:t>Tatoosh</w:t>
      </w:r>
      <w:proofErr w:type="spellEnd"/>
      <w:r w:rsidR="009A608F">
        <w:rPr>
          <w:rFonts w:ascii="Times New Roman" w:hAnsi="Times New Roman" w:cs="Times New Roman"/>
          <w:sz w:val="24"/>
          <w:szCs w:val="24"/>
        </w:rPr>
        <w:t xml:space="preserve"> Island </w:t>
      </w:r>
      <w:r w:rsidR="00863FD5">
        <w:rPr>
          <w:rFonts w:ascii="Times New Roman" w:hAnsi="Times New Roman" w:cs="Times New Roman"/>
          <w:sz w:val="24"/>
          <w:szCs w:val="24"/>
        </w:rPr>
        <w:t>than</w:t>
      </w:r>
      <w:r w:rsidR="009A608F">
        <w:rPr>
          <w:rFonts w:ascii="Times New Roman" w:hAnsi="Times New Roman" w:cs="Times New Roman"/>
          <w:sz w:val="24"/>
          <w:szCs w:val="24"/>
        </w:rPr>
        <w:t xml:space="preserve"> </w:t>
      </w:r>
      <w:proofErr w:type="spellStart"/>
      <w:r w:rsidR="009A608F">
        <w:rPr>
          <w:rFonts w:ascii="Times New Roman" w:hAnsi="Times New Roman" w:cs="Times New Roman"/>
          <w:sz w:val="24"/>
          <w:szCs w:val="24"/>
        </w:rPr>
        <w:t>Neah</w:t>
      </w:r>
      <w:proofErr w:type="spellEnd"/>
      <w:r w:rsidR="009A608F">
        <w:rPr>
          <w:rFonts w:ascii="Times New Roman" w:hAnsi="Times New Roman" w:cs="Times New Roman"/>
          <w:sz w:val="24"/>
          <w:szCs w:val="24"/>
        </w:rPr>
        <w:t xml:space="preserve"> Bay and </w:t>
      </w:r>
      <w:proofErr w:type="spellStart"/>
      <w:r w:rsidR="009A608F">
        <w:rPr>
          <w:rFonts w:ascii="Times New Roman" w:hAnsi="Times New Roman" w:cs="Times New Roman"/>
          <w:sz w:val="24"/>
          <w:szCs w:val="24"/>
        </w:rPr>
        <w:t>Chibadehl</w:t>
      </w:r>
      <w:proofErr w:type="spellEnd"/>
      <w:r w:rsidR="009A608F">
        <w:rPr>
          <w:rFonts w:ascii="Times New Roman" w:hAnsi="Times New Roman" w:cs="Times New Roman"/>
          <w:sz w:val="24"/>
          <w:szCs w:val="24"/>
        </w:rPr>
        <w:t xml:space="preserve"> Rocks inside the Strait of Juan</w:t>
      </w:r>
      <w:r w:rsidR="00863FD5">
        <w:rPr>
          <w:rFonts w:ascii="Times New Roman" w:hAnsi="Times New Roman" w:cs="Times New Roman"/>
          <w:sz w:val="24"/>
          <w:szCs w:val="24"/>
        </w:rPr>
        <w:t xml:space="preserve"> de Fuca (Fig. 2b; note that </w:t>
      </w:r>
      <w:proofErr w:type="spellStart"/>
      <w:r w:rsidR="00531481">
        <w:rPr>
          <w:rFonts w:ascii="Times New Roman" w:hAnsi="Times New Roman" w:cs="Times New Roman"/>
          <w:sz w:val="24"/>
          <w:szCs w:val="24"/>
        </w:rPr>
        <w:t>Neah</w:t>
      </w:r>
      <w:proofErr w:type="spellEnd"/>
      <w:r w:rsidR="00531481">
        <w:rPr>
          <w:rFonts w:ascii="Times New Roman" w:hAnsi="Times New Roman" w:cs="Times New Roman"/>
          <w:sz w:val="24"/>
          <w:szCs w:val="24"/>
        </w:rPr>
        <w:t xml:space="preserve"> Bay and </w:t>
      </w:r>
      <w:proofErr w:type="spellStart"/>
      <w:r w:rsidR="00531481">
        <w:rPr>
          <w:rFonts w:ascii="Times New Roman" w:hAnsi="Times New Roman" w:cs="Times New Roman"/>
          <w:sz w:val="24"/>
          <w:szCs w:val="24"/>
        </w:rPr>
        <w:t>Chibadehl</w:t>
      </w:r>
      <w:proofErr w:type="spellEnd"/>
      <w:r w:rsidR="00531481">
        <w:rPr>
          <w:rFonts w:ascii="Times New Roman" w:hAnsi="Times New Roman" w:cs="Times New Roman"/>
          <w:sz w:val="24"/>
          <w:szCs w:val="24"/>
        </w:rPr>
        <w:t xml:space="preserve"> Rocks are in the same kelp monitoring </w:t>
      </w:r>
      <w:r w:rsidR="007D0372">
        <w:rPr>
          <w:rFonts w:ascii="Times New Roman" w:hAnsi="Times New Roman" w:cs="Times New Roman"/>
          <w:sz w:val="24"/>
          <w:szCs w:val="24"/>
        </w:rPr>
        <w:t>strata</w:t>
      </w:r>
      <w:r w:rsidR="00531481">
        <w:rPr>
          <w:rFonts w:ascii="Times New Roman" w:hAnsi="Times New Roman" w:cs="Times New Roman"/>
          <w:sz w:val="24"/>
          <w:szCs w:val="24"/>
        </w:rPr>
        <w:t xml:space="preserve"> (Fig. 1a)</w:t>
      </w:r>
      <w:r w:rsidR="00863FD5">
        <w:rPr>
          <w:rFonts w:ascii="Times New Roman" w:hAnsi="Times New Roman" w:cs="Times New Roman"/>
          <w:sz w:val="24"/>
          <w:szCs w:val="24"/>
        </w:rPr>
        <w:t xml:space="preserve">, and thus share a </w:t>
      </w:r>
      <w:r w:rsidR="007D0372">
        <w:rPr>
          <w:rFonts w:ascii="Times New Roman" w:hAnsi="Times New Roman" w:cs="Times New Roman"/>
          <w:sz w:val="24"/>
          <w:szCs w:val="24"/>
        </w:rPr>
        <w:t xml:space="preserve">single </w:t>
      </w:r>
      <w:r w:rsidR="00863FD5">
        <w:rPr>
          <w:rFonts w:ascii="Times New Roman" w:hAnsi="Times New Roman" w:cs="Times New Roman"/>
          <w:sz w:val="24"/>
          <w:szCs w:val="24"/>
        </w:rPr>
        <w:t>kelp time-series).</w:t>
      </w:r>
      <w:r w:rsidR="00531481">
        <w:rPr>
          <w:rFonts w:ascii="Times New Roman" w:hAnsi="Times New Roman" w:cs="Times New Roman"/>
          <w:sz w:val="24"/>
          <w:szCs w:val="24"/>
        </w:rPr>
        <w:t xml:space="preserve">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differences between sites (Fig. 2d)</w:t>
      </w:r>
      <w:r w:rsidR="00863FD5">
        <w:rPr>
          <w:rFonts w:ascii="Times New Roman" w:hAnsi="Times New Roman" w:cs="Times New Roman"/>
          <w:sz w:val="24"/>
          <w:szCs w:val="24"/>
        </w:rPr>
        <w:t xml:space="preserve"> with</w:t>
      </w:r>
      <w:r w:rsidR="003372E1">
        <w:rPr>
          <w:rFonts w:ascii="Times New Roman" w:hAnsi="Times New Roman" w:cs="Times New Roman"/>
          <w:sz w:val="24"/>
          <w:szCs w:val="24"/>
        </w:rPr>
        <w:t xml:space="preserve"> canopy area at Cape Alava increasing from 1989 to 2000 before stabilizing and possibly declining in recent years, while Point of the Arches and Anderson Point experienced decreases in the early 1990s before following a qualitative pattern similar to Cape Alava. </w:t>
      </w:r>
      <w:r w:rsidR="00863FD5">
        <w:rPr>
          <w:rFonts w:ascii="Times New Roman" w:hAnsi="Times New Roman" w:cs="Times New Roman"/>
          <w:sz w:val="24"/>
          <w:szCs w:val="24"/>
        </w:rPr>
        <w:t xml:space="preserve"> </w:t>
      </w:r>
      <w:commentRangeStart w:id="31"/>
      <w:r w:rsidR="00863FD5">
        <w:rPr>
          <w:rFonts w:ascii="Times New Roman" w:hAnsi="Times New Roman" w:cs="Times New Roman"/>
          <w:sz w:val="24"/>
          <w:szCs w:val="24"/>
        </w:rPr>
        <w:t>This is likely in part due to and interaction between total kelp area are each site and measurement error – Cape A</w:t>
      </w:r>
      <w:r w:rsidR="00D21A85">
        <w:rPr>
          <w:rFonts w:ascii="Times New Roman" w:hAnsi="Times New Roman" w:cs="Times New Roman"/>
          <w:sz w:val="24"/>
          <w:szCs w:val="24"/>
        </w:rPr>
        <w:t xml:space="preserve">lava is a very large kelp bed (average </w:t>
      </w:r>
      <w:r w:rsidR="00863FD5">
        <w:rPr>
          <w:rFonts w:ascii="Times New Roman" w:hAnsi="Times New Roman" w:cs="Times New Roman"/>
          <w:sz w:val="24"/>
          <w:szCs w:val="24"/>
        </w:rPr>
        <w:t>1</w:t>
      </w:r>
      <w:r w:rsidR="00D21A85">
        <w:rPr>
          <w:rFonts w:ascii="Times New Roman" w:hAnsi="Times New Roman" w:cs="Times New Roman"/>
          <w:sz w:val="24"/>
          <w:szCs w:val="24"/>
        </w:rPr>
        <w:t>61</w:t>
      </w:r>
      <w:r w:rsidR="00863FD5">
        <w:rPr>
          <w:rFonts w:ascii="Times New Roman" w:hAnsi="Times New Roman" w:cs="Times New Roman"/>
          <w:sz w:val="24"/>
          <w:szCs w:val="24"/>
        </w:rPr>
        <w:t xml:space="preserve"> ha) whereas the other two sites are on the order of 10</w:t>
      </w:r>
      <w:r w:rsidR="00D21A85">
        <w:rPr>
          <w:rFonts w:ascii="Times New Roman" w:hAnsi="Times New Roman" w:cs="Times New Roman"/>
          <w:sz w:val="24"/>
          <w:szCs w:val="24"/>
        </w:rPr>
        <w:t xml:space="preserve"> </w:t>
      </w:r>
      <w:r w:rsidR="00863FD5">
        <w:rPr>
          <w:rFonts w:ascii="Times New Roman" w:hAnsi="Times New Roman" w:cs="Times New Roman"/>
          <w:sz w:val="24"/>
          <w:szCs w:val="24"/>
        </w:rPr>
        <w:t>ha (Table XXX).</w:t>
      </w:r>
      <w:commentRangeEnd w:id="31"/>
      <w:r w:rsidR="007D0372">
        <w:rPr>
          <w:rStyle w:val="CommentReference"/>
        </w:rPr>
        <w:commentReference w:id="31"/>
      </w:r>
      <w:r w:rsidR="00863FD5">
        <w:rPr>
          <w:rFonts w:ascii="Times New Roman" w:hAnsi="Times New Roman" w:cs="Times New Roman"/>
          <w:sz w:val="24"/>
          <w:szCs w:val="24"/>
        </w:rPr>
        <w:t xml:space="preserve"> The index of canopy area</w:t>
      </w:r>
      <w:r w:rsidR="003372E1">
        <w:rPr>
          <w:rFonts w:ascii="Times New Roman" w:hAnsi="Times New Roman" w:cs="Times New Roman"/>
          <w:sz w:val="24"/>
          <w:szCs w:val="24"/>
        </w:rPr>
        <w:t xml:space="preserve"> at Cape Alava was far less variable than the other two central sites</w:t>
      </w:r>
      <w:r w:rsidR="00223D08">
        <w:rPr>
          <w:rFonts w:ascii="Times New Roman" w:hAnsi="Times New Roman" w:cs="Times New Roman"/>
          <w:sz w:val="24"/>
          <w:szCs w:val="24"/>
        </w:rPr>
        <w:t xml:space="preserve">. </w:t>
      </w:r>
      <w:r w:rsidR="00A14C05">
        <w:rPr>
          <w:rFonts w:ascii="Times New Roman" w:hAnsi="Times New Roman" w:cs="Times New Roman"/>
          <w:sz w:val="24"/>
          <w:szCs w:val="24"/>
        </w:rPr>
        <w:t>At t</w:t>
      </w:r>
      <w:r w:rsidR="000B22EB">
        <w:rPr>
          <w:rFonts w:ascii="Times New Roman" w:hAnsi="Times New Roman" w:cs="Times New Roman"/>
          <w:sz w:val="24"/>
          <w:szCs w:val="24"/>
        </w:rPr>
        <w:t>he southerly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with the central region (Fig. 2d), there were some differences in the signs of short-term trends across the four southern sites early in the time series, although the degree of </w:t>
      </w:r>
      <w:proofErr w:type="spellStart"/>
      <w:r w:rsidR="00531481">
        <w:rPr>
          <w:rFonts w:ascii="Times New Roman" w:hAnsi="Times New Roman" w:cs="Times New Roman"/>
          <w:sz w:val="24"/>
          <w:szCs w:val="24"/>
        </w:rPr>
        <w:t>interannual</w:t>
      </w:r>
      <w:proofErr w:type="spellEnd"/>
      <w:r w:rsidR="00531481">
        <w:rPr>
          <w:rFonts w:ascii="Times New Roman" w:hAnsi="Times New Roman" w:cs="Times New Roman"/>
          <w:sz w:val="24"/>
          <w:szCs w:val="24"/>
        </w:rPr>
        <w:t xml:space="preserve"> variability was fairly consistent across the sites</w:t>
      </w:r>
      <w:r w:rsidR="000B22EB">
        <w:rPr>
          <w:rFonts w:ascii="Times New Roman" w:hAnsi="Times New Roman" w:cs="Times New Roman"/>
          <w:sz w:val="24"/>
          <w:szCs w:val="24"/>
        </w:rPr>
        <w:t xml:space="preserve">. </w:t>
      </w:r>
    </w:p>
    <w:p w14:paraId="03092D72" w14:textId="77777777" w:rsidR="006A10D8" w:rsidRDefault="006A10D8" w:rsidP="00E53822">
      <w:pPr>
        <w:spacing w:before="120" w:after="0" w:line="480" w:lineRule="auto"/>
        <w:rPr>
          <w:rFonts w:ascii="Times New Roman" w:hAnsi="Times New Roman" w:cs="Times New Roman"/>
          <w:i/>
          <w:sz w:val="24"/>
          <w:szCs w:val="24"/>
        </w:rPr>
      </w:pPr>
    </w:p>
    <w:p w14:paraId="0965DEE6" w14:textId="4456141D" w:rsidR="005E690A" w:rsidRDefault="00EF0972" w:rsidP="00E53822">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 xml:space="preserve">Connections between sea otters, invertebrates, and </w:t>
      </w:r>
      <w:r w:rsidR="006A10D8">
        <w:rPr>
          <w:rFonts w:ascii="Times New Roman" w:hAnsi="Times New Roman" w:cs="Times New Roman"/>
          <w:i/>
          <w:sz w:val="24"/>
          <w:szCs w:val="24"/>
        </w:rPr>
        <w:t>kelp</w:t>
      </w:r>
    </w:p>
    <w:p w14:paraId="69C3C380" w14:textId="523B5F8E" w:rsidR="001C6B10" w:rsidRPr="001C6B10" w:rsidRDefault="00EB67E6" w:rsidP="001C6B10">
      <w:pPr>
        <w:spacing w:before="120" w:after="0" w:line="480" w:lineRule="auto"/>
        <w:rPr>
          <w:rFonts w:ascii="Times New Roman" w:hAnsi="Times New Roman" w:cs="Times New Roman"/>
          <w:sz w:val="24"/>
          <w:szCs w:val="24"/>
        </w:rPr>
      </w:pPr>
      <w:r w:rsidRPr="00EB67E6">
        <w:rPr>
          <w:rFonts w:ascii="Times New Roman" w:hAnsi="Times New Roman" w:cs="Times New Roman"/>
          <w:sz w:val="24"/>
          <w:szCs w:val="24"/>
        </w:rPr>
        <w:t xml:space="preserve">We detected </w:t>
      </w:r>
      <w:r w:rsidR="005D6920">
        <w:rPr>
          <w:rFonts w:ascii="Times New Roman" w:hAnsi="Times New Roman" w:cs="Times New Roman"/>
          <w:sz w:val="24"/>
          <w:szCs w:val="24"/>
        </w:rPr>
        <w:t xml:space="preserve">differences </w:t>
      </w:r>
      <w:r w:rsidR="00866B9D">
        <w:rPr>
          <w:rFonts w:ascii="Times New Roman" w:hAnsi="Times New Roman" w:cs="Times New Roman"/>
          <w:sz w:val="24"/>
          <w:szCs w:val="24"/>
        </w:rPr>
        <w:t xml:space="preserve">in the </w:t>
      </w:r>
      <w:r w:rsidR="00CD19C9">
        <w:rPr>
          <w:rFonts w:ascii="Times New Roman" w:hAnsi="Times New Roman" w:cs="Times New Roman"/>
          <w:sz w:val="24"/>
          <w:szCs w:val="24"/>
        </w:rPr>
        <w:t>kelp growth rate betw</w:t>
      </w:r>
      <w:r w:rsidR="00AA3FD2">
        <w:rPr>
          <w:rFonts w:ascii="Times New Roman" w:hAnsi="Times New Roman" w:cs="Times New Roman"/>
          <w:sz w:val="24"/>
          <w:szCs w:val="24"/>
        </w:rPr>
        <w:t>een period</w:t>
      </w:r>
      <w:r w:rsidR="00EF0972">
        <w:rPr>
          <w:rFonts w:ascii="Times New Roman" w:hAnsi="Times New Roman" w:cs="Times New Roman"/>
          <w:sz w:val="24"/>
          <w:szCs w:val="24"/>
        </w:rPr>
        <w:t>s</w:t>
      </w:r>
      <w:r w:rsidR="00AA3FD2">
        <w:rPr>
          <w:rFonts w:ascii="Times New Roman" w:hAnsi="Times New Roman" w:cs="Times New Roman"/>
          <w:sz w:val="24"/>
          <w:szCs w:val="24"/>
        </w:rPr>
        <w:t xml:space="preserve"> with 2002-15 having</w:t>
      </w:r>
      <w:r w:rsidR="00CD19C9">
        <w:rPr>
          <w:rFonts w:ascii="Times New Roman" w:hAnsi="Times New Roman" w:cs="Times New Roman"/>
          <w:sz w:val="24"/>
          <w:szCs w:val="24"/>
        </w:rPr>
        <w:t xml:space="preserve"> </w:t>
      </w:r>
      <w:r w:rsidR="00D21A85">
        <w:rPr>
          <w:rFonts w:ascii="Times New Roman" w:hAnsi="Times New Roman" w:cs="Times New Roman"/>
          <w:sz w:val="24"/>
          <w:szCs w:val="24"/>
        </w:rPr>
        <w:t>approximately</w:t>
      </w:r>
      <w:r w:rsidR="00CD19C9">
        <w:rPr>
          <w:rFonts w:ascii="Times New Roman" w:hAnsi="Times New Roman" w:cs="Times New Roman"/>
          <w:sz w:val="24"/>
          <w:szCs w:val="24"/>
        </w:rPr>
        <w:t xml:space="preserve"> 5% reduced growth rate from the 1989-2002 period (difference between periods of 0.053, p =0.012</w:t>
      </w:r>
      <w:r w:rsidR="0059708B">
        <w:rPr>
          <w:rFonts w:ascii="Times New Roman" w:hAnsi="Times New Roman" w:cs="Times New Roman"/>
          <w:sz w:val="24"/>
          <w:szCs w:val="24"/>
        </w:rPr>
        <w:t>; Fig. 3</w:t>
      </w:r>
      <w:r w:rsidR="00CD19C9">
        <w:rPr>
          <w:rFonts w:ascii="Times New Roman" w:hAnsi="Times New Roman" w:cs="Times New Roman"/>
          <w:sz w:val="24"/>
          <w:szCs w:val="24"/>
        </w:rPr>
        <w:t>)</w:t>
      </w:r>
      <w:r w:rsidR="002C1F54">
        <w:rPr>
          <w:rFonts w:ascii="Times New Roman" w:hAnsi="Times New Roman" w:cs="Times New Roman"/>
          <w:sz w:val="24"/>
          <w:szCs w:val="24"/>
        </w:rPr>
        <w:t xml:space="preserve">.  While the temporal effect is </w:t>
      </w:r>
      <w:proofErr w:type="spellStart"/>
      <w:r w:rsidR="006A10D8">
        <w:rPr>
          <w:rFonts w:ascii="Times New Roman" w:hAnsi="Times New Roman" w:cs="Times New Roman"/>
          <w:sz w:val="24"/>
          <w:szCs w:val="24"/>
        </w:rPr>
        <w:t>intruiging</w:t>
      </w:r>
      <w:proofErr w:type="spellEnd"/>
      <w:r w:rsidR="002C1F54">
        <w:rPr>
          <w:rFonts w:ascii="Times New Roman" w:hAnsi="Times New Roman" w:cs="Times New Roman"/>
          <w:sz w:val="24"/>
          <w:szCs w:val="24"/>
        </w:rPr>
        <w:t xml:space="preserve">, more interesting is </w:t>
      </w:r>
      <w:r w:rsidR="00DC5900">
        <w:rPr>
          <w:rFonts w:ascii="Times New Roman" w:hAnsi="Times New Roman" w:cs="Times New Roman"/>
          <w:sz w:val="24"/>
          <w:szCs w:val="24"/>
        </w:rPr>
        <w:t xml:space="preserve">the </w:t>
      </w:r>
      <w:r w:rsidR="00F21E8C">
        <w:rPr>
          <w:rFonts w:ascii="Times New Roman" w:hAnsi="Times New Roman" w:cs="Times New Roman"/>
          <w:sz w:val="24"/>
          <w:szCs w:val="24"/>
        </w:rPr>
        <w:t xml:space="preserve">interaction </w:t>
      </w:r>
      <w:r w:rsidR="00CD19C9">
        <w:rPr>
          <w:rFonts w:ascii="Times New Roman" w:hAnsi="Times New Roman" w:cs="Times New Roman"/>
          <w:sz w:val="24"/>
          <w:szCs w:val="24"/>
        </w:rPr>
        <w:t xml:space="preserve">between </w:t>
      </w:r>
      <w:r w:rsidR="002C1F54">
        <w:rPr>
          <w:rFonts w:ascii="Times New Roman" w:hAnsi="Times New Roman" w:cs="Times New Roman"/>
          <w:sz w:val="24"/>
          <w:szCs w:val="24"/>
        </w:rPr>
        <w:t xml:space="preserve">sea </w:t>
      </w:r>
      <w:r w:rsidR="00CD19C9">
        <w:rPr>
          <w:rFonts w:ascii="Times New Roman" w:hAnsi="Times New Roman" w:cs="Times New Roman"/>
          <w:sz w:val="24"/>
          <w:szCs w:val="24"/>
        </w:rPr>
        <w:t>otter</w:t>
      </w:r>
      <w:r w:rsidR="002C1F54">
        <w:rPr>
          <w:rFonts w:ascii="Times New Roman" w:hAnsi="Times New Roman" w:cs="Times New Roman"/>
          <w:sz w:val="24"/>
          <w:szCs w:val="24"/>
        </w:rPr>
        <w:t xml:space="preserve"> </w:t>
      </w:r>
      <w:r w:rsidR="006A10D8">
        <w:rPr>
          <w:rFonts w:ascii="Times New Roman" w:hAnsi="Times New Roman" w:cs="Times New Roman"/>
          <w:sz w:val="24"/>
          <w:szCs w:val="24"/>
        </w:rPr>
        <w:t>growth rate, with both an estimated positive effect of sea otter growth rate on kelp during the earlier period (point estimate of slope = 0.28</w:t>
      </w:r>
      <w:r w:rsidR="006654D6">
        <w:rPr>
          <w:rFonts w:ascii="Times New Roman" w:hAnsi="Times New Roman" w:cs="Times New Roman"/>
          <w:sz w:val="24"/>
          <w:szCs w:val="24"/>
        </w:rPr>
        <w:t>5</w:t>
      </w:r>
      <w:r w:rsidR="006A10D8">
        <w:rPr>
          <w:rFonts w:ascii="Times New Roman" w:hAnsi="Times New Roman" w:cs="Times New Roman"/>
          <w:sz w:val="24"/>
          <w:szCs w:val="24"/>
        </w:rPr>
        <w:t xml:space="preserve">) and a negative </w:t>
      </w:r>
      <w:r w:rsidR="006A10D8">
        <w:rPr>
          <w:rFonts w:ascii="Times New Roman" w:hAnsi="Times New Roman" w:cs="Times New Roman"/>
          <w:sz w:val="24"/>
          <w:szCs w:val="24"/>
        </w:rPr>
        <w:lastRenderedPageBreak/>
        <w:t xml:space="preserve">effect of sea otters during the later period (point estimate </w:t>
      </w:r>
      <w:proofErr w:type="gramStart"/>
      <w:r w:rsidR="006654D6">
        <w:rPr>
          <w:rFonts w:ascii="Times New Roman" w:hAnsi="Times New Roman" w:cs="Times New Roman"/>
          <w:sz w:val="24"/>
          <w:szCs w:val="24"/>
        </w:rPr>
        <w:t xml:space="preserve">= </w:t>
      </w:r>
      <w:r w:rsidR="006A10D8">
        <w:rPr>
          <w:rFonts w:ascii="Times New Roman" w:hAnsi="Times New Roman" w:cs="Times New Roman"/>
          <w:sz w:val="24"/>
          <w:szCs w:val="24"/>
        </w:rPr>
        <w:t xml:space="preserve"> </w:t>
      </w:r>
      <w:r w:rsidR="006654D6">
        <w:rPr>
          <w:rFonts w:ascii="Times New Roman" w:hAnsi="Times New Roman" w:cs="Times New Roman"/>
          <w:sz w:val="24"/>
          <w:szCs w:val="24"/>
        </w:rPr>
        <w:t>-</w:t>
      </w:r>
      <w:proofErr w:type="gramEnd"/>
      <w:r w:rsidR="006654D6">
        <w:rPr>
          <w:rFonts w:ascii="Times New Roman" w:hAnsi="Times New Roman" w:cs="Times New Roman"/>
          <w:sz w:val="24"/>
          <w:szCs w:val="24"/>
        </w:rPr>
        <w:t>0.507</w:t>
      </w:r>
      <w:r w:rsidR="006A10D8">
        <w:rPr>
          <w:rFonts w:ascii="Times New Roman" w:hAnsi="Times New Roman" w:cs="Times New Roman"/>
          <w:sz w:val="24"/>
          <w:szCs w:val="24"/>
        </w:rPr>
        <w:t xml:space="preserve">; interaction term </w:t>
      </w:r>
      <w:r w:rsidR="006A10D8" w:rsidRPr="006A10D8">
        <w:rPr>
          <w:rFonts w:ascii="Times New Roman" w:hAnsi="Times New Roman" w:cs="Times New Roman"/>
          <w:i/>
          <w:sz w:val="24"/>
          <w:szCs w:val="24"/>
          <w:u w:val="single"/>
        </w:rPr>
        <w:t>p</w:t>
      </w:r>
      <w:r w:rsidR="006A10D8">
        <w:rPr>
          <w:rFonts w:ascii="Times New Roman" w:hAnsi="Times New Roman" w:cs="Times New Roman"/>
          <w:sz w:val="24"/>
          <w:szCs w:val="24"/>
        </w:rPr>
        <w:t xml:space="preserve"> = 0.045).</w:t>
      </w:r>
      <w:r w:rsidR="006654D6">
        <w:rPr>
          <w:rFonts w:ascii="Times New Roman" w:hAnsi="Times New Roman" w:cs="Times New Roman"/>
          <w:sz w:val="24"/>
          <w:szCs w:val="24"/>
        </w:rPr>
        <w:t xml:space="preserve">  There was no support for regional variation in kelp growth after accounting for the effect of sea otters (</w:t>
      </w:r>
      <w:r w:rsidR="006654D6" w:rsidRPr="008750BC">
        <w:rPr>
          <w:rFonts w:ascii="Times New Roman" w:hAnsi="Times New Roman" w:cs="Times New Roman"/>
          <w:i/>
          <w:sz w:val="24"/>
          <w:szCs w:val="24"/>
        </w:rPr>
        <w:t>p</w:t>
      </w:r>
      <w:r w:rsidR="006654D6">
        <w:rPr>
          <w:rFonts w:ascii="Times New Roman" w:hAnsi="Times New Roman" w:cs="Times New Roman"/>
          <w:sz w:val="24"/>
          <w:szCs w:val="24"/>
        </w:rPr>
        <w:t xml:space="preserve"> = 0.128).  The model considering a single period found no effect of sea otters on kelp (</w:t>
      </w:r>
      <w:r w:rsidR="006654D6">
        <w:rPr>
          <w:rFonts w:ascii="Times New Roman" w:hAnsi="Times New Roman" w:cs="Times New Roman"/>
          <w:i/>
          <w:sz w:val="24"/>
          <w:szCs w:val="24"/>
        </w:rPr>
        <w:t>p =</w:t>
      </w:r>
      <w:r w:rsidR="006654D6">
        <w:rPr>
          <w:rFonts w:ascii="Times New Roman" w:hAnsi="Times New Roman" w:cs="Times New Roman"/>
          <w:sz w:val="24"/>
          <w:szCs w:val="24"/>
        </w:rPr>
        <w:t xml:space="preserve"> 0.40) but differences</w:t>
      </w:r>
      <w:r w:rsidR="0087767F">
        <w:rPr>
          <w:rFonts w:ascii="Times New Roman" w:hAnsi="Times New Roman" w:cs="Times New Roman"/>
          <w:sz w:val="24"/>
          <w:szCs w:val="24"/>
        </w:rPr>
        <w:t xml:space="preserve"> in ke</w:t>
      </w:r>
      <w:r w:rsidR="002834A5">
        <w:rPr>
          <w:rFonts w:ascii="Times New Roman" w:hAnsi="Times New Roman" w:cs="Times New Roman"/>
          <w:sz w:val="24"/>
          <w:szCs w:val="24"/>
        </w:rPr>
        <w:t>l</w:t>
      </w:r>
      <w:r w:rsidR="0087767F">
        <w:rPr>
          <w:rFonts w:ascii="Times New Roman" w:hAnsi="Times New Roman" w:cs="Times New Roman"/>
          <w:sz w:val="24"/>
          <w:szCs w:val="24"/>
        </w:rPr>
        <w:t>p growth</w:t>
      </w:r>
      <w:r w:rsidR="006654D6">
        <w:rPr>
          <w:rFonts w:ascii="Times New Roman" w:hAnsi="Times New Roman" w:cs="Times New Roman"/>
          <w:sz w:val="24"/>
          <w:szCs w:val="24"/>
        </w:rPr>
        <w:t xml:space="preserve"> </w:t>
      </w:r>
      <w:r w:rsidR="002834A5">
        <w:rPr>
          <w:rFonts w:ascii="Times New Roman" w:hAnsi="Times New Roman" w:cs="Times New Roman"/>
          <w:sz w:val="24"/>
          <w:szCs w:val="24"/>
        </w:rPr>
        <w:t xml:space="preserve">rate </w:t>
      </w:r>
      <w:r w:rsidR="006654D6">
        <w:rPr>
          <w:rFonts w:ascii="Times New Roman" w:hAnsi="Times New Roman" w:cs="Times New Roman"/>
          <w:sz w:val="24"/>
          <w:szCs w:val="24"/>
        </w:rPr>
        <w:t>among regions (</w:t>
      </w:r>
      <w:r w:rsidR="006654D6">
        <w:rPr>
          <w:rFonts w:ascii="Times New Roman" w:hAnsi="Times New Roman" w:cs="Times New Roman"/>
          <w:i/>
          <w:sz w:val="24"/>
          <w:szCs w:val="24"/>
        </w:rPr>
        <w:t xml:space="preserve">p = </w:t>
      </w:r>
      <w:r w:rsidR="006654D6" w:rsidRPr="006654D6">
        <w:rPr>
          <w:rFonts w:ascii="Times New Roman" w:hAnsi="Times New Roman" w:cs="Times New Roman"/>
          <w:sz w:val="24"/>
          <w:szCs w:val="24"/>
        </w:rPr>
        <w:t>0.024</w:t>
      </w:r>
      <w:r w:rsidR="006654D6">
        <w:rPr>
          <w:rFonts w:ascii="Times New Roman" w:hAnsi="Times New Roman" w:cs="Times New Roman"/>
          <w:i/>
          <w:sz w:val="24"/>
          <w:szCs w:val="24"/>
        </w:rPr>
        <w:t>)</w:t>
      </w:r>
      <w:r w:rsidR="005B7857">
        <w:rPr>
          <w:rFonts w:ascii="Times New Roman" w:hAnsi="Times New Roman" w:cs="Times New Roman"/>
          <w:i/>
          <w:sz w:val="24"/>
          <w:szCs w:val="24"/>
        </w:rPr>
        <w:t>.</w:t>
      </w:r>
      <w:r w:rsidR="0087767F">
        <w:rPr>
          <w:rFonts w:ascii="Times New Roman" w:hAnsi="Times New Roman" w:cs="Times New Roman"/>
          <w:i/>
          <w:sz w:val="24"/>
          <w:szCs w:val="24"/>
        </w:rPr>
        <w:t xml:space="preserve"> </w:t>
      </w:r>
      <w:r w:rsidR="0087767F" w:rsidRPr="0087767F">
        <w:rPr>
          <w:rFonts w:ascii="Times New Roman" w:hAnsi="Times New Roman" w:cs="Times New Roman"/>
          <w:sz w:val="24"/>
          <w:szCs w:val="24"/>
        </w:rPr>
        <w:t>This</w:t>
      </w:r>
      <w:r w:rsidR="0087767F">
        <w:rPr>
          <w:rFonts w:ascii="Times New Roman" w:hAnsi="Times New Roman" w:cs="Times New Roman"/>
          <w:sz w:val="24"/>
          <w:szCs w:val="24"/>
        </w:rPr>
        <w:t xml:space="preserve"> result shows </w:t>
      </w:r>
      <w:r w:rsidR="005568F0">
        <w:rPr>
          <w:rFonts w:ascii="Times New Roman" w:hAnsi="Times New Roman" w:cs="Times New Roman"/>
          <w:sz w:val="24"/>
          <w:szCs w:val="24"/>
        </w:rPr>
        <w:t xml:space="preserve">how the temporal </w:t>
      </w:r>
      <w:r w:rsidR="00C65B61">
        <w:rPr>
          <w:rFonts w:ascii="Times New Roman" w:hAnsi="Times New Roman" w:cs="Times New Roman"/>
          <w:sz w:val="24"/>
          <w:szCs w:val="24"/>
        </w:rPr>
        <w:t xml:space="preserve">context substantively alters the interpretation of </w:t>
      </w:r>
      <w:r w:rsidR="009B5122">
        <w:rPr>
          <w:rFonts w:ascii="Times New Roman" w:hAnsi="Times New Roman" w:cs="Times New Roman"/>
          <w:sz w:val="24"/>
          <w:szCs w:val="24"/>
        </w:rPr>
        <w:t xml:space="preserve">mechanisms driving kelp </w:t>
      </w:r>
      <w:commentRangeStart w:id="32"/>
      <w:r w:rsidR="009B5122">
        <w:rPr>
          <w:rFonts w:ascii="Times New Roman" w:hAnsi="Times New Roman" w:cs="Times New Roman"/>
          <w:sz w:val="24"/>
          <w:szCs w:val="24"/>
        </w:rPr>
        <w:t>growth</w:t>
      </w:r>
      <w:commentRangeEnd w:id="32"/>
      <w:r w:rsidR="001C6B10">
        <w:rPr>
          <w:rStyle w:val="CommentReference"/>
        </w:rPr>
        <w:commentReference w:id="32"/>
      </w:r>
      <w:r w:rsidR="009B5122">
        <w:rPr>
          <w:rFonts w:ascii="Times New Roman" w:hAnsi="Times New Roman" w:cs="Times New Roman"/>
          <w:sz w:val="24"/>
          <w:szCs w:val="24"/>
        </w:rPr>
        <w:t>.</w:t>
      </w:r>
    </w:p>
    <w:p w14:paraId="7B77B694" w14:textId="6E8D2F69" w:rsidR="00D65AF5" w:rsidRDefault="003536A3" w:rsidP="009762D4">
      <w:pPr>
        <w:spacing w:before="12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After accounting for changes in kelp growth rates, </w:t>
      </w:r>
      <w:r w:rsidR="002C122D">
        <w:rPr>
          <w:rFonts w:ascii="Times New Roman" w:hAnsi="Times New Roman" w:cs="Times New Roman"/>
          <w:sz w:val="24"/>
          <w:szCs w:val="24"/>
        </w:rPr>
        <w:t xml:space="preserve">the </w:t>
      </w:r>
      <w:r w:rsidR="0036255F">
        <w:rPr>
          <w:rFonts w:ascii="Times New Roman" w:hAnsi="Times New Roman" w:cs="Times New Roman"/>
          <w:sz w:val="24"/>
          <w:szCs w:val="24"/>
        </w:rPr>
        <w:t xml:space="preserve">variability </w:t>
      </w:r>
      <w:r w:rsidR="002C122D">
        <w:rPr>
          <w:rFonts w:ascii="Times New Roman" w:hAnsi="Times New Roman" w:cs="Times New Roman"/>
          <w:sz w:val="24"/>
          <w:szCs w:val="24"/>
        </w:rPr>
        <w:t xml:space="preserve">in kelp area </w:t>
      </w:r>
      <w:r w:rsidR="00106D92">
        <w:rPr>
          <w:rFonts w:ascii="Times New Roman" w:hAnsi="Times New Roman" w:cs="Times New Roman"/>
          <w:sz w:val="24"/>
          <w:szCs w:val="24"/>
        </w:rPr>
        <w:t xml:space="preserve">declined at most sites between the </w:t>
      </w:r>
      <w:proofErr w:type="gramStart"/>
      <w:r w:rsidR="00106D92">
        <w:rPr>
          <w:rFonts w:ascii="Times New Roman" w:hAnsi="Times New Roman" w:cs="Times New Roman"/>
          <w:sz w:val="24"/>
          <w:szCs w:val="24"/>
        </w:rPr>
        <w:t>two time</w:t>
      </w:r>
      <w:proofErr w:type="gramEnd"/>
      <w:r w:rsidR="00106D92">
        <w:rPr>
          <w:rFonts w:ascii="Times New Roman" w:hAnsi="Times New Roman" w:cs="Times New Roman"/>
          <w:sz w:val="24"/>
          <w:szCs w:val="24"/>
        </w:rPr>
        <w:t xml:space="preserve"> periods </w:t>
      </w:r>
      <w:r w:rsidR="00DC5900">
        <w:rPr>
          <w:rFonts w:ascii="Times New Roman" w:hAnsi="Times New Roman" w:cs="Times New Roman"/>
          <w:sz w:val="24"/>
          <w:szCs w:val="24"/>
        </w:rPr>
        <w:t>(</w:t>
      </w:r>
      <w:r w:rsidR="009F52CD">
        <w:rPr>
          <w:rFonts w:ascii="Times New Roman" w:hAnsi="Times New Roman" w:cs="Times New Roman"/>
          <w:sz w:val="24"/>
          <w:szCs w:val="24"/>
        </w:rPr>
        <w:t xml:space="preserve">Fig. 5). Specifically, </w:t>
      </w:r>
      <w:r w:rsidR="00D24F14">
        <w:rPr>
          <w:rFonts w:ascii="Times New Roman" w:hAnsi="Times New Roman" w:cs="Times New Roman"/>
          <w:sz w:val="24"/>
          <w:szCs w:val="24"/>
        </w:rPr>
        <w:t xml:space="preserve">bootstrapped estimates of CV showed </w:t>
      </w:r>
      <w:r w:rsidR="00AF5154">
        <w:rPr>
          <w:rFonts w:ascii="Times New Roman" w:hAnsi="Times New Roman" w:cs="Times New Roman"/>
          <w:sz w:val="24"/>
          <w:szCs w:val="24"/>
        </w:rPr>
        <w:t>all sites but one (</w:t>
      </w:r>
      <w:proofErr w:type="spellStart"/>
      <w:r w:rsidR="00AF5154">
        <w:rPr>
          <w:rFonts w:ascii="Times New Roman" w:hAnsi="Times New Roman" w:cs="Times New Roman"/>
          <w:sz w:val="24"/>
          <w:szCs w:val="24"/>
        </w:rPr>
        <w:t>Tatoosh</w:t>
      </w:r>
      <w:proofErr w:type="spellEnd"/>
      <w:r w:rsidR="00AF5154">
        <w:rPr>
          <w:rFonts w:ascii="Times New Roman" w:hAnsi="Times New Roman" w:cs="Times New Roman"/>
          <w:sz w:val="24"/>
          <w:szCs w:val="24"/>
        </w:rPr>
        <w:t xml:space="preserve"> Is.) </w:t>
      </w:r>
      <w:r w:rsidR="00D24F14">
        <w:rPr>
          <w:rFonts w:ascii="Times New Roman" w:hAnsi="Times New Roman" w:cs="Times New Roman"/>
          <w:sz w:val="24"/>
          <w:szCs w:val="24"/>
        </w:rPr>
        <w:t>d</w:t>
      </w:r>
      <w:r w:rsidR="00AF5154">
        <w:rPr>
          <w:rFonts w:ascii="Times New Roman" w:hAnsi="Times New Roman" w:cs="Times New Roman"/>
          <w:sz w:val="24"/>
          <w:szCs w:val="24"/>
        </w:rPr>
        <w:t>ecline</w:t>
      </w:r>
      <w:r w:rsidR="00D24F14">
        <w:rPr>
          <w:rFonts w:ascii="Times New Roman" w:hAnsi="Times New Roman" w:cs="Times New Roman"/>
          <w:sz w:val="24"/>
          <w:szCs w:val="24"/>
        </w:rPr>
        <w:t xml:space="preserve">d </w:t>
      </w:r>
      <w:r w:rsidR="00106D92">
        <w:rPr>
          <w:rFonts w:ascii="Times New Roman" w:hAnsi="Times New Roman" w:cs="Times New Roman"/>
          <w:sz w:val="24"/>
          <w:szCs w:val="24"/>
        </w:rPr>
        <w:t xml:space="preserve">between the </w:t>
      </w:r>
      <w:proofErr w:type="gramStart"/>
      <w:r w:rsidR="00106D92">
        <w:rPr>
          <w:rFonts w:ascii="Times New Roman" w:hAnsi="Times New Roman" w:cs="Times New Roman"/>
          <w:sz w:val="24"/>
          <w:szCs w:val="24"/>
        </w:rPr>
        <w:t>two time</w:t>
      </w:r>
      <w:proofErr w:type="gramEnd"/>
      <w:r w:rsidR="00106D92">
        <w:rPr>
          <w:rFonts w:ascii="Times New Roman" w:hAnsi="Times New Roman" w:cs="Times New Roman"/>
          <w:sz w:val="24"/>
          <w:szCs w:val="24"/>
        </w:rPr>
        <w:t xml:space="preserve"> periods, though the magnitude of decline varied substantially by region. </w:t>
      </w:r>
      <w:r w:rsidR="00BB338B">
        <w:rPr>
          <w:rFonts w:ascii="Times New Roman" w:hAnsi="Times New Roman" w:cs="Times New Roman"/>
          <w:sz w:val="24"/>
          <w:szCs w:val="24"/>
        </w:rPr>
        <w:t xml:space="preserve"> </w:t>
      </w:r>
      <w:r w:rsidR="00961156">
        <w:rPr>
          <w:rFonts w:ascii="Times New Roman" w:hAnsi="Times New Roman" w:cs="Times New Roman"/>
          <w:sz w:val="24"/>
          <w:szCs w:val="24"/>
        </w:rPr>
        <w:t xml:space="preserve">The three northern sites had virtually no change in </w:t>
      </w:r>
      <w:r w:rsidR="00106D92">
        <w:rPr>
          <w:rFonts w:ascii="Times New Roman" w:hAnsi="Times New Roman" w:cs="Times New Roman"/>
          <w:sz w:val="24"/>
          <w:szCs w:val="24"/>
        </w:rPr>
        <w:t>CV (changes of</w:t>
      </w:r>
      <w:r w:rsidR="00BB338B">
        <w:rPr>
          <w:rFonts w:ascii="Times New Roman" w:hAnsi="Times New Roman" w:cs="Times New Roman"/>
          <w:sz w:val="24"/>
          <w:szCs w:val="24"/>
        </w:rPr>
        <w:t xml:space="preserve"> less than </w:t>
      </w:r>
      <m:oMath>
        <m:r>
          <w:rPr>
            <w:rFonts w:ascii="Cambria Math" w:hAnsi="Cambria Math" w:cs="Times New Roman"/>
            <w:sz w:val="24"/>
            <w:szCs w:val="24"/>
          </w:rPr>
          <m:t>±</m:t>
        </m:r>
      </m:oMath>
      <w:r w:rsidR="00106D92">
        <w:rPr>
          <w:rFonts w:ascii="Times New Roman" w:hAnsi="Times New Roman" w:cs="Times New Roman"/>
          <w:sz w:val="24"/>
          <w:szCs w:val="24"/>
        </w:rPr>
        <w:t xml:space="preserve">0.05 for all sites), the southern sites showed substantial </w:t>
      </w:r>
      <w:r w:rsidR="00BB338B">
        <w:rPr>
          <w:rFonts w:ascii="Times New Roman" w:hAnsi="Times New Roman" w:cs="Times New Roman"/>
          <w:sz w:val="24"/>
          <w:szCs w:val="24"/>
        </w:rPr>
        <w:t xml:space="preserve">declines in CV </w:t>
      </w:r>
      <w:r w:rsidR="0049066F">
        <w:rPr>
          <w:rFonts w:ascii="Times New Roman" w:hAnsi="Times New Roman" w:cs="Times New Roman"/>
          <w:sz w:val="24"/>
          <w:szCs w:val="24"/>
        </w:rPr>
        <w:t>(declines of 0.1</w:t>
      </w:r>
      <w:r w:rsidR="00AA3FD2">
        <w:rPr>
          <w:rFonts w:ascii="Times New Roman" w:hAnsi="Times New Roman" w:cs="Times New Roman"/>
          <w:sz w:val="24"/>
          <w:szCs w:val="24"/>
        </w:rPr>
        <w:t>75 to 0.694</w:t>
      </w:r>
      <w:r w:rsidR="00106D92">
        <w:rPr>
          <w:rFonts w:ascii="Times New Roman" w:hAnsi="Times New Roman" w:cs="Times New Roman"/>
          <w:sz w:val="24"/>
          <w:szCs w:val="24"/>
        </w:rPr>
        <w:t>), and the</w:t>
      </w:r>
      <w:r w:rsidR="00AE44DD">
        <w:rPr>
          <w:rFonts w:ascii="Times New Roman" w:hAnsi="Times New Roman" w:cs="Times New Roman"/>
          <w:sz w:val="24"/>
          <w:szCs w:val="24"/>
        </w:rPr>
        <w:t xml:space="preserve"> central region also showed declines in CV but with </w:t>
      </w:r>
      <w:r w:rsidR="00106D92">
        <w:rPr>
          <w:rFonts w:ascii="Times New Roman" w:hAnsi="Times New Roman" w:cs="Times New Roman"/>
          <w:sz w:val="24"/>
          <w:szCs w:val="24"/>
        </w:rPr>
        <w:t xml:space="preserve">differences </w:t>
      </w:r>
      <w:r w:rsidR="00AE44DD">
        <w:rPr>
          <w:rFonts w:ascii="Times New Roman" w:hAnsi="Times New Roman" w:cs="Times New Roman"/>
          <w:sz w:val="24"/>
          <w:szCs w:val="24"/>
        </w:rPr>
        <w:t>among sites (</w:t>
      </w:r>
      <w:r w:rsidR="004A19CD">
        <w:rPr>
          <w:rFonts w:ascii="Times New Roman" w:hAnsi="Times New Roman" w:cs="Times New Roman"/>
          <w:sz w:val="24"/>
          <w:szCs w:val="24"/>
        </w:rPr>
        <w:t>declines</w:t>
      </w:r>
      <w:r w:rsidR="00AE44DD">
        <w:rPr>
          <w:rFonts w:ascii="Times New Roman" w:hAnsi="Times New Roman" w:cs="Times New Roman"/>
          <w:sz w:val="24"/>
          <w:szCs w:val="24"/>
        </w:rPr>
        <w:t xml:space="preserve"> of 0.03</w:t>
      </w:r>
      <w:r w:rsidR="00AA3FD2">
        <w:rPr>
          <w:rFonts w:ascii="Times New Roman" w:hAnsi="Times New Roman" w:cs="Times New Roman"/>
          <w:sz w:val="24"/>
          <w:szCs w:val="24"/>
        </w:rPr>
        <w:t>3</w:t>
      </w:r>
      <w:r w:rsidR="00AE44DD">
        <w:rPr>
          <w:rFonts w:ascii="Times New Roman" w:hAnsi="Times New Roman" w:cs="Times New Roman"/>
          <w:sz w:val="24"/>
          <w:szCs w:val="24"/>
        </w:rPr>
        <w:t>, 0.3</w:t>
      </w:r>
      <w:r w:rsidR="00AA3FD2">
        <w:rPr>
          <w:rFonts w:ascii="Times New Roman" w:hAnsi="Times New Roman" w:cs="Times New Roman"/>
          <w:sz w:val="24"/>
          <w:szCs w:val="24"/>
        </w:rPr>
        <w:t>43</w:t>
      </w:r>
      <w:r w:rsidR="00AE44DD">
        <w:rPr>
          <w:rFonts w:ascii="Times New Roman" w:hAnsi="Times New Roman" w:cs="Times New Roman"/>
          <w:sz w:val="24"/>
          <w:szCs w:val="24"/>
        </w:rPr>
        <w:t xml:space="preserve">, and </w:t>
      </w:r>
      <w:r w:rsidR="00D24F14">
        <w:rPr>
          <w:rFonts w:ascii="Times New Roman" w:hAnsi="Times New Roman" w:cs="Times New Roman"/>
          <w:sz w:val="24"/>
          <w:szCs w:val="24"/>
        </w:rPr>
        <w:t>0.351, for Cape Alava, Anderson Point, and Point of the Arches, respectively</w:t>
      </w:r>
      <w:r w:rsidR="00106D92">
        <w:rPr>
          <w:rFonts w:ascii="Times New Roman" w:hAnsi="Times New Roman" w:cs="Times New Roman"/>
          <w:sz w:val="24"/>
          <w:szCs w:val="24"/>
        </w:rPr>
        <w:t>).  For most sites, these are large, biologically significant</w:t>
      </w:r>
      <w:r w:rsidR="00667ACD">
        <w:rPr>
          <w:rFonts w:ascii="Times New Roman" w:hAnsi="Times New Roman" w:cs="Times New Roman"/>
          <w:sz w:val="24"/>
          <w:szCs w:val="24"/>
        </w:rPr>
        <w:t>,</w:t>
      </w:r>
      <w:r w:rsidR="00106D92">
        <w:rPr>
          <w:rFonts w:ascii="Times New Roman" w:hAnsi="Times New Roman" w:cs="Times New Roman"/>
          <w:sz w:val="24"/>
          <w:szCs w:val="24"/>
        </w:rPr>
        <w:t xml:space="preserve"> changes in kelp variability</w:t>
      </w:r>
      <w:r w:rsidR="009762D4">
        <w:rPr>
          <w:rFonts w:ascii="Times New Roman" w:hAnsi="Times New Roman" w:cs="Times New Roman"/>
          <w:sz w:val="24"/>
          <w:szCs w:val="24"/>
        </w:rPr>
        <w:t xml:space="preserve">. </w:t>
      </w:r>
      <w:commentRangeStart w:id="33"/>
      <w:r w:rsidR="001A6CCE">
        <w:rPr>
          <w:rFonts w:ascii="Times New Roman" w:hAnsi="Times New Roman" w:cs="Times New Roman"/>
          <w:sz w:val="24"/>
          <w:szCs w:val="24"/>
        </w:rPr>
        <w:t>L</w:t>
      </w:r>
      <w:r w:rsidR="00AB651E">
        <w:rPr>
          <w:rFonts w:ascii="Times New Roman" w:hAnsi="Times New Roman" w:cs="Times New Roman"/>
          <w:sz w:val="24"/>
          <w:szCs w:val="24"/>
        </w:rPr>
        <w:t xml:space="preserve">inear </w:t>
      </w:r>
      <w:commentRangeEnd w:id="33"/>
      <w:r w:rsidR="007D1754">
        <w:rPr>
          <w:rStyle w:val="CommentReference"/>
        </w:rPr>
        <w:commentReference w:id="33"/>
      </w:r>
      <w:r w:rsidR="00AB651E">
        <w:rPr>
          <w:rFonts w:ascii="Times New Roman" w:hAnsi="Times New Roman" w:cs="Times New Roman"/>
          <w:sz w:val="24"/>
          <w:szCs w:val="24"/>
        </w:rPr>
        <w:t xml:space="preserve">models </w:t>
      </w:r>
      <w:r w:rsidR="001A6CCE">
        <w:rPr>
          <w:rFonts w:ascii="Times New Roman" w:hAnsi="Times New Roman" w:cs="Times New Roman"/>
          <w:sz w:val="24"/>
          <w:szCs w:val="24"/>
        </w:rPr>
        <w:t xml:space="preserve">showed that </w:t>
      </w:r>
      <w:r w:rsidR="007D1754">
        <w:rPr>
          <w:rFonts w:ascii="Times New Roman" w:hAnsi="Times New Roman" w:cs="Times New Roman"/>
          <w:sz w:val="24"/>
          <w:szCs w:val="24"/>
        </w:rPr>
        <w:t xml:space="preserve">including </w:t>
      </w:r>
      <w:r w:rsidR="001A6CCE">
        <w:rPr>
          <w:rFonts w:ascii="Times New Roman" w:hAnsi="Times New Roman" w:cs="Times New Roman"/>
          <w:sz w:val="24"/>
          <w:szCs w:val="24"/>
        </w:rPr>
        <w:t>kelp CV in 1989-2001</w:t>
      </w:r>
      <w:r w:rsidR="00D65AF5">
        <w:rPr>
          <w:rFonts w:ascii="Times New Roman" w:hAnsi="Times New Roman" w:cs="Times New Roman"/>
          <w:sz w:val="24"/>
          <w:szCs w:val="24"/>
        </w:rPr>
        <w:t xml:space="preserve"> </w:t>
      </w:r>
      <w:r w:rsidR="007D1754">
        <w:rPr>
          <w:rFonts w:ascii="Times New Roman" w:hAnsi="Times New Roman" w:cs="Times New Roman"/>
          <w:sz w:val="24"/>
          <w:szCs w:val="24"/>
        </w:rPr>
        <w:t xml:space="preserve">alone </w:t>
      </w:r>
      <w:r w:rsidR="00D65AF5">
        <w:rPr>
          <w:rFonts w:ascii="Times New Roman" w:hAnsi="Times New Roman" w:cs="Times New Roman"/>
          <w:sz w:val="24"/>
          <w:szCs w:val="24"/>
        </w:rPr>
        <w:t>best predicted t</w:t>
      </w:r>
      <w:r w:rsidR="007D1754">
        <w:rPr>
          <w:rFonts w:ascii="Times New Roman" w:hAnsi="Times New Roman" w:cs="Times New Roman"/>
          <w:sz w:val="24"/>
          <w:szCs w:val="24"/>
        </w:rPr>
        <w:t>he change in CV between periods (</w:t>
      </w:r>
      <m:oMath>
        <m:r>
          <m:rPr>
            <m:sty m:val="p"/>
          </m:rPr>
          <w:rPr>
            <w:rFonts w:ascii="Cambria Math" w:hAnsi="Cambria Math" w:cs="Times New Roman"/>
            <w:sz w:val="24"/>
            <w:szCs w:val="24"/>
          </w:rPr>
          <m:t>Δ</m:t>
        </m:r>
        <m:r>
          <w:rPr>
            <w:rFonts w:ascii="Cambria Math" w:hAnsi="Cambria Math" w:cs="Times New Roman"/>
            <w:sz w:val="24"/>
            <w:szCs w:val="24"/>
          </w:rPr>
          <m:t>AICc=0,</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0.54).  Sites with high CV in the </w:t>
      </w:r>
      <w:proofErr w:type="gramStart"/>
      <w:r w:rsidR="008874C1">
        <w:rPr>
          <w:rFonts w:ascii="Times New Roman" w:eastAsiaTheme="minorEastAsia" w:hAnsi="Times New Roman" w:cs="Times New Roman"/>
          <w:sz w:val="24"/>
          <w:szCs w:val="24"/>
        </w:rPr>
        <w:t>first time</w:t>
      </w:r>
      <w:proofErr w:type="gramEnd"/>
      <w:r w:rsidR="008874C1">
        <w:rPr>
          <w:rFonts w:ascii="Times New Roman" w:eastAsiaTheme="minorEastAsia" w:hAnsi="Times New Roman" w:cs="Times New Roman"/>
          <w:sz w:val="24"/>
          <w:szCs w:val="24"/>
        </w:rPr>
        <w:t xml:space="preserve"> period reduced CV in the second.  The only other model with a small amount of statistical </w:t>
      </w:r>
      <w:r w:rsidR="004B1ABF">
        <w:rPr>
          <w:rFonts w:ascii="Times New Roman" w:eastAsiaTheme="minorEastAsia" w:hAnsi="Times New Roman" w:cs="Times New Roman"/>
          <w:sz w:val="24"/>
          <w:szCs w:val="24"/>
        </w:rPr>
        <w:t>support</w:t>
      </w:r>
      <w:r w:rsidR="008874C1">
        <w:rPr>
          <w:rFonts w:ascii="Times New Roman" w:eastAsiaTheme="minorEastAsia" w:hAnsi="Times New Roman" w:cs="Times New Roman"/>
          <w:sz w:val="24"/>
          <w:szCs w:val="24"/>
        </w:rPr>
        <w:t xml:space="preserve"> </w:t>
      </w:r>
      <w:r w:rsidR="007D1754">
        <w:rPr>
          <w:rFonts w:ascii="Times New Roman" w:eastAsiaTheme="minorEastAsia" w:hAnsi="Times New Roman" w:cs="Times New Roman"/>
          <w:sz w:val="24"/>
          <w:szCs w:val="24"/>
        </w:rPr>
        <w:t>included both</w:t>
      </w:r>
      <w:r w:rsidR="008874C1">
        <w:rPr>
          <w:rFonts w:ascii="Times New Roman" w:eastAsiaTheme="minorEastAsia" w:hAnsi="Times New Roman" w:cs="Times New Roman"/>
          <w:sz w:val="24"/>
          <w:szCs w:val="24"/>
        </w:rPr>
        <w:t xml:space="preserve"> kelp CV in 1989-2001 and the change in the number of otters</w:t>
      </w:r>
      <w:r w:rsidR="007D1754">
        <w:rPr>
          <w:rFonts w:ascii="Times New Roman" w:eastAsiaTheme="minorEastAsia" w:hAnsi="Times New Roman" w:cs="Times New Roman"/>
          <w:sz w:val="24"/>
          <w:szCs w:val="24"/>
        </w:rPr>
        <w:t xml:space="preserve"> </w:t>
      </w:r>
      <w:r w:rsidR="008874C1">
        <w:rPr>
          <w:rFonts w:ascii="Times New Roman" w:hAnsi="Times New Roman" w:cs="Times New Roman"/>
          <w:sz w:val="24"/>
          <w:szCs w:val="24"/>
        </w:rPr>
        <w:t>(</w:t>
      </w:r>
      <m:oMath>
        <m:r>
          <m:rPr>
            <m:sty m:val="p"/>
          </m:rPr>
          <w:rPr>
            <w:rFonts w:ascii="Cambria Math" w:hAnsi="Cambria Math" w:cs="Times New Roman"/>
            <w:sz w:val="24"/>
            <w:szCs w:val="24"/>
          </w:rPr>
          <m:t>Δ</m:t>
        </m:r>
        <m:r>
          <w:rPr>
            <w:rFonts w:ascii="Cambria Math" w:hAnsi="Cambria Math" w:cs="Times New Roman"/>
            <w:sz w:val="24"/>
            <w:szCs w:val="24"/>
          </w:rPr>
          <m:t>AICc=2,</m:t>
        </m:r>
      </m:oMath>
      <w:r w:rsidR="008874C1">
        <w:rPr>
          <w:rFonts w:ascii="Times New Roman" w:eastAsiaTheme="minorEastAsia" w:hAnsi="Times New Roman" w:cs="Times New Roman"/>
          <w:sz w:val="24"/>
          <w:szCs w:val="24"/>
        </w:rPr>
        <w:t xml:space="preserve"> adj. </w:t>
      </w:r>
      <w:r w:rsidR="008874C1" w:rsidRPr="004B1ABF">
        <w:rPr>
          <w:rFonts w:ascii="Times New Roman" w:eastAsiaTheme="minorEastAsia" w:hAnsi="Times New Roman" w:cs="Times New Roman"/>
          <w:i/>
          <w:sz w:val="24"/>
          <w:szCs w:val="24"/>
        </w:rPr>
        <w:t>R</w:t>
      </w:r>
      <w:r w:rsidR="008874C1" w:rsidRPr="004B1ABF">
        <w:rPr>
          <w:rFonts w:ascii="Times New Roman" w:eastAsiaTheme="minorEastAsia" w:hAnsi="Times New Roman" w:cs="Times New Roman"/>
          <w:i/>
          <w:sz w:val="24"/>
          <w:szCs w:val="24"/>
          <w:vertAlign w:val="superscript"/>
        </w:rPr>
        <w:t>2</w:t>
      </w:r>
      <w:r w:rsidR="008874C1">
        <w:rPr>
          <w:rFonts w:ascii="Times New Roman" w:eastAsiaTheme="minorEastAsia" w:hAnsi="Times New Roman" w:cs="Times New Roman"/>
          <w:sz w:val="24"/>
          <w:szCs w:val="24"/>
        </w:rPr>
        <w:t xml:space="preserve"> = 0.64).  </w:t>
      </w:r>
      <w:r w:rsidR="000336C9">
        <w:rPr>
          <w:rFonts w:ascii="Times New Roman" w:eastAsiaTheme="minorEastAsia" w:hAnsi="Times New Roman" w:cs="Times New Roman"/>
          <w:sz w:val="24"/>
          <w:szCs w:val="24"/>
        </w:rPr>
        <w:t xml:space="preserve">In this model coefficient for the change in otters was negative, indicating increased </w:t>
      </w:r>
      <w:r w:rsidR="003C3FFA">
        <w:rPr>
          <w:rFonts w:ascii="Times New Roman" w:eastAsiaTheme="minorEastAsia" w:hAnsi="Times New Roman" w:cs="Times New Roman"/>
          <w:sz w:val="24"/>
          <w:szCs w:val="24"/>
        </w:rPr>
        <w:t xml:space="preserve">sea </w:t>
      </w:r>
      <w:r w:rsidR="000336C9">
        <w:rPr>
          <w:rFonts w:ascii="Times New Roman" w:eastAsiaTheme="minorEastAsia" w:hAnsi="Times New Roman" w:cs="Times New Roman"/>
          <w:sz w:val="24"/>
          <w:szCs w:val="24"/>
        </w:rPr>
        <w:t xml:space="preserve">otter </w:t>
      </w:r>
      <w:r w:rsidR="003C3FFA">
        <w:rPr>
          <w:rFonts w:ascii="Times New Roman" w:eastAsiaTheme="minorEastAsia" w:hAnsi="Times New Roman" w:cs="Times New Roman"/>
          <w:sz w:val="24"/>
          <w:szCs w:val="24"/>
        </w:rPr>
        <w:t xml:space="preserve">abundance was associated with reduced </w:t>
      </w:r>
      <w:r w:rsidR="00443DCB">
        <w:rPr>
          <w:rFonts w:ascii="Times New Roman" w:eastAsiaTheme="minorEastAsia" w:hAnsi="Times New Roman" w:cs="Times New Roman"/>
          <w:sz w:val="24"/>
          <w:szCs w:val="24"/>
        </w:rPr>
        <w:t xml:space="preserve">kelp </w:t>
      </w:r>
      <w:r w:rsidR="003C3FFA">
        <w:rPr>
          <w:rFonts w:ascii="Times New Roman" w:eastAsiaTheme="minorEastAsia" w:hAnsi="Times New Roman" w:cs="Times New Roman"/>
          <w:sz w:val="24"/>
          <w:szCs w:val="24"/>
        </w:rPr>
        <w:t>CV</w:t>
      </w:r>
      <w:r w:rsidR="00443DCB">
        <w:rPr>
          <w:rFonts w:ascii="Times New Roman" w:eastAsiaTheme="minorEastAsia" w:hAnsi="Times New Roman" w:cs="Times New Roman"/>
          <w:sz w:val="24"/>
          <w:szCs w:val="24"/>
        </w:rPr>
        <w:t xml:space="preserve"> (point estimates correspond to an increase of approximately 13 otters leading to a decrease of 0.01 in CV).</w:t>
      </w:r>
      <w:r w:rsidR="003C3FFA">
        <w:rPr>
          <w:rFonts w:ascii="Times New Roman" w:eastAsiaTheme="minorEastAsia" w:hAnsi="Times New Roman" w:cs="Times New Roman"/>
          <w:sz w:val="24"/>
          <w:szCs w:val="24"/>
        </w:rPr>
        <w:t xml:space="preserve"> </w:t>
      </w:r>
      <w:r w:rsidR="00443DCB">
        <w:rPr>
          <w:rFonts w:ascii="Times New Roman" w:eastAsiaTheme="minorEastAsia" w:hAnsi="Times New Roman" w:cs="Times New Roman"/>
          <w:sz w:val="24"/>
          <w:szCs w:val="24"/>
        </w:rPr>
        <w:t xml:space="preserve">As we only </w:t>
      </w:r>
      <w:r w:rsidR="00732281">
        <w:rPr>
          <w:rFonts w:ascii="Times New Roman" w:eastAsiaTheme="minorEastAsia" w:hAnsi="Times New Roman" w:cs="Times New Roman"/>
          <w:sz w:val="24"/>
          <w:szCs w:val="24"/>
        </w:rPr>
        <w:t>have</w:t>
      </w:r>
      <w:r w:rsidR="00443DCB">
        <w:rPr>
          <w:rFonts w:ascii="Times New Roman" w:eastAsiaTheme="minorEastAsia" w:hAnsi="Times New Roman" w:cs="Times New Roman"/>
          <w:sz w:val="24"/>
          <w:szCs w:val="24"/>
        </w:rPr>
        <w:t xml:space="preserve"> 10 sites for comparison, our</w:t>
      </w:r>
      <w:r w:rsidR="00EF0972">
        <w:rPr>
          <w:rFonts w:ascii="Times New Roman" w:eastAsiaTheme="minorEastAsia" w:hAnsi="Times New Roman" w:cs="Times New Roman"/>
          <w:sz w:val="24"/>
          <w:szCs w:val="24"/>
        </w:rPr>
        <w:t xml:space="preserve"> statistical power and</w:t>
      </w:r>
      <w:r w:rsidR="00443DCB">
        <w:rPr>
          <w:rFonts w:ascii="Times New Roman" w:eastAsiaTheme="minorEastAsia" w:hAnsi="Times New Roman" w:cs="Times New Roman"/>
          <w:sz w:val="24"/>
          <w:szCs w:val="24"/>
        </w:rPr>
        <w:t xml:space="preserve"> precision of these estimates is low.</w:t>
      </w:r>
      <w:r w:rsidR="00EF0972">
        <w:rPr>
          <w:rFonts w:ascii="Times New Roman" w:eastAsiaTheme="minorEastAsia" w:hAnsi="Times New Roman" w:cs="Times New Roman"/>
          <w:sz w:val="24"/>
          <w:szCs w:val="24"/>
        </w:rPr>
        <w:t xml:space="preserve"> NEED TO ADD AVAILABLE EXPOSURE ANAYLSES IN HERE.  THEY EXPLAIN NOTHING BUT I NEED TO TALK ABOUT THEM.</w:t>
      </w:r>
    </w:p>
    <w:p w14:paraId="52E8FE40" w14:textId="3F9FC833" w:rsidR="00514806" w:rsidRDefault="00EF0972" w:rsidP="00514806">
      <w:pPr>
        <w:spacing w:before="120" w:after="0" w:line="480" w:lineRule="auto"/>
        <w:ind w:firstLine="720"/>
        <w:rPr>
          <w:rFonts w:ascii="Times New Roman" w:hAnsi="Times New Roman" w:cs="Times New Roman"/>
          <w:sz w:val="24"/>
          <w:szCs w:val="24"/>
        </w:rPr>
      </w:pPr>
      <w:r w:rsidRPr="005D4873">
        <w:rPr>
          <w:rFonts w:ascii="Times New Roman" w:hAnsi="Times New Roman" w:cs="Times New Roman"/>
          <w:sz w:val="24"/>
          <w:szCs w:val="24"/>
        </w:rPr>
        <w:lastRenderedPageBreak/>
        <w:t>Th</w:t>
      </w:r>
      <w:r>
        <w:rPr>
          <w:rFonts w:ascii="Times New Roman" w:hAnsi="Times New Roman" w:cs="Times New Roman"/>
          <w:sz w:val="24"/>
          <w:szCs w:val="24"/>
        </w:rPr>
        <w:t>e mechanistic link between sea otters and kelp is through the benthic invertebrates that comprise sea otter prey and the major grazers of kelp.</w:t>
      </w:r>
      <w:r>
        <w:rPr>
          <w:rFonts w:ascii="Times New Roman" w:hAnsi="Times New Roman" w:cs="Times New Roman"/>
          <w:sz w:val="24"/>
          <w:szCs w:val="24"/>
        </w:rPr>
        <w:t xml:space="preserve"> While we lack continuous time-series for invertebrates at OCNMS, available information shows </w:t>
      </w:r>
      <w:r>
        <w:rPr>
          <w:rFonts w:ascii="Times New Roman" w:hAnsi="Times New Roman" w:cs="Times New Roman"/>
          <w:sz w:val="24"/>
          <w:szCs w:val="24"/>
        </w:rPr>
        <w:t>substantial declines in benthic invertebrate abundance across all species at all study sites (Fig. 6). The iconic prey of sea otters, sea urchins, decline precipitously with the across site mean falling by more than 99% between 1987 to 2015 (from 3.7 m</w:t>
      </w:r>
      <w:r w:rsidRPr="00242F3C">
        <w:rPr>
          <w:rFonts w:ascii="Times New Roman" w:hAnsi="Times New Roman" w:cs="Times New Roman"/>
          <w:sz w:val="24"/>
          <w:szCs w:val="24"/>
          <w:vertAlign w:val="superscript"/>
        </w:rPr>
        <w:t>-2</w:t>
      </w:r>
      <w:r>
        <w:rPr>
          <w:rFonts w:ascii="Times New Roman" w:hAnsi="Times New Roman" w:cs="Times New Roman"/>
          <w:sz w:val="24"/>
          <w:szCs w:val="24"/>
        </w:rPr>
        <w:t xml:space="preserve"> to 0.01</w:t>
      </w:r>
      <w:r w:rsidRPr="00242F3C">
        <w:rPr>
          <w:rFonts w:ascii="Times New Roman" w:hAnsi="Times New Roman" w:cs="Times New Roman"/>
          <w:sz w:val="24"/>
          <w:szCs w:val="24"/>
        </w:rPr>
        <w:t xml:space="preserve"> </w:t>
      </w:r>
      <w:r>
        <w:rPr>
          <w:rFonts w:ascii="Times New Roman" w:hAnsi="Times New Roman" w:cs="Times New Roman"/>
          <w:sz w:val="24"/>
          <w:szCs w:val="24"/>
        </w:rPr>
        <w:t>m</w:t>
      </w:r>
      <w:r w:rsidRPr="00242F3C">
        <w:rPr>
          <w:rFonts w:ascii="Times New Roman" w:hAnsi="Times New Roman" w:cs="Times New Roman"/>
          <w:sz w:val="24"/>
          <w:szCs w:val="24"/>
          <w:vertAlign w:val="superscript"/>
        </w:rPr>
        <w:t>-2</w:t>
      </w:r>
      <w:r>
        <w:rPr>
          <w:rFonts w:ascii="Times New Roman" w:hAnsi="Times New Roman" w:cs="Times New Roman"/>
          <w:sz w:val="24"/>
          <w:szCs w:val="24"/>
        </w:rPr>
        <w:t>).  While the other five species groups did not decline as dramatically as urchins, they all showed substantial declines from 1987 to 2015: bivalves (decline of 90%), sea cucumbers (86%), crabs (84%), and sea stars (70%) [gastropods show 98%</w:t>
      </w:r>
      <w:r>
        <w:rPr>
          <w:rFonts w:ascii="Times New Roman" w:hAnsi="Times New Roman" w:cs="Times New Roman"/>
          <w:sz w:val="24"/>
          <w:szCs w:val="24"/>
        </w:rPr>
        <w:t xml:space="preserve"> </w:t>
      </w:r>
      <w:r>
        <w:rPr>
          <w:rFonts w:ascii="Times New Roman" w:hAnsi="Times New Roman" w:cs="Times New Roman"/>
          <w:sz w:val="24"/>
          <w:szCs w:val="24"/>
        </w:rPr>
        <w:t>decline but were only sampled in 87 and 2015].</w:t>
      </w:r>
      <w:r w:rsidR="00514806">
        <w:rPr>
          <w:rFonts w:ascii="Times New Roman" w:hAnsi="Times New Roman" w:cs="Times New Roman"/>
          <w:sz w:val="24"/>
          <w:szCs w:val="24"/>
        </w:rPr>
        <w:t xml:space="preserve"> All of these declines are strongly significant (paired t-tests, </w:t>
      </w:r>
      <w:r w:rsidR="00514806" w:rsidRPr="00514806">
        <w:rPr>
          <w:rFonts w:ascii="Times New Roman" w:hAnsi="Times New Roman" w:cs="Times New Roman"/>
          <w:i/>
          <w:sz w:val="24"/>
          <w:szCs w:val="24"/>
        </w:rPr>
        <w:t>p</w:t>
      </w:r>
      <w:r w:rsidR="00514806">
        <w:rPr>
          <w:rFonts w:ascii="Times New Roman" w:hAnsi="Times New Roman" w:cs="Times New Roman"/>
          <w:sz w:val="24"/>
          <w:szCs w:val="24"/>
        </w:rPr>
        <w:t xml:space="preserve">&lt;0.01 for all species groups). </w:t>
      </w:r>
      <w:r>
        <w:rPr>
          <w:rFonts w:ascii="Times New Roman" w:hAnsi="Times New Roman" w:cs="Times New Roman"/>
          <w:sz w:val="24"/>
          <w:szCs w:val="24"/>
        </w:rPr>
        <w:t xml:space="preserve"> </w:t>
      </w:r>
      <w:r w:rsidR="00E70C68">
        <w:rPr>
          <w:rFonts w:ascii="Times New Roman" w:hAnsi="Times New Roman" w:cs="Times New Roman"/>
          <w:sz w:val="24"/>
          <w:szCs w:val="24"/>
        </w:rPr>
        <w:t>O</w:t>
      </w:r>
      <w:r>
        <w:rPr>
          <w:rFonts w:ascii="Times New Roman" w:hAnsi="Times New Roman" w:cs="Times New Roman"/>
          <w:sz w:val="24"/>
          <w:szCs w:val="24"/>
        </w:rPr>
        <w:t xml:space="preserve">nly urchins showed a pattern in which the highest density occurred in the three sites defined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et al. (1989) as outside of the range of sea otters (</w:t>
      </w: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 Anderson Point, Point of the Arches; Fig. 6a). </w:t>
      </w:r>
      <w:r>
        <w:rPr>
          <w:rFonts w:ascii="Times New Roman" w:hAnsi="Times New Roman" w:cs="Times New Roman"/>
          <w:sz w:val="24"/>
          <w:szCs w:val="24"/>
        </w:rPr>
        <w:t>For all four (five</w:t>
      </w:r>
      <w:r w:rsidR="00E70C68">
        <w:rPr>
          <w:rFonts w:ascii="Times New Roman" w:hAnsi="Times New Roman" w:cs="Times New Roman"/>
          <w:sz w:val="24"/>
          <w:szCs w:val="24"/>
        </w:rPr>
        <w:t xml:space="preserve"> w/ gastropods</w:t>
      </w:r>
      <w:r>
        <w:rPr>
          <w:rFonts w:ascii="Times New Roman" w:hAnsi="Times New Roman" w:cs="Times New Roman"/>
          <w:sz w:val="24"/>
          <w:szCs w:val="24"/>
        </w:rPr>
        <w:t>) other species groups, densities were not notably different between sites inside</w:t>
      </w:r>
      <w:r w:rsidR="000C6ED6">
        <w:rPr>
          <w:rFonts w:ascii="Times New Roman" w:hAnsi="Times New Roman" w:cs="Times New Roman"/>
          <w:sz w:val="24"/>
          <w:szCs w:val="24"/>
        </w:rPr>
        <w:t xml:space="preserve"> and outside of the otter range in 1987. This suggests that the dramatic and immediate effect of otters are limited to a </w:t>
      </w:r>
      <w:r w:rsidR="00514806">
        <w:rPr>
          <w:rFonts w:ascii="Times New Roman" w:hAnsi="Times New Roman" w:cs="Times New Roman"/>
          <w:sz w:val="24"/>
          <w:szCs w:val="24"/>
        </w:rPr>
        <w:t xml:space="preserve">few species or species groups, even if over time there are substantial but gradual changes in invertebrate community. </w:t>
      </w:r>
      <w:r w:rsidR="00514806">
        <w:rPr>
          <w:rFonts w:ascii="Times New Roman" w:hAnsi="Times New Roman" w:cs="Times New Roman"/>
          <w:sz w:val="24"/>
          <w:szCs w:val="24"/>
        </w:rPr>
        <w:t xml:space="preserve">Beyond declines in mean densities, all five species also show notable declines in the among site variation in density; the </w:t>
      </w:r>
      <w:r w:rsidR="00514806">
        <w:rPr>
          <w:rFonts w:ascii="Times New Roman" w:hAnsi="Times New Roman" w:cs="Times New Roman"/>
          <w:sz w:val="24"/>
          <w:szCs w:val="24"/>
        </w:rPr>
        <w:t xml:space="preserve">among site </w:t>
      </w:r>
      <w:r w:rsidR="00514806">
        <w:rPr>
          <w:rFonts w:ascii="Times New Roman" w:hAnsi="Times New Roman" w:cs="Times New Roman"/>
          <w:sz w:val="24"/>
          <w:szCs w:val="24"/>
        </w:rPr>
        <w:t>standard deviation among site means fell by 75 to 99%</w:t>
      </w:r>
      <w:r w:rsidR="00514806">
        <w:rPr>
          <w:rFonts w:ascii="Times New Roman" w:hAnsi="Times New Roman" w:cs="Times New Roman"/>
          <w:sz w:val="24"/>
          <w:szCs w:val="24"/>
        </w:rPr>
        <w:t xml:space="preserve"> for our six species groups (SIGNIFICANCE=?). This indicates that the spatial variability in invertebrate densities has become lower over the past 30 years.</w:t>
      </w:r>
    </w:p>
    <w:p w14:paraId="7746EC29" w14:textId="59D8B758" w:rsidR="00514806" w:rsidRDefault="00514806" w:rsidP="00514806">
      <w:pPr>
        <w:spacing w:before="120" w:after="0" w:line="480" w:lineRule="auto"/>
        <w:ind w:firstLine="720"/>
        <w:rPr>
          <w:rFonts w:ascii="Times New Roman" w:hAnsi="Times New Roman" w:cs="Times New Roman"/>
          <w:sz w:val="24"/>
          <w:szCs w:val="24"/>
        </w:rPr>
      </w:pPr>
      <w:r w:rsidRPr="00514806">
        <w:rPr>
          <w:rFonts w:ascii="Times New Roman" w:hAnsi="Times New Roman" w:cs="Times New Roman"/>
          <w:sz w:val="24"/>
          <w:szCs w:val="24"/>
          <w:highlight w:val="yellow"/>
        </w:rPr>
        <w:t>MULTIVARIATE AND PERMANOVA RESULTS.  (FIG. 7)</w:t>
      </w:r>
    </w:p>
    <w:p w14:paraId="6970B48F" w14:textId="77777777" w:rsidR="00514806" w:rsidRDefault="00514806" w:rsidP="00EF0972">
      <w:pPr>
        <w:spacing w:before="120" w:after="0" w:line="480" w:lineRule="auto"/>
        <w:rPr>
          <w:rFonts w:ascii="Times New Roman" w:hAnsi="Times New Roman" w:cs="Times New Roman"/>
          <w:sz w:val="24"/>
          <w:szCs w:val="24"/>
        </w:rPr>
      </w:pPr>
    </w:p>
    <w:p w14:paraId="093D93E0" w14:textId="75A734F4"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Discussion</w:t>
      </w:r>
    </w:p>
    <w:p w14:paraId="4B9F91C1" w14:textId="53A9EF7A" w:rsidR="002305D4" w:rsidRDefault="00DF0A11" w:rsidP="002305D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Sea otters are iconic </w:t>
      </w:r>
      <w:r w:rsidR="001477B3">
        <w:rPr>
          <w:rFonts w:ascii="Times New Roman" w:hAnsi="Times New Roman" w:cs="Times New Roman"/>
          <w:sz w:val="24"/>
          <w:szCs w:val="24"/>
        </w:rPr>
        <w:t xml:space="preserve">keystone </w:t>
      </w:r>
      <w:r>
        <w:rPr>
          <w:rFonts w:ascii="Times New Roman" w:hAnsi="Times New Roman" w:cs="Times New Roman"/>
          <w:sz w:val="24"/>
          <w:szCs w:val="24"/>
        </w:rPr>
        <w:t>predators in coast</w:t>
      </w:r>
      <w:bookmarkStart w:id="34" w:name="_GoBack"/>
      <w:bookmarkEnd w:id="34"/>
      <w:r>
        <w:rPr>
          <w:rFonts w:ascii="Times New Roman" w:hAnsi="Times New Roman" w:cs="Times New Roman"/>
          <w:sz w:val="24"/>
          <w:szCs w:val="24"/>
        </w:rPr>
        <w:t>al ecosyst</w:t>
      </w:r>
      <w:r w:rsidR="001477B3">
        <w:rPr>
          <w:rFonts w:ascii="Times New Roman" w:hAnsi="Times New Roman" w:cs="Times New Roman"/>
          <w:sz w:val="24"/>
          <w:szCs w:val="24"/>
        </w:rPr>
        <w:t>ems of the northeastern Pacific whose presence radically affects invertebrate and algal communities (</w:t>
      </w:r>
      <w:r w:rsidR="00D006C1">
        <w:rPr>
          <w:rFonts w:ascii="Times New Roman" w:hAnsi="Times New Roman" w:cs="Times New Roman"/>
          <w:sz w:val="24"/>
          <w:szCs w:val="24"/>
        </w:rPr>
        <w:t xml:space="preserve">Estes and </w:t>
      </w:r>
      <w:proofErr w:type="spellStart"/>
      <w:r w:rsidR="00D006C1">
        <w:rPr>
          <w:rFonts w:ascii="Times New Roman" w:hAnsi="Times New Roman" w:cs="Times New Roman"/>
          <w:sz w:val="24"/>
          <w:szCs w:val="24"/>
        </w:rPr>
        <w:t>Duggins</w:t>
      </w:r>
      <w:proofErr w:type="spellEnd"/>
      <w:r w:rsidR="00D006C1">
        <w:rPr>
          <w:rFonts w:ascii="Times New Roman" w:hAnsi="Times New Roman" w:cs="Times New Roman"/>
          <w:sz w:val="24"/>
          <w:szCs w:val="24"/>
        </w:rPr>
        <w:t xml:space="preserve"> 1995, </w:t>
      </w:r>
      <w:proofErr w:type="spellStart"/>
      <w:r w:rsidR="00D006C1">
        <w:rPr>
          <w:rFonts w:ascii="Times New Roman" w:hAnsi="Times New Roman" w:cs="Times New Roman"/>
          <w:sz w:val="24"/>
          <w:szCs w:val="24"/>
        </w:rPr>
        <w:t>Steneck</w:t>
      </w:r>
      <w:proofErr w:type="spellEnd"/>
      <w:r w:rsidR="00D006C1">
        <w:rPr>
          <w:rFonts w:ascii="Times New Roman" w:hAnsi="Times New Roman" w:cs="Times New Roman"/>
          <w:sz w:val="24"/>
          <w:szCs w:val="24"/>
        </w:rPr>
        <w:t xml:space="preserve"> et al. 2002</w:t>
      </w:r>
      <w:r w:rsidR="001477B3">
        <w:rPr>
          <w:rFonts w:ascii="Times New Roman" w:hAnsi="Times New Roman" w:cs="Times New Roman"/>
          <w:sz w:val="24"/>
          <w:szCs w:val="24"/>
        </w:rPr>
        <w:t>).</w:t>
      </w:r>
      <w:r w:rsidR="00051059">
        <w:rPr>
          <w:rFonts w:ascii="Times New Roman" w:hAnsi="Times New Roman" w:cs="Times New Roman"/>
          <w:sz w:val="24"/>
          <w:szCs w:val="24"/>
        </w:rPr>
        <w:t xml:space="preserve"> Here we revisit a series of historical invertebrate surveys and complement these surveys with </w:t>
      </w:r>
      <w:r w:rsidR="006B3A54">
        <w:rPr>
          <w:rFonts w:ascii="Times New Roman" w:hAnsi="Times New Roman" w:cs="Times New Roman"/>
          <w:sz w:val="24"/>
          <w:szCs w:val="24"/>
        </w:rPr>
        <w:t xml:space="preserve">independent </w:t>
      </w:r>
      <w:proofErr w:type="spellStart"/>
      <w:r w:rsidR="006B3A54">
        <w:rPr>
          <w:rFonts w:ascii="Times New Roman" w:hAnsi="Times New Roman" w:cs="Times New Roman"/>
          <w:sz w:val="24"/>
          <w:szCs w:val="24"/>
        </w:rPr>
        <w:t>spatio</w:t>
      </w:r>
      <w:proofErr w:type="spellEnd"/>
      <w:r w:rsidR="006B3A54">
        <w:rPr>
          <w:rFonts w:ascii="Times New Roman" w:hAnsi="Times New Roman" w:cs="Times New Roman"/>
          <w:sz w:val="24"/>
          <w:szCs w:val="24"/>
        </w:rPr>
        <w:t xml:space="preserve">-temporal data on kelp and sea otters.  </w:t>
      </w:r>
      <w:r w:rsidR="00F81784">
        <w:rPr>
          <w:rFonts w:ascii="Times New Roman" w:hAnsi="Times New Roman" w:cs="Times New Roman"/>
          <w:sz w:val="24"/>
          <w:szCs w:val="24"/>
        </w:rPr>
        <w:t>We show that while kelp and sea otter abundance are statistically decoupled when viewed</w:t>
      </w:r>
      <w:r w:rsidR="00F12E0E">
        <w:rPr>
          <w:rFonts w:ascii="Times New Roman" w:hAnsi="Times New Roman" w:cs="Times New Roman"/>
          <w:sz w:val="24"/>
          <w:szCs w:val="24"/>
        </w:rPr>
        <w:t xml:space="preserve"> </w:t>
      </w:r>
      <w:proofErr w:type="spellStart"/>
      <w:r w:rsidR="00F12E0E">
        <w:rPr>
          <w:rFonts w:ascii="Times New Roman" w:hAnsi="Times New Roman" w:cs="Times New Roman"/>
          <w:sz w:val="24"/>
          <w:szCs w:val="24"/>
        </w:rPr>
        <w:t>coastwide</w:t>
      </w:r>
      <w:proofErr w:type="spellEnd"/>
      <w:r w:rsidR="00F81784">
        <w:rPr>
          <w:rFonts w:ascii="Times New Roman" w:hAnsi="Times New Roman" w:cs="Times New Roman"/>
          <w:sz w:val="24"/>
          <w:szCs w:val="24"/>
        </w:rPr>
        <w:t xml:space="preserve"> </w:t>
      </w:r>
      <w:r w:rsidR="000A50D1">
        <w:rPr>
          <w:rFonts w:ascii="Times New Roman" w:hAnsi="Times New Roman" w:cs="Times New Roman"/>
          <w:sz w:val="24"/>
          <w:szCs w:val="24"/>
        </w:rPr>
        <w:t xml:space="preserve">and </w:t>
      </w:r>
      <w:r w:rsidR="00F81784">
        <w:rPr>
          <w:rFonts w:ascii="Times New Roman" w:hAnsi="Times New Roman" w:cs="Times New Roman"/>
          <w:sz w:val="24"/>
          <w:szCs w:val="24"/>
        </w:rPr>
        <w:t xml:space="preserve">over the </w:t>
      </w:r>
      <w:r w:rsidR="000A50D1">
        <w:rPr>
          <w:rFonts w:ascii="Times New Roman" w:hAnsi="Times New Roman" w:cs="Times New Roman"/>
          <w:sz w:val="24"/>
          <w:szCs w:val="24"/>
        </w:rPr>
        <w:t xml:space="preserve">entirety of the </w:t>
      </w:r>
      <w:proofErr w:type="gramStart"/>
      <w:r w:rsidR="00F81784">
        <w:rPr>
          <w:rFonts w:ascii="Times New Roman" w:hAnsi="Times New Roman" w:cs="Times New Roman"/>
          <w:sz w:val="24"/>
          <w:szCs w:val="24"/>
        </w:rPr>
        <w:t>30 year</w:t>
      </w:r>
      <w:proofErr w:type="gramEnd"/>
      <w:r w:rsidR="00F81784">
        <w:rPr>
          <w:rFonts w:ascii="Times New Roman" w:hAnsi="Times New Roman" w:cs="Times New Roman"/>
          <w:sz w:val="24"/>
          <w:szCs w:val="24"/>
        </w:rPr>
        <w:t xml:space="preserve"> </w:t>
      </w:r>
      <w:r w:rsidR="00F12E0E">
        <w:rPr>
          <w:rFonts w:ascii="Times New Roman" w:hAnsi="Times New Roman" w:cs="Times New Roman"/>
          <w:sz w:val="24"/>
          <w:szCs w:val="24"/>
        </w:rPr>
        <w:t xml:space="preserve">period, there is strong evidence for </w:t>
      </w:r>
      <w:r w:rsidR="000A50D1">
        <w:rPr>
          <w:rFonts w:ascii="Times New Roman" w:hAnsi="Times New Roman" w:cs="Times New Roman"/>
          <w:sz w:val="24"/>
          <w:szCs w:val="24"/>
        </w:rPr>
        <w:t>regional</w:t>
      </w:r>
      <w:r w:rsidR="00F12E0E">
        <w:rPr>
          <w:rFonts w:ascii="Times New Roman" w:hAnsi="Times New Roman" w:cs="Times New Roman"/>
          <w:sz w:val="24"/>
          <w:szCs w:val="24"/>
        </w:rPr>
        <w:t xml:space="preserve"> connections between sea otters and kelp</w:t>
      </w:r>
      <w:r w:rsidR="000A50D1">
        <w:rPr>
          <w:rFonts w:ascii="Times New Roman" w:hAnsi="Times New Roman" w:cs="Times New Roman"/>
          <w:sz w:val="24"/>
          <w:szCs w:val="24"/>
        </w:rPr>
        <w:t>.</w:t>
      </w:r>
      <w:r w:rsidR="00F12E0E">
        <w:rPr>
          <w:rFonts w:ascii="Times New Roman" w:hAnsi="Times New Roman" w:cs="Times New Roman"/>
          <w:sz w:val="24"/>
          <w:szCs w:val="24"/>
        </w:rPr>
        <w:t xml:space="preserve"> </w:t>
      </w:r>
      <w:r w:rsidR="000A50D1">
        <w:rPr>
          <w:rFonts w:ascii="Times New Roman" w:hAnsi="Times New Roman" w:cs="Times New Roman"/>
          <w:sz w:val="24"/>
          <w:szCs w:val="24"/>
        </w:rPr>
        <w:t>When viewed regionally, t</w:t>
      </w:r>
      <w:r w:rsidR="00F12E0E">
        <w:rPr>
          <w:rFonts w:ascii="Times New Roman" w:hAnsi="Times New Roman" w:cs="Times New Roman"/>
          <w:sz w:val="24"/>
          <w:szCs w:val="24"/>
        </w:rPr>
        <w:t>he relationship between kelp and sea otter growth rates has shifted from positive</w:t>
      </w:r>
      <w:r w:rsidR="000A50D1">
        <w:rPr>
          <w:rFonts w:ascii="Times New Roman" w:hAnsi="Times New Roman" w:cs="Times New Roman"/>
          <w:sz w:val="24"/>
          <w:szCs w:val="24"/>
        </w:rPr>
        <w:t xml:space="preserve"> during the 1990s</w:t>
      </w:r>
      <w:r w:rsidR="00F12E0E">
        <w:rPr>
          <w:rFonts w:ascii="Times New Roman" w:hAnsi="Times New Roman" w:cs="Times New Roman"/>
          <w:sz w:val="24"/>
          <w:szCs w:val="24"/>
        </w:rPr>
        <w:t xml:space="preserve"> </w:t>
      </w:r>
      <w:proofErr w:type="spellStart"/>
      <w:r w:rsidR="00F12E0E">
        <w:rPr>
          <w:rFonts w:ascii="Times New Roman" w:hAnsi="Times New Roman" w:cs="Times New Roman"/>
          <w:sz w:val="24"/>
          <w:szCs w:val="24"/>
        </w:rPr>
        <w:t>to</w:t>
      </w:r>
      <w:proofErr w:type="spellEnd"/>
      <w:r w:rsidR="00F12E0E">
        <w:rPr>
          <w:rFonts w:ascii="Times New Roman" w:hAnsi="Times New Roman" w:cs="Times New Roman"/>
          <w:sz w:val="24"/>
          <w:szCs w:val="24"/>
        </w:rPr>
        <w:t xml:space="preserve"> neutral or possibly slightly negative </w:t>
      </w:r>
      <w:r w:rsidR="000A50D1">
        <w:rPr>
          <w:rFonts w:ascii="Times New Roman" w:hAnsi="Times New Roman" w:cs="Times New Roman"/>
          <w:sz w:val="24"/>
          <w:szCs w:val="24"/>
        </w:rPr>
        <w:t>post-2000</w:t>
      </w:r>
      <w:r w:rsidR="00F12E0E">
        <w:rPr>
          <w:rFonts w:ascii="Times New Roman" w:hAnsi="Times New Roman" w:cs="Times New Roman"/>
          <w:sz w:val="24"/>
          <w:szCs w:val="24"/>
        </w:rPr>
        <w:t>.</w:t>
      </w:r>
      <w:r w:rsidR="000A50D1">
        <w:rPr>
          <w:rFonts w:ascii="Times New Roman" w:hAnsi="Times New Roman" w:cs="Times New Roman"/>
          <w:sz w:val="24"/>
          <w:szCs w:val="24"/>
        </w:rPr>
        <w:t xml:space="preserve"> </w:t>
      </w:r>
      <w:r w:rsidR="001110EE">
        <w:rPr>
          <w:rFonts w:ascii="Times New Roman" w:hAnsi="Times New Roman" w:cs="Times New Roman"/>
          <w:sz w:val="24"/>
          <w:szCs w:val="24"/>
        </w:rPr>
        <w:t>We show that in addition to the immediate and large effects of sea otter invasion on preferred prey items like sea urchins, there are gradual consequences of changes in otter abundance for both invertebrate and kelp communities.</w:t>
      </w:r>
      <w:r w:rsidR="001110EE">
        <w:rPr>
          <w:rFonts w:ascii="Times New Roman" w:hAnsi="Times New Roman" w:cs="Times New Roman"/>
          <w:sz w:val="24"/>
          <w:szCs w:val="24"/>
        </w:rPr>
        <w:t xml:space="preserve"> </w:t>
      </w:r>
      <w:r w:rsidR="000A50D1">
        <w:rPr>
          <w:rFonts w:ascii="Times New Roman" w:hAnsi="Times New Roman" w:cs="Times New Roman"/>
          <w:sz w:val="24"/>
          <w:szCs w:val="24"/>
        </w:rPr>
        <w:t>This suggests the consequences of sea otter populations for kelp abundance are</w:t>
      </w:r>
      <w:r w:rsidR="002305D4">
        <w:rPr>
          <w:rFonts w:ascii="Times New Roman" w:hAnsi="Times New Roman" w:cs="Times New Roman"/>
          <w:sz w:val="24"/>
          <w:szCs w:val="24"/>
        </w:rPr>
        <w:t xml:space="preserve"> not exclusively an immediate </w:t>
      </w:r>
      <w:r w:rsidR="001110EE">
        <w:rPr>
          <w:rFonts w:ascii="Times New Roman" w:hAnsi="Times New Roman" w:cs="Times New Roman"/>
          <w:sz w:val="24"/>
          <w:szCs w:val="24"/>
        </w:rPr>
        <w:t>shift in state</w:t>
      </w:r>
      <w:r w:rsidR="002305D4">
        <w:rPr>
          <w:rFonts w:ascii="Times New Roman" w:hAnsi="Times New Roman" w:cs="Times New Roman"/>
          <w:sz w:val="24"/>
          <w:szCs w:val="24"/>
        </w:rPr>
        <w:t>, but can manifest gradually over the span of roughly a decade.</w:t>
      </w:r>
      <w:r w:rsidR="000A50D1">
        <w:rPr>
          <w:rFonts w:ascii="Times New Roman" w:hAnsi="Times New Roman" w:cs="Times New Roman"/>
          <w:sz w:val="24"/>
          <w:szCs w:val="24"/>
        </w:rPr>
        <w:t xml:space="preserve"> </w:t>
      </w:r>
      <w:r w:rsidR="002305D4">
        <w:rPr>
          <w:rFonts w:ascii="Times New Roman" w:hAnsi="Times New Roman" w:cs="Times New Roman"/>
          <w:sz w:val="24"/>
          <w:szCs w:val="24"/>
        </w:rPr>
        <w:t xml:space="preserve">However, we show </w:t>
      </w:r>
      <w:r w:rsidR="002305D4">
        <w:rPr>
          <w:rFonts w:ascii="Times New Roman" w:hAnsi="Times New Roman" w:cs="Times New Roman"/>
          <w:sz w:val="24"/>
          <w:szCs w:val="24"/>
        </w:rPr>
        <w:t xml:space="preserve">that this </w:t>
      </w:r>
      <w:proofErr w:type="spellStart"/>
      <w:r w:rsidR="00A0121A">
        <w:rPr>
          <w:rFonts w:ascii="Times New Roman" w:hAnsi="Times New Roman" w:cs="Times New Roman"/>
          <w:sz w:val="24"/>
          <w:szCs w:val="24"/>
        </w:rPr>
        <w:t>deline</w:t>
      </w:r>
      <w:proofErr w:type="spellEnd"/>
      <w:r w:rsidR="00A0121A">
        <w:rPr>
          <w:rFonts w:ascii="Times New Roman" w:hAnsi="Times New Roman" w:cs="Times New Roman"/>
          <w:sz w:val="24"/>
          <w:szCs w:val="24"/>
        </w:rPr>
        <w:t xml:space="preserve"> </w:t>
      </w:r>
      <w:r w:rsidR="002305D4">
        <w:rPr>
          <w:rFonts w:ascii="Times New Roman" w:hAnsi="Times New Roman" w:cs="Times New Roman"/>
          <w:sz w:val="24"/>
          <w:szCs w:val="24"/>
        </w:rPr>
        <w:t xml:space="preserve">in kelp </w:t>
      </w:r>
      <w:r w:rsidR="00A0121A">
        <w:rPr>
          <w:rFonts w:ascii="Times New Roman" w:hAnsi="Times New Roman" w:cs="Times New Roman"/>
          <w:sz w:val="24"/>
          <w:szCs w:val="24"/>
        </w:rPr>
        <w:t xml:space="preserve">growth rates is </w:t>
      </w:r>
      <w:r w:rsidR="002305D4">
        <w:rPr>
          <w:rFonts w:ascii="Times New Roman" w:hAnsi="Times New Roman" w:cs="Times New Roman"/>
          <w:sz w:val="24"/>
          <w:szCs w:val="24"/>
        </w:rPr>
        <w:t xml:space="preserve">not </w:t>
      </w:r>
      <w:r w:rsidR="002305D4">
        <w:rPr>
          <w:rFonts w:ascii="Times New Roman" w:hAnsi="Times New Roman" w:cs="Times New Roman"/>
          <w:sz w:val="24"/>
          <w:szCs w:val="24"/>
        </w:rPr>
        <w:t xml:space="preserve">mediated by </w:t>
      </w:r>
      <w:r w:rsidR="002305D4">
        <w:rPr>
          <w:rFonts w:ascii="Times New Roman" w:hAnsi="Times New Roman" w:cs="Times New Roman"/>
          <w:sz w:val="24"/>
          <w:szCs w:val="24"/>
        </w:rPr>
        <w:t xml:space="preserve">increased invertebrate </w:t>
      </w:r>
      <w:r w:rsidR="002305D4">
        <w:rPr>
          <w:rFonts w:ascii="Times New Roman" w:hAnsi="Times New Roman" w:cs="Times New Roman"/>
          <w:sz w:val="24"/>
          <w:szCs w:val="24"/>
        </w:rPr>
        <w:t xml:space="preserve">abundance; </w:t>
      </w:r>
      <w:r w:rsidR="002305D4">
        <w:rPr>
          <w:rFonts w:ascii="Times New Roman" w:hAnsi="Times New Roman" w:cs="Times New Roman"/>
          <w:sz w:val="24"/>
          <w:szCs w:val="24"/>
        </w:rPr>
        <w:t xml:space="preserve">in recent years as all major invertebrate groups remain far below historical densities (Fig. 6). </w:t>
      </w:r>
    </w:p>
    <w:p w14:paraId="4E75C0B9" w14:textId="77777777" w:rsidR="00A0121A" w:rsidRDefault="00A0121A" w:rsidP="00A0121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Our data does not enable examining year to year changes in the linkages between sea otters, benthic invertebrates, and kelp, opening the possibility that invertebrate communities substantially shifted during the years between surveys in a way that can explain kelp variation.  While there is abundant evidence of other factors have affected the abundance of some invertebrate groups (e.g. sea star wasting disease outbreak between XXX and YYY), there is no suggestion of dramatic changes. Personal observations and communications of one of the authors (</w:t>
      </w:r>
      <w:proofErr w:type="gramStart"/>
      <w:r>
        <w:rPr>
          <w:rFonts w:ascii="Times New Roman" w:hAnsi="Times New Roman" w:cs="Times New Roman"/>
          <w:sz w:val="24"/>
          <w:szCs w:val="24"/>
        </w:rPr>
        <w:t>AOS)  between</w:t>
      </w:r>
      <w:proofErr w:type="gramEnd"/>
      <w:r>
        <w:rPr>
          <w:rFonts w:ascii="Times New Roman" w:hAnsi="Times New Roman" w:cs="Times New Roman"/>
          <w:sz w:val="24"/>
          <w:szCs w:val="24"/>
        </w:rPr>
        <w:t xml:space="preserve"> 2003 and 2009 at </w:t>
      </w: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 do not support radical changes in invertebrate abundances during the longest gap in our invertebrate time-series (pers. comm. C. </w:t>
      </w:r>
      <w:proofErr w:type="spellStart"/>
      <w:r>
        <w:rPr>
          <w:rFonts w:ascii="Times New Roman" w:hAnsi="Times New Roman" w:cs="Times New Roman"/>
          <w:sz w:val="24"/>
          <w:szCs w:val="24"/>
        </w:rPr>
        <w:t>Pfister</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while we cannot exclude the possibility of strong variability in invertebrate communities driving these pattern, we find that to be an unlikely driver of kelp populations.</w:t>
      </w:r>
    </w:p>
    <w:p w14:paraId="63E53CA8" w14:textId="0ECC152C" w:rsidR="00F12E0E" w:rsidRDefault="00F12E0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Overall, recent years have seen kelp abundance plateau or slightly decline (Fig 1, 2)</w:t>
      </w:r>
      <w:r w:rsidR="00A0121A">
        <w:rPr>
          <w:rFonts w:ascii="Times New Roman" w:hAnsi="Times New Roman" w:cs="Times New Roman"/>
          <w:sz w:val="24"/>
          <w:szCs w:val="24"/>
        </w:rPr>
        <w:t>. Notably,</w:t>
      </w:r>
      <w:r>
        <w:rPr>
          <w:rFonts w:ascii="Times New Roman" w:hAnsi="Times New Roman" w:cs="Times New Roman"/>
          <w:sz w:val="24"/>
          <w:szCs w:val="24"/>
        </w:rPr>
        <w:t xml:space="preserve"> </w:t>
      </w:r>
      <w:r w:rsidR="00A0121A">
        <w:rPr>
          <w:rFonts w:ascii="Times New Roman" w:hAnsi="Times New Roman" w:cs="Times New Roman"/>
          <w:sz w:val="24"/>
          <w:szCs w:val="24"/>
        </w:rPr>
        <w:t xml:space="preserve">kelp area fell dramatically </w:t>
      </w:r>
      <w:r>
        <w:rPr>
          <w:rFonts w:ascii="Times New Roman" w:hAnsi="Times New Roman" w:cs="Times New Roman"/>
          <w:sz w:val="24"/>
          <w:szCs w:val="24"/>
        </w:rPr>
        <w:t xml:space="preserve">in 2014 </w:t>
      </w:r>
      <w:r w:rsidR="00A0121A">
        <w:rPr>
          <w:rFonts w:ascii="Times New Roman" w:hAnsi="Times New Roman" w:cs="Times New Roman"/>
          <w:sz w:val="24"/>
          <w:szCs w:val="24"/>
        </w:rPr>
        <w:t xml:space="preserve">to levels </w:t>
      </w:r>
      <w:r>
        <w:rPr>
          <w:rFonts w:ascii="Times New Roman" w:hAnsi="Times New Roman" w:cs="Times New Roman"/>
          <w:sz w:val="24"/>
          <w:szCs w:val="24"/>
        </w:rPr>
        <w:t xml:space="preserve">that had not been seen in at least 15 years </w:t>
      </w:r>
      <w:r w:rsidR="00A0121A">
        <w:rPr>
          <w:rFonts w:ascii="Times New Roman" w:hAnsi="Times New Roman" w:cs="Times New Roman"/>
          <w:sz w:val="24"/>
          <w:szCs w:val="24"/>
        </w:rPr>
        <w:t xml:space="preserve">when </w:t>
      </w:r>
      <w:r>
        <w:rPr>
          <w:rFonts w:ascii="Times New Roman" w:hAnsi="Times New Roman" w:cs="Times New Roman"/>
          <w:sz w:val="24"/>
          <w:szCs w:val="24"/>
        </w:rPr>
        <w:t xml:space="preserve">sea otter population </w:t>
      </w:r>
      <w:r w:rsidR="00A0121A">
        <w:rPr>
          <w:rFonts w:ascii="Times New Roman" w:hAnsi="Times New Roman" w:cs="Times New Roman"/>
          <w:sz w:val="24"/>
          <w:szCs w:val="24"/>
        </w:rPr>
        <w:t xml:space="preserve">were </w:t>
      </w:r>
      <w:r w:rsidR="00654790">
        <w:rPr>
          <w:rFonts w:ascii="Times New Roman" w:hAnsi="Times New Roman" w:cs="Times New Roman"/>
          <w:sz w:val="24"/>
          <w:szCs w:val="24"/>
        </w:rPr>
        <w:t>less than half current abundance</w:t>
      </w:r>
      <w:r>
        <w:rPr>
          <w:rFonts w:ascii="Times New Roman" w:hAnsi="Times New Roman" w:cs="Times New Roman"/>
          <w:sz w:val="24"/>
          <w:szCs w:val="24"/>
        </w:rPr>
        <w:t>.</w:t>
      </w:r>
      <w:r w:rsidR="001110EE">
        <w:rPr>
          <w:rFonts w:ascii="Times New Roman" w:hAnsi="Times New Roman" w:cs="Times New Roman"/>
          <w:sz w:val="24"/>
          <w:szCs w:val="24"/>
        </w:rPr>
        <w:t xml:space="preserve"> Possible speculative story:</w:t>
      </w:r>
      <w:r>
        <w:rPr>
          <w:rFonts w:ascii="Times New Roman" w:hAnsi="Times New Roman" w:cs="Times New Roman"/>
          <w:sz w:val="24"/>
          <w:szCs w:val="24"/>
        </w:rPr>
        <w:t xml:space="preserve"> </w:t>
      </w:r>
      <w:r w:rsidR="001110EE">
        <w:rPr>
          <w:rFonts w:ascii="Times New Roman" w:hAnsi="Times New Roman" w:cs="Times New Roman"/>
          <w:sz w:val="24"/>
          <w:szCs w:val="24"/>
        </w:rPr>
        <w:t xml:space="preserve">decline in CV coastwise, more similarity among sites, stronger links to oceanographic conditions? </w:t>
      </w:r>
      <w:r w:rsidR="002305D4">
        <w:rPr>
          <w:rFonts w:ascii="Times New Roman" w:hAnsi="Times New Roman" w:cs="Times New Roman"/>
          <w:sz w:val="24"/>
          <w:szCs w:val="24"/>
        </w:rPr>
        <w:t>We speculate</w:t>
      </w:r>
      <w:r w:rsidR="001110EE">
        <w:rPr>
          <w:rFonts w:ascii="Times New Roman" w:hAnsi="Times New Roman" w:cs="Times New Roman"/>
          <w:sz w:val="24"/>
          <w:szCs w:val="24"/>
        </w:rPr>
        <w:t xml:space="preserve">…. </w:t>
      </w:r>
    </w:p>
    <w:p w14:paraId="7F6FEFE6" w14:textId="77777777" w:rsidR="002305D4" w:rsidRDefault="002305D4" w:rsidP="00F12E0E">
      <w:pPr>
        <w:spacing w:after="0" w:line="480" w:lineRule="auto"/>
        <w:ind w:firstLine="720"/>
        <w:rPr>
          <w:rFonts w:ascii="Times New Roman" w:hAnsi="Times New Roman" w:cs="Times New Roman"/>
          <w:sz w:val="24"/>
          <w:szCs w:val="24"/>
        </w:rPr>
      </w:pPr>
    </w:p>
    <w:p w14:paraId="6FA4E2C9" w14:textId="1DB2BDC7" w:rsidR="002305D4" w:rsidRPr="00A0121A" w:rsidRDefault="00A0121A" w:rsidP="00822E86">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Other </w:t>
      </w:r>
      <w:r w:rsidR="002305D4" w:rsidRPr="00A0121A">
        <w:rPr>
          <w:rFonts w:ascii="Times New Roman" w:hAnsi="Times New Roman" w:cs="Times New Roman"/>
          <w:b/>
          <w:sz w:val="24"/>
          <w:szCs w:val="24"/>
        </w:rPr>
        <w:t xml:space="preserve">Points: </w:t>
      </w:r>
    </w:p>
    <w:p w14:paraId="705E73E8" w14:textId="0C8C824F" w:rsidR="002305D4" w:rsidRDefault="002305D4"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CV of kelp is interesting.</w:t>
      </w:r>
    </w:p>
    <w:p w14:paraId="65232FAA" w14:textId="388613D6" w:rsidR="001110EE" w:rsidRDefault="001110EE" w:rsidP="00F12E0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Looks like</w:t>
      </w:r>
      <w:r>
        <w:rPr>
          <w:rFonts w:ascii="Times New Roman" w:hAnsi="Times New Roman" w:cs="Times New Roman"/>
          <w:sz w:val="24"/>
          <w:szCs w:val="24"/>
        </w:rPr>
        <w:t xml:space="preserve"> otters have stabilized around their carrying capacity at local sites (e.g. Cape Alava) if not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Suggest that we can revisit estimates of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carrying capacity for sea otters which are already </w:t>
      </w:r>
      <w:r w:rsidR="00DB6A4C">
        <w:rPr>
          <w:rFonts w:ascii="Times New Roman" w:hAnsi="Times New Roman" w:cs="Times New Roman"/>
          <w:sz w:val="24"/>
          <w:szCs w:val="24"/>
        </w:rPr>
        <w:t xml:space="preserve">above </w:t>
      </w:r>
      <w:r w:rsidR="0081501E">
        <w:rPr>
          <w:rFonts w:ascii="Times New Roman" w:hAnsi="Times New Roman" w:cs="Times New Roman"/>
          <w:sz w:val="24"/>
          <w:szCs w:val="24"/>
        </w:rPr>
        <w:t xml:space="preserve">the very high estimates </w:t>
      </w:r>
      <w:r>
        <w:rPr>
          <w:rFonts w:ascii="Times New Roman" w:hAnsi="Times New Roman" w:cs="Times New Roman"/>
          <w:sz w:val="24"/>
          <w:szCs w:val="24"/>
        </w:rPr>
        <w:t xml:space="preserve">produced by </w:t>
      </w:r>
      <w:r w:rsidR="008C0963">
        <w:rPr>
          <w:rFonts w:ascii="Times New Roman" w:hAnsi="Times New Roman" w:cs="Times New Roman"/>
          <w:sz w:val="24"/>
          <w:szCs w:val="24"/>
        </w:rPr>
        <w:fldChar w:fldCharType="begin"/>
      </w:r>
      <w:r w:rsidR="005365FF">
        <w:rPr>
          <w:rFonts w:ascii="Times New Roman" w:hAnsi="Times New Roman" w:cs="Times New Roman"/>
          <w:sz w:val="24"/>
          <w:szCs w:val="24"/>
        </w:rPr>
        <w:instrText xml:space="preserve"> ADDIN PAPERS2_CITATIONS &lt;citation&gt;&lt;uuid&gt;4B8F3379-A859-4581-A56F-17B663D3B72C&lt;/uuid&gt;&lt;priority&gt;0&lt;/priority&gt;&lt;publications&gt;&lt;publication&gt;&lt;volume&gt;30&lt;/volume&gt;&lt;publication_date&gt;99200200001200000000200000&lt;/publication_date&gt;&lt;number&gt;4&lt;/number&gt;&lt;doi&gt;10.2307/3784286&lt;/doi&gt;&lt;startpage&gt;1172&lt;/startpage&gt;&lt;title&gt;Estimates of carrying capacity for sea otters in Washington state&lt;/title&gt;&lt;uuid&gt;7401EF52-4382-4E3C-9D8A-7D7CD3FADCCF&lt;/uuid&gt;&lt;subtype&gt;400&lt;/subtype&gt;&lt;endpage&gt;1181&lt;/endpage&gt;&lt;type&gt;400&lt;/type&gt;&lt;url&gt;http://www.jstor.org/stable/3784286&lt;/url&gt;&lt;bundle&gt;&lt;publication&gt;&lt;title&gt;Wildlife Society Bulletin&lt;/title&gt;&lt;type&gt;-100&lt;/type&gt;&lt;subtype&gt;-100&lt;/subtype&gt;&lt;uuid&gt;B6817281-B1CD-42BD-8D71-759C9857E87C&lt;/uuid&gt;&lt;/publication&gt;&lt;/bundle&gt;&lt;authors&gt;&lt;author&gt;&lt;firstName&gt;K&lt;/firstName&gt;&lt;middleNames&gt;L&lt;/middleNames&gt;&lt;lastName&gt;Laidre&lt;/lastName&gt;&lt;/author&gt;&lt;author&gt;&lt;firstName&gt;R&lt;/firstName&gt;&lt;middleNames&gt;J&lt;/middleNames&gt;&lt;lastName&gt;Jameson&lt;/lastName&gt;&lt;/author&gt;&lt;author&gt;&lt;firstName&gt;S&lt;/firstName&gt;&lt;middleNames&gt;J&lt;/middleNames&gt;&lt;lastName&gt;Jeffries&lt;/lastName&gt;&lt;/author&gt;&lt;author&gt;&lt;firstName&gt;R&lt;/firstName&gt;&lt;middleNames&gt;C&lt;/middleNames&gt;&lt;lastName&gt;Hobbs&lt;/lastName&gt;&lt;/author&gt;&lt;author&gt;&lt;firstName&gt;C&lt;/firstName&gt;&lt;middleNames&gt;E&lt;/middleNames&gt;&lt;lastName&gt;Bowlby&lt;/lastName&gt;&lt;/author&gt;&lt;author&gt;&lt;firstName&gt;Glenn&lt;/firstName&gt;&lt;middleNames&gt;R&lt;/middleNames&gt;&lt;lastName&gt;VanBlaricom&lt;/lastName&gt;&lt;/author&gt;&lt;/authors&gt;&lt;/publication&gt;&lt;/publications&gt;&lt;cites&gt;&lt;/cites&gt;&lt;/citation&gt;</w:instrText>
      </w:r>
      <w:r w:rsidR="008C0963">
        <w:rPr>
          <w:rFonts w:ascii="Times New Roman" w:hAnsi="Times New Roman" w:cs="Times New Roman"/>
          <w:sz w:val="24"/>
          <w:szCs w:val="24"/>
        </w:rPr>
        <w:fldChar w:fldCharType="separate"/>
      </w:r>
      <w:r w:rsidR="005365FF">
        <w:rPr>
          <w:rFonts w:ascii="Helvetica" w:hAnsi="Helvetica" w:cs="Helvetica"/>
          <w:sz w:val="24"/>
          <w:szCs w:val="24"/>
        </w:rPr>
        <w:t>(</w:t>
      </w:r>
      <w:proofErr w:type="spellStart"/>
      <w:r w:rsidR="005365FF">
        <w:rPr>
          <w:rFonts w:ascii="Helvetica" w:hAnsi="Helvetica" w:cs="Helvetica"/>
          <w:sz w:val="24"/>
          <w:szCs w:val="24"/>
        </w:rPr>
        <w:t>Laidre</w:t>
      </w:r>
      <w:proofErr w:type="spellEnd"/>
      <w:r w:rsidR="005365FF">
        <w:rPr>
          <w:rFonts w:ascii="Helvetica" w:hAnsi="Helvetica" w:cs="Helvetica"/>
          <w:sz w:val="24"/>
          <w:szCs w:val="24"/>
        </w:rPr>
        <w:t xml:space="preserve"> et al., 2002)</w:t>
      </w:r>
      <w:r w:rsidR="008C0963">
        <w:rPr>
          <w:rFonts w:ascii="Times New Roman" w:hAnsi="Times New Roman" w:cs="Times New Roman"/>
          <w:sz w:val="24"/>
          <w:szCs w:val="24"/>
        </w:rPr>
        <w:fldChar w:fldCharType="end"/>
      </w:r>
      <w:r w:rsidR="0081501E">
        <w:rPr>
          <w:rFonts w:ascii="Times New Roman" w:hAnsi="Times New Roman" w:cs="Times New Roman"/>
          <w:sz w:val="24"/>
          <w:szCs w:val="24"/>
        </w:rPr>
        <w:t xml:space="preserve"> (for areas</w:t>
      </w:r>
      <w:r w:rsidR="00607E6A">
        <w:rPr>
          <w:rFonts w:ascii="Times New Roman" w:hAnsi="Times New Roman" w:cs="Times New Roman"/>
          <w:sz w:val="24"/>
          <w:szCs w:val="24"/>
        </w:rPr>
        <w:t xml:space="preserve"> between </w:t>
      </w:r>
      <w:proofErr w:type="spellStart"/>
      <w:r w:rsidR="00607E6A">
        <w:rPr>
          <w:rFonts w:ascii="Times New Roman" w:hAnsi="Times New Roman" w:cs="Times New Roman"/>
          <w:sz w:val="24"/>
          <w:szCs w:val="24"/>
        </w:rPr>
        <w:t>Neah</w:t>
      </w:r>
      <w:proofErr w:type="spellEnd"/>
      <w:r w:rsidR="00607E6A">
        <w:rPr>
          <w:rFonts w:ascii="Times New Roman" w:hAnsi="Times New Roman" w:cs="Times New Roman"/>
          <w:sz w:val="24"/>
          <w:szCs w:val="24"/>
        </w:rPr>
        <w:t xml:space="preserve"> Bay-</w:t>
      </w:r>
      <w:proofErr w:type="spellStart"/>
      <w:r w:rsidR="00607E6A">
        <w:rPr>
          <w:rFonts w:ascii="Times New Roman" w:hAnsi="Times New Roman" w:cs="Times New Roman"/>
          <w:sz w:val="24"/>
          <w:szCs w:val="24"/>
        </w:rPr>
        <w:t>ish</w:t>
      </w:r>
      <w:proofErr w:type="spellEnd"/>
      <w:r w:rsidR="00607E6A">
        <w:rPr>
          <w:rFonts w:ascii="Times New Roman" w:hAnsi="Times New Roman" w:cs="Times New Roman"/>
          <w:sz w:val="24"/>
          <w:szCs w:val="24"/>
        </w:rPr>
        <w:t xml:space="preserve"> to Point Grenville</w:t>
      </w:r>
      <w:r w:rsidR="0081501E">
        <w:rPr>
          <w:rFonts w:ascii="Times New Roman" w:hAnsi="Times New Roman" w:cs="Times New Roman"/>
          <w:sz w:val="24"/>
          <w:szCs w:val="24"/>
        </w:rPr>
        <w:t xml:space="preserve">, </w:t>
      </w:r>
      <w:r w:rsidR="00434735">
        <w:rPr>
          <w:rFonts w:ascii="Times New Roman" w:hAnsi="Times New Roman" w:cs="Times New Roman"/>
          <w:sz w:val="24"/>
          <w:szCs w:val="24"/>
        </w:rPr>
        <w:t xml:space="preserve">carrying capacity </w:t>
      </w:r>
      <w:r w:rsidR="00DB6A4C">
        <w:rPr>
          <w:rFonts w:ascii="Times New Roman" w:hAnsi="Times New Roman" w:cs="Times New Roman"/>
          <w:sz w:val="24"/>
          <w:szCs w:val="24"/>
        </w:rPr>
        <w:t xml:space="preserve">estimates </w:t>
      </w:r>
      <w:r w:rsidR="0081501E">
        <w:rPr>
          <w:rFonts w:ascii="Times New Roman" w:hAnsi="Times New Roman" w:cs="Times New Roman"/>
          <w:sz w:val="24"/>
          <w:szCs w:val="24"/>
        </w:rPr>
        <w:t xml:space="preserve">range from </w:t>
      </w:r>
      <w:r w:rsidR="00607E6A">
        <w:rPr>
          <w:rFonts w:ascii="Times New Roman" w:hAnsi="Times New Roman" w:cs="Times New Roman"/>
          <w:sz w:val="24"/>
          <w:szCs w:val="24"/>
        </w:rPr>
        <w:t>922-1189… current pop is &gt;1400).</w:t>
      </w:r>
      <w:r w:rsidR="00434735">
        <w:rPr>
          <w:rFonts w:ascii="Times New Roman" w:hAnsi="Times New Roman" w:cs="Times New Roman"/>
          <w:sz w:val="24"/>
          <w:szCs w:val="24"/>
        </w:rPr>
        <w:t xml:space="preserve">  Also point out that </w:t>
      </w:r>
      <w:proofErr w:type="spellStart"/>
      <w:r w:rsidR="00434735">
        <w:rPr>
          <w:rFonts w:ascii="Times New Roman" w:hAnsi="Times New Roman" w:cs="Times New Roman"/>
          <w:sz w:val="24"/>
          <w:szCs w:val="24"/>
        </w:rPr>
        <w:t>Laidre’s</w:t>
      </w:r>
      <w:proofErr w:type="spellEnd"/>
      <w:r w:rsidR="00434735">
        <w:rPr>
          <w:rFonts w:ascii="Times New Roman" w:hAnsi="Times New Roman" w:cs="Times New Roman"/>
          <w:sz w:val="24"/>
          <w:szCs w:val="24"/>
        </w:rPr>
        <w:t xml:space="preserve"> work was based on </w:t>
      </w:r>
      <w:proofErr w:type="gramStart"/>
      <w:r w:rsidR="00434735">
        <w:rPr>
          <w:rFonts w:ascii="Times New Roman" w:hAnsi="Times New Roman" w:cs="Times New Roman"/>
          <w:sz w:val="24"/>
          <w:szCs w:val="24"/>
        </w:rPr>
        <w:t>pre 2000</w:t>
      </w:r>
      <w:proofErr w:type="gramEnd"/>
      <w:r w:rsidR="00434735">
        <w:rPr>
          <w:rFonts w:ascii="Times New Roman" w:hAnsi="Times New Roman" w:cs="Times New Roman"/>
          <w:sz w:val="24"/>
          <w:szCs w:val="24"/>
        </w:rPr>
        <w:t xml:space="preserve"> otter and food densities. We know from our work that food availability has continued to fall.</w:t>
      </w:r>
    </w:p>
    <w:p w14:paraId="220732BB" w14:textId="77777777" w:rsidR="001110EE" w:rsidRDefault="001110EE" w:rsidP="00F12E0E">
      <w:pPr>
        <w:spacing w:after="0" w:line="480" w:lineRule="auto"/>
        <w:ind w:firstLine="720"/>
        <w:rPr>
          <w:rFonts w:ascii="Times New Roman" w:hAnsi="Times New Roman" w:cs="Times New Roman"/>
          <w:sz w:val="24"/>
          <w:szCs w:val="24"/>
        </w:rPr>
      </w:pPr>
    </w:p>
    <w:p w14:paraId="088D2E51" w14:textId="1887762D" w:rsidR="001110EE" w:rsidRDefault="001110EE" w:rsidP="001110EE">
      <w:pPr>
        <w:spacing w:after="0" w:line="480" w:lineRule="auto"/>
        <w:rPr>
          <w:rFonts w:ascii="Times New Roman" w:hAnsi="Times New Roman" w:cs="Times New Roman"/>
          <w:sz w:val="24"/>
          <w:szCs w:val="24"/>
        </w:rPr>
      </w:pPr>
      <w:r w:rsidRPr="00434735">
        <w:rPr>
          <w:rFonts w:ascii="Times New Roman" w:hAnsi="Times New Roman" w:cs="Times New Roman"/>
          <w:b/>
          <w:sz w:val="24"/>
          <w:szCs w:val="24"/>
        </w:rPr>
        <w:t xml:space="preserve">Open question: </w:t>
      </w:r>
      <w:r>
        <w:rPr>
          <w:rFonts w:ascii="Times New Roman" w:hAnsi="Times New Roman" w:cs="Times New Roman"/>
          <w:sz w:val="24"/>
          <w:szCs w:val="24"/>
        </w:rPr>
        <w:t>If there are functionally no inverts present, what are these stable populations of sea otters eating?</w:t>
      </w:r>
      <w:r w:rsidR="00A0121A">
        <w:rPr>
          <w:rFonts w:ascii="Times New Roman" w:hAnsi="Times New Roman" w:cs="Times New Roman"/>
          <w:sz w:val="24"/>
          <w:szCs w:val="24"/>
        </w:rPr>
        <w:t xml:space="preserve">  Shifting to smaller prey that we are not counting well?  Moving to deeper or shallower habitats?</w:t>
      </w:r>
    </w:p>
    <w:p w14:paraId="63933880" w14:textId="77777777" w:rsidR="00F12E0E" w:rsidRDefault="00F12E0E" w:rsidP="00F12E0E">
      <w:pPr>
        <w:spacing w:after="0" w:line="480" w:lineRule="auto"/>
        <w:ind w:firstLine="720"/>
        <w:rPr>
          <w:rFonts w:ascii="Times New Roman" w:hAnsi="Times New Roman" w:cs="Times New Roman"/>
          <w:sz w:val="24"/>
          <w:szCs w:val="24"/>
        </w:rPr>
      </w:pPr>
    </w:p>
    <w:p w14:paraId="328B515C" w14:textId="77777777" w:rsidR="00F12E0E" w:rsidRDefault="00F12E0E" w:rsidP="00F12E0E">
      <w:pPr>
        <w:spacing w:after="0" w:line="480" w:lineRule="auto"/>
        <w:ind w:firstLine="720"/>
        <w:rPr>
          <w:rFonts w:ascii="Times New Roman" w:hAnsi="Times New Roman" w:cs="Times New Roman"/>
          <w:sz w:val="24"/>
          <w:szCs w:val="24"/>
        </w:rPr>
      </w:pPr>
    </w:p>
    <w:p w14:paraId="38A4A3CD" w14:textId="77777777" w:rsidR="006B3A54" w:rsidRDefault="006B3A54" w:rsidP="006B3A54">
      <w:pPr>
        <w:spacing w:after="0" w:line="480" w:lineRule="auto"/>
        <w:ind w:firstLine="720"/>
        <w:rPr>
          <w:rFonts w:ascii="Times New Roman" w:hAnsi="Times New Roman" w:cs="Times New Roman"/>
          <w:sz w:val="24"/>
          <w:szCs w:val="24"/>
        </w:rPr>
      </w:pPr>
    </w:p>
    <w:p w14:paraId="0CC973D2" w14:textId="77777777" w:rsidR="006B3A54" w:rsidRDefault="006B3A54" w:rsidP="006B3A54">
      <w:pPr>
        <w:spacing w:after="0" w:line="480" w:lineRule="auto"/>
        <w:ind w:firstLine="720"/>
        <w:rPr>
          <w:rFonts w:ascii="Times New Roman" w:hAnsi="Times New Roman" w:cs="Times New Roman"/>
          <w:sz w:val="24"/>
          <w:szCs w:val="24"/>
        </w:rPr>
      </w:pPr>
    </w:p>
    <w:p w14:paraId="061EB86D" w14:textId="114A0B36" w:rsidR="00A0121A" w:rsidRPr="00434735" w:rsidRDefault="00A0121A" w:rsidP="00A0121A">
      <w:pPr>
        <w:spacing w:after="0" w:line="480" w:lineRule="auto"/>
        <w:rPr>
          <w:rFonts w:ascii="Times New Roman" w:hAnsi="Times New Roman" w:cs="Times New Roman"/>
          <w:b/>
          <w:sz w:val="24"/>
          <w:szCs w:val="24"/>
        </w:rPr>
      </w:pPr>
      <w:r w:rsidRPr="00434735">
        <w:rPr>
          <w:rFonts w:ascii="Times New Roman" w:hAnsi="Times New Roman" w:cs="Times New Roman"/>
          <w:b/>
          <w:sz w:val="24"/>
          <w:szCs w:val="24"/>
        </w:rPr>
        <w:t>Notes from Chris.</w:t>
      </w:r>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Invert abundance and distributions, relative to otter distributions and w</w:t>
      </w:r>
      <w:r w:rsidR="00BE0ACA">
        <w:rPr>
          <w:rFonts w:ascii="Times New Roman" w:hAnsi="Times New Roman" w:cs="Times New Roman"/>
          <w:sz w:val="24"/>
          <w:szCs w:val="24"/>
        </w:rPr>
        <w:t>hat are otters feeding on…</w:t>
      </w:r>
      <w:proofErr w:type="spellStart"/>
      <w:r w:rsidR="00BE0ACA">
        <w:rPr>
          <w:rFonts w:ascii="Times New Roman" w:hAnsi="Times New Roman" w:cs="Times New Roman"/>
          <w:sz w:val="24"/>
          <w:szCs w:val="24"/>
        </w:rPr>
        <w:t>Kvitek</w:t>
      </w:r>
      <w:proofErr w:type="spellEnd"/>
      <w:r w:rsidR="00BE0ACA">
        <w:rPr>
          <w:rFonts w:ascii="Times New Roman" w:hAnsi="Times New Roman" w:cs="Times New Roman"/>
          <w:sz w:val="24"/>
          <w:szCs w:val="24"/>
        </w:rPr>
        <w:t xml:space="preserve">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outside of where 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w:t>
      </w:r>
      <w:r w:rsidR="00F83DD0">
        <w:rPr>
          <w:rFonts w:ascii="Times New Roman" w:hAnsi="Times New Roman" w:cs="Times New Roman"/>
          <w:sz w:val="24"/>
          <w:szCs w:val="24"/>
        </w:rPr>
        <w:t xml:space="preserve"> Any predatory influence? Any effect of </w:t>
      </w:r>
      <w:proofErr w:type="spellStart"/>
      <w:r w:rsidR="00F83DD0">
        <w:rPr>
          <w:rFonts w:ascii="Times New Roman" w:hAnsi="Times New Roman" w:cs="Times New Roman"/>
          <w:sz w:val="24"/>
          <w:szCs w:val="24"/>
        </w:rPr>
        <w:t>seastar</w:t>
      </w:r>
      <w:proofErr w:type="spellEnd"/>
      <w:r w:rsidR="00F83DD0">
        <w:rPr>
          <w:rFonts w:ascii="Times New Roman" w:hAnsi="Times New Roman" w:cs="Times New Roman"/>
          <w:sz w:val="24"/>
          <w:szCs w:val="24"/>
        </w:rPr>
        <w:t xml:space="preserve">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77317">
      <w:pPr>
        <w:spacing w:before="240" w:after="0" w:line="480" w:lineRule="auto"/>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5210F60E" w14:textId="77777777" w:rsidR="007D0372"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w:t>
      </w: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w:t>
      </w:r>
      <w:proofErr w:type="spellStart"/>
      <w:r w:rsidR="005B71FA" w:rsidRPr="00641582">
        <w:rPr>
          <w:rFonts w:ascii="Times New Roman" w:hAnsi="Times New Roman" w:cs="Times New Roman"/>
          <w:sz w:val="24"/>
          <w:szCs w:val="24"/>
          <w:highlight w:val="yellow"/>
        </w:rPr>
        <w:t>Pfister</w:t>
      </w:r>
      <w:proofErr w:type="spellEnd"/>
      <w:r w:rsidR="005B71FA" w:rsidRPr="00641582">
        <w:rPr>
          <w:rFonts w:ascii="Times New Roman" w:hAnsi="Times New Roman" w:cs="Times New Roman"/>
          <w:sz w:val="24"/>
          <w:szCs w:val="24"/>
          <w:highlight w:val="yellow"/>
        </w:rPr>
        <w:t xml:space="preserve"> provided helpful discussion</w:t>
      </w:r>
      <w:r w:rsidR="00EA161D">
        <w:rPr>
          <w:rFonts w:ascii="Times New Roman" w:hAnsi="Times New Roman" w:cs="Times New Roman"/>
          <w:sz w:val="24"/>
          <w:szCs w:val="24"/>
          <w:highlight w:val="yellow"/>
        </w:rPr>
        <w:t>. SHOULD WE 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 xml:space="preserve">This study </w:t>
      </w:r>
      <w:r>
        <w:rPr>
          <w:rFonts w:ascii="Times New Roman" w:hAnsi="Times New Roman" w:cs="Times New Roman"/>
          <w:sz w:val="24"/>
          <w:szCs w:val="24"/>
        </w:rPr>
        <w:lastRenderedPageBreak/>
        <w:t>was supported by funding from the National Marine Fisheries Service, the Office of National Marine Sanctuaries, and the NOAA Integrated Ecosystem Assessment program.</w:t>
      </w:r>
    </w:p>
    <w:p w14:paraId="2C6A0149" w14:textId="32E7110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25B1D16" w14:textId="77777777" w:rsidR="007D0372" w:rsidRDefault="007D0372" w:rsidP="007D0372">
      <w:r>
        <w:lastRenderedPageBreak/>
        <w:t>Invertebrate Survey description in table form.</w:t>
      </w:r>
    </w:p>
    <w:tbl>
      <w:tblPr>
        <w:tblStyle w:val="TableGrid"/>
        <w:tblW w:w="8431" w:type="dxa"/>
        <w:tblLook w:val="04A0" w:firstRow="1" w:lastRow="0" w:firstColumn="1" w:lastColumn="0" w:noHBand="0" w:noVBand="1"/>
      </w:tblPr>
      <w:tblGrid>
        <w:gridCol w:w="1459"/>
        <w:gridCol w:w="4546"/>
        <w:gridCol w:w="1213"/>
        <w:gridCol w:w="1213"/>
      </w:tblGrid>
      <w:tr w:rsidR="007D0372" w14:paraId="4C8F337F" w14:textId="77777777" w:rsidTr="00BD7C47">
        <w:tc>
          <w:tcPr>
            <w:tcW w:w="1459" w:type="dxa"/>
          </w:tcPr>
          <w:p w14:paraId="3C77B008" w14:textId="77777777" w:rsidR="007D0372" w:rsidRDefault="007D0372" w:rsidP="00BD7C47"/>
        </w:tc>
        <w:tc>
          <w:tcPr>
            <w:tcW w:w="4546" w:type="dxa"/>
          </w:tcPr>
          <w:p w14:paraId="56A8F0FB" w14:textId="77777777" w:rsidR="007D0372" w:rsidRDefault="007D0372" w:rsidP="00BD7C47">
            <w:r>
              <w:t>Survey</w:t>
            </w:r>
          </w:p>
        </w:tc>
        <w:tc>
          <w:tcPr>
            <w:tcW w:w="1213" w:type="dxa"/>
          </w:tcPr>
          <w:p w14:paraId="2A31B15D" w14:textId="77777777" w:rsidR="007D0372" w:rsidRDefault="007D0372" w:rsidP="00BD7C47"/>
        </w:tc>
        <w:tc>
          <w:tcPr>
            <w:tcW w:w="1213" w:type="dxa"/>
          </w:tcPr>
          <w:p w14:paraId="4F6E1101" w14:textId="77777777" w:rsidR="007D0372" w:rsidRPr="00ED3F12" w:rsidRDefault="007D0372" w:rsidP="00BD7C47">
            <w:r>
              <w:t>Area surveyed per site (m</w:t>
            </w:r>
            <w:r w:rsidRPr="00ED3F12">
              <w:rPr>
                <w:vertAlign w:val="superscript"/>
              </w:rPr>
              <w:t>2</w:t>
            </w:r>
            <w:r>
              <w:t>)</w:t>
            </w:r>
          </w:p>
        </w:tc>
      </w:tr>
      <w:tr w:rsidR="007D0372" w14:paraId="1200F25D" w14:textId="77777777" w:rsidTr="00BD7C47">
        <w:tc>
          <w:tcPr>
            <w:tcW w:w="1459" w:type="dxa"/>
          </w:tcPr>
          <w:p w14:paraId="2CB76AB3" w14:textId="77777777" w:rsidR="007D0372" w:rsidRDefault="007D0372" w:rsidP="00BD7C47">
            <w:r>
              <w:t>1987</w:t>
            </w:r>
          </w:p>
        </w:tc>
        <w:tc>
          <w:tcPr>
            <w:tcW w:w="4546" w:type="dxa"/>
          </w:tcPr>
          <w:p w14:paraId="13852D85" w14:textId="77777777" w:rsidR="007D0372" w:rsidRDefault="007D0372" w:rsidP="00BD7C47">
            <w:r>
              <w:t>1.0m</w:t>
            </w:r>
            <w:r w:rsidRPr="00D938E3">
              <w:rPr>
                <w:vertAlign w:val="superscript"/>
              </w:rPr>
              <w:t>2</w:t>
            </w:r>
            <w:r>
              <w:t xml:space="preserve"> quadrat by SCUBA</w:t>
            </w:r>
          </w:p>
        </w:tc>
        <w:tc>
          <w:tcPr>
            <w:tcW w:w="1213" w:type="dxa"/>
          </w:tcPr>
          <w:p w14:paraId="77300EA5" w14:textId="77777777" w:rsidR="007D0372" w:rsidRDefault="007D0372" w:rsidP="00BD7C47">
            <w:r>
              <w:t>100 per site.  Not randomly placed locations</w:t>
            </w:r>
          </w:p>
        </w:tc>
        <w:tc>
          <w:tcPr>
            <w:tcW w:w="1213" w:type="dxa"/>
          </w:tcPr>
          <w:p w14:paraId="09AECD26" w14:textId="77777777" w:rsidR="007D0372" w:rsidRDefault="007D0372" w:rsidP="00BD7C47">
            <w:r>
              <w:t>100</w:t>
            </w:r>
          </w:p>
        </w:tc>
      </w:tr>
      <w:tr w:rsidR="007D0372" w14:paraId="5364A896" w14:textId="77777777" w:rsidTr="00BD7C47">
        <w:tc>
          <w:tcPr>
            <w:tcW w:w="1459" w:type="dxa"/>
          </w:tcPr>
          <w:p w14:paraId="495E9F2B" w14:textId="77777777" w:rsidR="007D0372" w:rsidRDefault="007D0372" w:rsidP="00BD7C47"/>
        </w:tc>
        <w:tc>
          <w:tcPr>
            <w:tcW w:w="4546" w:type="dxa"/>
          </w:tcPr>
          <w:p w14:paraId="4E0D161A" w14:textId="77777777" w:rsidR="007D0372" w:rsidRDefault="007D0372" w:rsidP="00BD7C47">
            <w:r>
              <w:t xml:space="preserve">All counts conducted </w:t>
            </w:r>
            <w:r w:rsidRPr="0096563D">
              <w:rPr>
                <w:i/>
              </w:rPr>
              <w:t>in situ</w:t>
            </w:r>
          </w:p>
        </w:tc>
        <w:tc>
          <w:tcPr>
            <w:tcW w:w="1213" w:type="dxa"/>
          </w:tcPr>
          <w:p w14:paraId="6715C959" w14:textId="77777777" w:rsidR="007D0372" w:rsidRDefault="007D0372" w:rsidP="00BD7C47"/>
        </w:tc>
        <w:tc>
          <w:tcPr>
            <w:tcW w:w="1213" w:type="dxa"/>
          </w:tcPr>
          <w:p w14:paraId="49DA365F" w14:textId="77777777" w:rsidR="007D0372" w:rsidRDefault="007D0372" w:rsidP="00BD7C47"/>
        </w:tc>
      </w:tr>
      <w:tr w:rsidR="007D0372" w14:paraId="0E7DFC2B" w14:textId="77777777" w:rsidTr="00BD7C47">
        <w:tc>
          <w:tcPr>
            <w:tcW w:w="1459" w:type="dxa"/>
          </w:tcPr>
          <w:p w14:paraId="57A466AC" w14:textId="77777777" w:rsidR="007D0372" w:rsidRDefault="007D0372" w:rsidP="00BD7C47">
            <w:r>
              <w:t>1995</w:t>
            </w:r>
          </w:p>
        </w:tc>
        <w:tc>
          <w:tcPr>
            <w:tcW w:w="4546" w:type="dxa"/>
          </w:tcPr>
          <w:p w14:paraId="5903A8B4" w14:textId="77777777" w:rsidR="007D0372" w:rsidRDefault="007D0372" w:rsidP="00BD7C47">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7C6BE185" w14:textId="77777777" w:rsidR="007D0372" w:rsidRDefault="007D0372" w:rsidP="00BD7C47">
            <w:r>
              <w:t>14-35 per site</w:t>
            </w:r>
          </w:p>
        </w:tc>
        <w:tc>
          <w:tcPr>
            <w:tcW w:w="1213" w:type="dxa"/>
          </w:tcPr>
          <w:p w14:paraId="51B7AD3E" w14:textId="77777777" w:rsidR="007D0372" w:rsidRDefault="007D0372" w:rsidP="00BD7C47">
            <w:r>
              <w:t>3.5-8.75</w:t>
            </w:r>
          </w:p>
        </w:tc>
      </w:tr>
      <w:tr w:rsidR="007D0372" w14:paraId="19E1A19A" w14:textId="77777777" w:rsidTr="00BD7C47">
        <w:tc>
          <w:tcPr>
            <w:tcW w:w="1459" w:type="dxa"/>
          </w:tcPr>
          <w:p w14:paraId="123FAC88" w14:textId="77777777" w:rsidR="007D0372" w:rsidRDefault="007D0372" w:rsidP="00BD7C47"/>
        </w:tc>
        <w:tc>
          <w:tcPr>
            <w:tcW w:w="4546" w:type="dxa"/>
          </w:tcPr>
          <w:p w14:paraId="2FCA85A5" w14:textId="77777777" w:rsidR="007D0372" w:rsidRDefault="007D0372" w:rsidP="00BD7C47">
            <w:r>
              <w:t>Counts done by post-processing video.  Most of the locations with video collected were not actually processed.</w:t>
            </w:r>
          </w:p>
        </w:tc>
        <w:tc>
          <w:tcPr>
            <w:tcW w:w="1213" w:type="dxa"/>
          </w:tcPr>
          <w:p w14:paraId="0775D32D" w14:textId="77777777" w:rsidR="007D0372" w:rsidRDefault="007D0372" w:rsidP="00BD7C47"/>
        </w:tc>
        <w:tc>
          <w:tcPr>
            <w:tcW w:w="1213" w:type="dxa"/>
          </w:tcPr>
          <w:p w14:paraId="4E331CB8" w14:textId="77777777" w:rsidR="007D0372" w:rsidRDefault="007D0372" w:rsidP="00BD7C47"/>
        </w:tc>
      </w:tr>
      <w:tr w:rsidR="007D0372" w14:paraId="5EE5B4F5" w14:textId="77777777" w:rsidTr="00BD7C47">
        <w:tc>
          <w:tcPr>
            <w:tcW w:w="1459" w:type="dxa"/>
          </w:tcPr>
          <w:p w14:paraId="000153DC" w14:textId="77777777" w:rsidR="007D0372" w:rsidRDefault="007D0372" w:rsidP="00BD7C47">
            <w:r>
              <w:t>1999</w:t>
            </w:r>
          </w:p>
        </w:tc>
        <w:tc>
          <w:tcPr>
            <w:tcW w:w="4546" w:type="dxa"/>
          </w:tcPr>
          <w:p w14:paraId="4DFADA44" w14:textId="77777777" w:rsidR="007D0372" w:rsidRDefault="007D0372" w:rsidP="00BD7C47">
            <w:r>
              <w:t>0.25m</w:t>
            </w:r>
            <w:r w:rsidRPr="00D938E3">
              <w:rPr>
                <w:vertAlign w:val="superscript"/>
              </w:rPr>
              <w:t>2</w:t>
            </w:r>
            <w:r>
              <w:rPr>
                <w:vertAlign w:val="superscript"/>
              </w:rPr>
              <w:t xml:space="preserve"> </w:t>
            </w:r>
            <w:r w:rsidRPr="0096563D">
              <w:t>quadrat</w:t>
            </w:r>
            <w:r>
              <w:t xml:space="preserve"> by SCUBA using video</w:t>
            </w:r>
          </w:p>
        </w:tc>
        <w:tc>
          <w:tcPr>
            <w:tcW w:w="1213" w:type="dxa"/>
          </w:tcPr>
          <w:p w14:paraId="2B943726" w14:textId="77777777" w:rsidR="007D0372" w:rsidRDefault="007D0372" w:rsidP="00BD7C47">
            <w:r>
              <w:t>30 per site</w:t>
            </w:r>
          </w:p>
        </w:tc>
        <w:tc>
          <w:tcPr>
            <w:tcW w:w="1213" w:type="dxa"/>
          </w:tcPr>
          <w:p w14:paraId="70148957" w14:textId="77777777" w:rsidR="007D0372" w:rsidRDefault="007D0372" w:rsidP="00BD7C47">
            <w:r>
              <w:t>7.5</w:t>
            </w:r>
          </w:p>
        </w:tc>
      </w:tr>
      <w:tr w:rsidR="007D0372" w14:paraId="171FF2A9" w14:textId="77777777" w:rsidTr="00BD7C47">
        <w:tc>
          <w:tcPr>
            <w:tcW w:w="1459" w:type="dxa"/>
          </w:tcPr>
          <w:p w14:paraId="2D5BF9A4" w14:textId="77777777" w:rsidR="007D0372" w:rsidRDefault="007D0372" w:rsidP="00BD7C47"/>
        </w:tc>
        <w:tc>
          <w:tcPr>
            <w:tcW w:w="4546" w:type="dxa"/>
          </w:tcPr>
          <w:p w14:paraId="3C84CBDD" w14:textId="77777777" w:rsidR="007D0372" w:rsidRDefault="007D0372" w:rsidP="00BD7C47">
            <w:r>
              <w:t>25 x 1m video transects</w:t>
            </w:r>
          </w:p>
        </w:tc>
        <w:tc>
          <w:tcPr>
            <w:tcW w:w="1213" w:type="dxa"/>
          </w:tcPr>
          <w:p w14:paraId="4D8DBB78" w14:textId="77777777" w:rsidR="007D0372" w:rsidRDefault="007D0372" w:rsidP="00BD7C47">
            <w:r>
              <w:t>3-4 per site</w:t>
            </w:r>
          </w:p>
        </w:tc>
        <w:tc>
          <w:tcPr>
            <w:tcW w:w="1213" w:type="dxa"/>
          </w:tcPr>
          <w:p w14:paraId="515DD0CC" w14:textId="77777777" w:rsidR="007D0372" w:rsidRDefault="007D0372" w:rsidP="00BD7C47">
            <w:r>
              <w:t>75-100</w:t>
            </w:r>
          </w:p>
        </w:tc>
      </w:tr>
      <w:tr w:rsidR="007D0372" w14:paraId="23A04093" w14:textId="77777777" w:rsidTr="00BD7C47">
        <w:tc>
          <w:tcPr>
            <w:tcW w:w="1459" w:type="dxa"/>
          </w:tcPr>
          <w:p w14:paraId="3FACFAFC" w14:textId="77777777" w:rsidR="007D0372" w:rsidRDefault="007D0372" w:rsidP="00BD7C47">
            <w:r>
              <w:t>2015</w:t>
            </w:r>
          </w:p>
        </w:tc>
        <w:tc>
          <w:tcPr>
            <w:tcW w:w="4546" w:type="dxa"/>
          </w:tcPr>
          <w:p w14:paraId="6A257B39" w14:textId="77777777" w:rsidR="007D0372" w:rsidRDefault="007D0372" w:rsidP="00BD7C47">
            <w:r>
              <w:t>30 x 2m transects by SCUBA</w:t>
            </w:r>
          </w:p>
        </w:tc>
        <w:tc>
          <w:tcPr>
            <w:tcW w:w="1213" w:type="dxa"/>
          </w:tcPr>
          <w:p w14:paraId="3AF52634" w14:textId="77777777" w:rsidR="007D0372" w:rsidRDefault="007D0372" w:rsidP="00BD7C47">
            <w:r>
              <w:t>4 per site</w:t>
            </w:r>
          </w:p>
        </w:tc>
        <w:tc>
          <w:tcPr>
            <w:tcW w:w="1213" w:type="dxa"/>
          </w:tcPr>
          <w:p w14:paraId="69C77354" w14:textId="77777777" w:rsidR="007D0372" w:rsidRDefault="007D0372" w:rsidP="00BD7C47">
            <w:r>
              <w:t>240</w:t>
            </w:r>
          </w:p>
        </w:tc>
      </w:tr>
      <w:tr w:rsidR="007D0372" w14:paraId="05522DBF" w14:textId="77777777" w:rsidTr="00BD7C47">
        <w:tc>
          <w:tcPr>
            <w:tcW w:w="1459" w:type="dxa"/>
          </w:tcPr>
          <w:p w14:paraId="55D9FFD3" w14:textId="77777777" w:rsidR="007D0372" w:rsidRDefault="007D0372" w:rsidP="00BD7C47"/>
        </w:tc>
        <w:tc>
          <w:tcPr>
            <w:tcW w:w="4546" w:type="dxa"/>
          </w:tcPr>
          <w:p w14:paraId="273812E0" w14:textId="77777777" w:rsidR="007D0372" w:rsidRDefault="007D0372" w:rsidP="00BD7C47">
            <w:pPr>
              <w:tabs>
                <w:tab w:val="left" w:pos="2390"/>
              </w:tabs>
            </w:pPr>
          </w:p>
        </w:tc>
        <w:tc>
          <w:tcPr>
            <w:tcW w:w="1213" w:type="dxa"/>
          </w:tcPr>
          <w:p w14:paraId="2D38F152" w14:textId="77777777" w:rsidR="007D0372" w:rsidRDefault="007D0372" w:rsidP="00BD7C47"/>
        </w:tc>
        <w:tc>
          <w:tcPr>
            <w:tcW w:w="1213" w:type="dxa"/>
          </w:tcPr>
          <w:p w14:paraId="7C8E9760" w14:textId="77777777" w:rsidR="007D0372" w:rsidRDefault="007D0372" w:rsidP="00BD7C47"/>
        </w:tc>
      </w:tr>
    </w:tbl>
    <w:p w14:paraId="3CB1B335" w14:textId="77777777" w:rsidR="007D0372" w:rsidRDefault="007D0372" w:rsidP="007D0372"/>
    <w:p w14:paraId="0834C249" w14:textId="77777777" w:rsidR="007D0372" w:rsidRDefault="007D0372" w:rsidP="007D0372">
      <w:r>
        <w:t>Sites and the years they were sampled.</w:t>
      </w:r>
    </w:p>
    <w:tbl>
      <w:tblPr>
        <w:tblStyle w:val="TableGrid"/>
        <w:tblW w:w="0" w:type="auto"/>
        <w:tblLayout w:type="fixed"/>
        <w:tblLook w:val="04A0" w:firstRow="1" w:lastRow="0" w:firstColumn="1" w:lastColumn="0" w:noHBand="0" w:noVBand="1"/>
      </w:tblPr>
      <w:tblGrid>
        <w:gridCol w:w="2358"/>
        <w:gridCol w:w="1350"/>
        <w:gridCol w:w="1080"/>
        <w:gridCol w:w="1170"/>
        <w:gridCol w:w="1080"/>
        <w:gridCol w:w="1184"/>
      </w:tblGrid>
      <w:tr w:rsidR="007D0372" w14:paraId="3EA54C68" w14:textId="77777777" w:rsidTr="00BD7C47">
        <w:tc>
          <w:tcPr>
            <w:tcW w:w="2358" w:type="dxa"/>
          </w:tcPr>
          <w:p w14:paraId="6B0E2FAD" w14:textId="77777777" w:rsidR="007D0372" w:rsidRDefault="007D0372" w:rsidP="00BD7C47">
            <w:pPr>
              <w:jc w:val="center"/>
            </w:pPr>
          </w:p>
        </w:tc>
        <w:tc>
          <w:tcPr>
            <w:tcW w:w="1350" w:type="dxa"/>
          </w:tcPr>
          <w:p w14:paraId="1A47F2CA" w14:textId="77777777" w:rsidR="007D0372" w:rsidRDefault="007D0372" w:rsidP="00BD7C47">
            <w:pPr>
              <w:jc w:val="center"/>
            </w:pPr>
            <w:r>
              <w:t>1987</w:t>
            </w:r>
          </w:p>
        </w:tc>
        <w:tc>
          <w:tcPr>
            <w:tcW w:w="1080" w:type="dxa"/>
          </w:tcPr>
          <w:p w14:paraId="5539FB6F" w14:textId="77777777" w:rsidR="007D0372" w:rsidRDefault="007D0372" w:rsidP="00BD7C47">
            <w:pPr>
              <w:jc w:val="center"/>
            </w:pPr>
            <w:r>
              <w:t>1995</w:t>
            </w:r>
          </w:p>
        </w:tc>
        <w:tc>
          <w:tcPr>
            <w:tcW w:w="2250" w:type="dxa"/>
            <w:gridSpan w:val="2"/>
          </w:tcPr>
          <w:p w14:paraId="2C6FB92D" w14:textId="77777777" w:rsidR="007D0372" w:rsidRDefault="007D0372" w:rsidP="00BD7C47">
            <w:pPr>
              <w:jc w:val="center"/>
            </w:pPr>
            <w:r>
              <w:t>1999</w:t>
            </w:r>
          </w:p>
        </w:tc>
        <w:tc>
          <w:tcPr>
            <w:tcW w:w="1184" w:type="dxa"/>
          </w:tcPr>
          <w:p w14:paraId="551FC3BF" w14:textId="77777777" w:rsidR="007D0372" w:rsidRDefault="007D0372" w:rsidP="00BD7C47">
            <w:pPr>
              <w:jc w:val="center"/>
            </w:pPr>
            <w:r>
              <w:t>2015</w:t>
            </w:r>
          </w:p>
        </w:tc>
      </w:tr>
      <w:tr w:rsidR="007D0372" w14:paraId="74223515" w14:textId="77777777" w:rsidTr="00BD7C47">
        <w:tc>
          <w:tcPr>
            <w:tcW w:w="2358" w:type="dxa"/>
          </w:tcPr>
          <w:p w14:paraId="6670F956" w14:textId="77777777" w:rsidR="007D0372" w:rsidRPr="00D938E3" w:rsidRDefault="007D0372" w:rsidP="00BD7C47">
            <w:pPr>
              <w:tabs>
                <w:tab w:val="left" w:pos="980"/>
              </w:tabs>
              <w:rPr>
                <w:b/>
              </w:rPr>
            </w:pPr>
            <w:r w:rsidRPr="00D938E3">
              <w:rPr>
                <w:b/>
              </w:rPr>
              <w:t>Sites</w:t>
            </w:r>
          </w:p>
        </w:tc>
        <w:tc>
          <w:tcPr>
            <w:tcW w:w="1350" w:type="dxa"/>
          </w:tcPr>
          <w:p w14:paraId="171A43FE" w14:textId="77777777" w:rsidR="007D0372" w:rsidRPr="00437CF4" w:rsidRDefault="007D0372" w:rsidP="00BD7C47">
            <w:pPr>
              <w:rPr>
                <w:sz w:val="20"/>
                <w:szCs w:val="20"/>
              </w:rPr>
            </w:pPr>
            <w:r w:rsidRPr="00437CF4">
              <w:rPr>
                <w:sz w:val="20"/>
                <w:szCs w:val="20"/>
              </w:rPr>
              <w:t>Quadrats</w:t>
            </w:r>
          </w:p>
        </w:tc>
        <w:tc>
          <w:tcPr>
            <w:tcW w:w="1080" w:type="dxa"/>
          </w:tcPr>
          <w:p w14:paraId="65AF2264" w14:textId="77777777" w:rsidR="007D0372" w:rsidRPr="00437CF4" w:rsidRDefault="007D0372" w:rsidP="00BD7C47">
            <w:pPr>
              <w:rPr>
                <w:sz w:val="20"/>
                <w:szCs w:val="20"/>
              </w:rPr>
            </w:pPr>
            <w:r w:rsidRPr="00437CF4">
              <w:rPr>
                <w:sz w:val="20"/>
                <w:szCs w:val="20"/>
              </w:rPr>
              <w:t>Quadrats</w:t>
            </w:r>
          </w:p>
        </w:tc>
        <w:tc>
          <w:tcPr>
            <w:tcW w:w="1170" w:type="dxa"/>
          </w:tcPr>
          <w:p w14:paraId="0AC73C3C" w14:textId="77777777" w:rsidR="007D0372" w:rsidRPr="00437CF4" w:rsidRDefault="007D0372" w:rsidP="00BD7C47">
            <w:pPr>
              <w:rPr>
                <w:sz w:val="20"/>
                <w:szCs w:val="20"/>
              </w:rPr>
            </w:pPr>
            <w:r w:rsidRPr="00437CF4">
              <w:rPr>
                <w:sz w:val="20"/>
                <w:szCs w:val="20"/>
              </w:rPr>
              <w:t>Quadrats</w:t>
            </w:r>
          </w:p>
        </w:tc>
        <w:tc>
          <w:tcPr>
            <w:tcW w:w="1080" w:type="dxa"/>
          </w:tcPr>
          <w:p w14:paraId="185E7E79" w14:textId="77777777" w:rsidR="007D0372" w:rsidRPr="00437CF4" w:rsidRDefault="007D0372" w:rsidP="00BD7C47">
            <w:pPr>
              <w:rPr>
                <w:sz w:val="20"/>
                <w:szCs w:val="20"/>
              </w:rPr>
            </w:pPr>
            <w:r w:rsidRPr="00437CF4">
              <w:rPr>
                <w:sz w:val="20"/>
                <w:szCs w:val="20"/>
              </w:rPr>
              <w:t>Transects</w:t>
            </w:r>
          </w:p>
        </w:tc>
        <w:tc>
          <w:tcPr>
            <w:tcW w:w="1184" w:type="dxa"/>
          </w:tcPr>
          <w:p w14:paraId="7C26B607" w14:textId="77777777" w:rsidR="007D0372" w:rsidRPr="00437CF4" w:rsidRDefault="007D0372" w:rsidP="00BD7C47">
            <w:pPr>
              <w:rPr>
                <w:sz w:val="20"/>
                <w:szCs w:val="20"/>
              </w:rPr>
            </w:pPr>
            <w:r w:rsidRPr="00437CF4">
              <w:rPr>
                <w:sz w:val="20"/>
                <w:szCs w:val="20"/>
              </w:rPr>
              <w:t>Transects</w:t>
            </w:r>
          </w:p>
        </w:tc>
      </w:tr>
      <w:tr w:rsidR="007D0372" w14:paraId="1C5CDA87" w14:textId="77777777" w:rsidTr="00BD7C47">
        <w:tc>
          <w:tcPr>
            <w:tcW w:w="2358" w:type="dxa"/>
          </w:tcPr>
          <w:p w14:paraId="5F5B6149" w14:textId="77777777" w:rsidR="007D0372" w:rsidRDefault="007D0372" w:rsidP="00BD7C47">
            <w:proofErr w:type="spellStart"/>
            <w:r>
              <w:t>Neah</w:t>
            </w:r>
            <w:proofErr w:type="spellEnd"/>
            <w:r>
              <w:t xml:space="preserve"> Bay </w:t>
            </w:r>
          </w:p>
        </w:tc>
        <w:tc>
          <w:tcPr>
            <w:tcW w:w="1350" w:type="dxa"/>
          </w:tcPr>
          <w:p w14:paraId="4FB014B2" w14:textId="77777777" w:rsidR="007D0372" w:rsidRDefault="007D0372" w:rsidP="00BD7C47">
            <w:r>
              <w:t>X (2 Sites)</w:t>
            </w:r>
          </w:p>
        </w:tc>
        <w:tc>
          <w:tcPr>
            <w:tcW w:w="1080" w:type="dxa"/>
          </w:tcPr>
          <w:p w14:paraId="3116CF13" w14:textId="77777777" w:rsidR="007D0372" w:rsidRDefault="007D0372" w:rsidP="00BD7C47">
            <w:r>
              <w:t>X</w:t>
            </w:r>
          </w:p>
        </w:tc>
        <w:tc>
          <w:tcPr>
            <w:tcW w:w="1170" w:type="dxa"/>
          </w:tcPr>
          <w:p w14:paraId="5312E0A5" w14:textId="77777777" w:rsidR="007D0372" w:rsidRDefault="007D0372" w:rsidP="00BD7C47">
            <w:r>
              <w:t>X</w:t>
            </w:r>
          </w:p>
        </w:tc>
        <w:tc>
          <w:tcPr>
            <w:tcW w:w="1080" w:type="dxa"/>
          </w:tcPr>
          <w:p w14:paraId="1641047E" w14:textId="77777777" w:rsidR="007D0372" w:rsidRDefault="007D0372" w:rsidP="00BD7C47"/>
        </w:tc>
        <w:tc>
          <w:tcPr>
            <w:tcW w:w="1184" w:type="dxa"/>
          </w:tcPr>
          <w:p w14:paraId="5756147D" w14:textId="77777777" w:rsidR="007D0372" w:rsidRDefault="007D0372" w:rsidP="00BD7C47">
            <w:r>
              <w:t>X</w:t>
            </w:r>
          </w:p>
        </w:tc>
      </w:tr>
      <w:tr w:rsidR="007D0372" w14:paraId="30A33B5A" w14:textId="77777777" w:rsidTr="00BD7C47">
        <w:tc>
          <w:tcPr>
            <w:tcW w:w="2358" w:type="dxa"/>
          </w:tcPr>
          <w:p w14:paraId="31381BB9" w14:textId="77777777" w:rsidR="007D0372" w:rsidRDefault="007D0372" w:rsidP="00BD7C47">
            <w:proofErr w:type="spellStart"/>
            <w:r>
              <w:t>Chibahdel</w:t>
            </w:r>
            <w:proofErr w:type="spellEnd"/>
            <w:r>
              <w:t xml:space="preserve"> Rocks</w:t>
            </w:r>
          </w:p>
        </w:tc>
        <w:tc>
          <w:tcPr>
            <w:tcW w:w="1350" w:type="dxa"/>
          </w:tcPr>
          <w:p w14:paraId="508C6844" w14:textId="77777777" w:rsidR="007D0372" w:rsidRDefault="007D0372" w:rsidP="00BD7C47"/>
        </w:tc>
        <w:tc>
          <w:tcPr>
            <w:tcW w:w="1080" w:type="dxa"/>
          </w:tcPr>
          <w:p w14:paraId="3588CD4C" w14:textId="77777777" w:rsidR="007D0372" w:rsidRDefault="007D0372" w:rsidP="00BD7C47"/>
        </w:tc>
        <w:tc>
          <w:tcPr>
            <w:tcW w:w="1170" w:type="dxa"/>
          </w:tcPr>
          <w:p w14:paraId="5C38B938" w14:textId="77777777" w:rsidR="007D0372" w:rsidRDefault="007D0372" w:rsidP="00BD7C47">
            <w:r>
              <w:t>X</w:t>
            </w:r>
          </w:p>
        </w:tc>
        <w:tc>
          <w:tcPr>
            <w:tcW w:w="1080" w:type="dxa"/>
          </w:tcPr>
          <w:p w14:paraId="072686AB" w14:textId="77777777" w:rsidR="007D0372" w:rsidRDefault="007D0372" w:rsidP="00BD7C47"/>
        </w:tc>
        <w:tc>
          <w:tcPr>
            <w:tcW w:w="1184" w:type="dxa"/>
          </w:tcPr>
          <w:p w14:paraId="6C09021E" w14:textId="77777777" w:rsidR="007D0372" w:rsidRDefault="007D0372" w:rsidP="00BD7C47">
            <w:r>
              <w:t>X</w:t>
            </w:r>
          </w:p>
        </w:tc>
      </w:tr>
      <w:tr w:rsidR="007D0372" w14:paraId="36FCC891" w14:textId="77777777" w:rsidTr="00BD7C47">
        <w:tc>
          <w:tcPr>
            <w:tcW w:w="2358" w:type="dxa"/>
          </w:tcPr>
          <w:p w14:paraId="0128A851" w14:textId="77777777" w:rsidR="007D0372" w:rsidRDefault="007D0372" w:rsidP="00BD7C47">
            <w:r>
              <w:t>Cape Flattery</w:t>
            </w:r>
          </w:p>
        </w:tc>
        <w:tc>
          <w:tcPr>
            <w:tcW w:w="1350" w:type="dxa"/>
          </w:tcPr>
          <w:p w14:paraId="0FCDDCE2" w14:textId="77777777" w:rsidR="007D0372" w:rsidRDefault="007D0372" w:rsidP="00BD7C47"/>
        </w:tc>
        <w:tc>
          <w:tcPr>
            <w:tcW w:w="1080" w:type="dxa"/>
          </w:tcPr>
          <w:p w14:paraId="679F7915" w14:textId="77777777" w:rsidR="007D0372" w:rsidRDefault="007D0372" w:rsidP="00BD7C47">
            <w:r>
              <w:t>X</w:t>
            </w:r>
          </w:p>
        </w:tc>
        <w:tc>
          <w:tcPr>
            <w:tcW w:w="1170" w:type="dxa"/>
          </w:tcPr>
          <w:p w14:paraId="6BF4FBB2" w14:textId="77777777" w:rsidR="007D0372" w:rsidRDefault="007D0372" w:rsidP="00BD7C47">
            <w:r>
              <w:t>X</w:t>
            </w:r>
          </w:p>
        </w:tc>
        <w:tc>
          <w:tcPr>
            <w:tcW w:w="1080" w:type="dxa"/>
          </w:tcPr>
          <w:p w14:paraId="3068D4C0" w14:textId="77777777" w:rsidR="007D0372" w:rsidRDefault="007D0372" w:rsidP="00BD7C47">
            <w:r>
              <w:t>X</w:t>
            </w:r>
          </w:p>
        </w:tc>
        <w:tc>
          <w:tcPr>
            <w:tcW w:w="1184" w:type="dxa"/>
          </w:tcPr>
          <w:p w14:paraId="40B6919B" w14:textId="77777777" w:rsidR="007D0372" w:rsidRDefault="007D0372" w:rsidP="00BD7C47"/>
        </w:tc>
      </w:tr>
      <w:tr w:rsidR="007D0372" w14:paraId="0C569EEA" w14:textId="77777777" w:rsidTr="00BD7C47">
        <w:tc>
          <w:tcPr>
            <w:tcW w:w="2358" w:type="dxa"/>
          </w:tcPr>
          <w:p w14:paraId="1AA733AD" w14:textId="77777777" w:rsidR="007D0372" w:rsidRDefault="007D0372" w:rsidP="00BD7C47">
            <w:proofErr w:type="spellStart"/>
            <w:r>
              <w:t>Tatoosh</w:t>
            </w:r>
            <w:proofErr w:type="spellEnd"/>
            <w:r>
              <w:t xml:space="preserve"> Island</w:t>
            </w:r>
          </w:p>
        </w:tc>
        <w:tc>
          <w:tcPr>
            <w:tcW w:w="1350" w:type="dxa"/>
          </w:tcPr>
          <w:p w14:paraId="1B7634E3" w14:textId="77777777" w:rsidR="007D0372" w:rsidRDefault="007D0372" w:rsidP="00BD7C47"/>
        </w:tc>
        <w:tc>
          <w:tcPr>
            <w:tcW w:w="1080" w:type="dxa"/>
          </w:tcPr>
          <w:p w14:paraId="20D7B56B" w14:textId="77777777" w:rsidR="007D0372" w:rsidRDefault="007D0372" w:rsidP="00BD7C47">
            <w:r>
              <w:t>X</w:t>
            </w:r>
          </w:p>
        </w:tc>
        <w:tc>
          <w:tcPr>
            <w:tcW w:w="1170" w:type="dxa"/>
          </w:tcPr>
          <w:p w14:paraId="0E579241" w14:textId="77777777" w:rsidR="007D0372" w:rsidRDefault="007D0372" w:rsidP="00BD7C47">
            <w:r>
              <w:t>X</w:t>
            </w:r>
          </w:p>
        </w:tc>
        <w:tc>
          <w:tcPr>
            <w:tcW w:w="1080" w:type="dxa"/>
          </w:tcPr>
          <w:p w14:paraId="50928CEC" w14:textId="77777777" w:rsidR="007D0372" w:rsidRDefault="007D0372" w:rsidP="00BD7C47">
            <w:r>
              <w:t>X</w:t>
            </w:r>
          </w:p>
        </w:tc>
        <w:tc>
          <w:tcPr>
            <w:tcW w:w="1184" w:type="dxa"/>
          </w:tcPr>
          <w:p w14:paraId="21351440" w14:textId="77777777" w:rsidR="007D0372" w:rsidRDefault="007D0372" w:rsidP="00BD7C47">
            <w:r>
              <w:t>X</w:t>
            </w:r>
          </w:p>
        </w:tc>
      </w:tr>
      <w:tr w:rsidR="007D0372" w14:paraId="15F0076D" w14:textId="77777777" w:rsidTr="00BD7C47">
        <w:tc>
          <w:tcPr>
            <w:tcW w:w="2358" w:type="dxa"/>
          </w:tcPr>
          <w:p w14:paraId="721B2B4E" w14:textId="77777777" w:rsidR="007D0372" w:rsidRDefault="007D0372" w:rsidP="00BD7C47">
            <w:r>
              <w:t>Makah Bay</w:t>
            </w:r>
          </w:p>
        </w:tc>
        <w:tc>
          <w:tcPr>
            <w:tcW w:w="1350" w:type="dxa"/>
          </w:tcPr>
          <w:p w14:paraId="1759474D" w14:textId="77777777" w:rsidR="007D0372" w:rsidRDefault="007D0372" w:rsidP="00BD7C47">
            <w:r>
              <w:t>X</w:t>
            </w:r>
          </w:p>
        </w:tc>
        <w:tc>
          <w:tcPr>
            <w:tcW w:w="1080" w:type="dxa"/>
          </w:tcPr>
          <w:p w14:paraId="5711011B" w14:textId="77777777" w:rsidR="007D0372" w:rsidRDefault="007D0372" w:rsidP="00BD7C47">
            <w:r>
              <w:t>X</w:t>
            </w:r>
          </w:p>
        </w:tc>
        <w:tc>
          <w:tcPr>
            <w:tcW w:w="1170" w:type="dxa"/>
          </w:tcPr>
          <w:p w14:paraId="42644220" w14:textId="77777777" w:rsidR="007D0372" w:rsidRDefault="007D0372" w:rsidP="00BD7C47">
            <w:r>
              <w:t>X</w:t>
            </w:r>
          </w:p>
        </w:tc>
        <w:tc>
          <w:tcPr>
            <w:tcW w:w="1080" w:type="dxa"/>
          </w:tcPr>
          <w:p w14:paraId="1B498CE2" w14:textId="77777777" w:rsidR="007D0372" w:rsidRDefault="007D0372" w:rsidP="00BD7C47">
            <w:r>
              <w:t>X</w:t>
            </w:r>
          </w:p>
        </w:tc>
        <w:tc>
          <w:tcPr>
            <w:tcW w:w="1184" w:type="dxa"/>
          </w:tcPr>
          <w:p w14:paraId="6FAE89F9" w14:textId="77777777" w:rsidR="007D0372" w:rsidRDefault="007D0372" w:rsidP="00BD7C47"/>
        </w:tc>
      </w:tr>
      <w:tr w:rsidR="007D0372" w14:paraId="6B8FD43C" w14:textId="77777777" w:rsidTr="00BD7C47">
        <w:tc>
          <w:tcPr>
            <w:tcW w:w="2358" w:type="dxa"/>
          </w:tcPr>
          <w:p w14:paraId="34599EB7" w14:textId="77777777" w:rsidR="007D0372" w:rsidRDefault="007D0372" w:rsidP="00BD7C47">
            <w:r>
              <w:t>Anderson Point</w:t>
            </w:r>
          </w:p>
        </w:tc>
        <w:tc>
          <w:tcPr>
            <w:tcW w:w="1350" w:type="dxa"/>
          </w:tcPr>
          <w:p w14:paraId="6D2A9C35" w14:textId="77777777" w:rsidR="007D0372" w:rsidRDefault="007D0372" w:rsidP="00BD7C47">
            <w:r>
              <w:t>X</w:t>
            </w:r>
          </w:p>
        </w:tc>
        <w:tc>
          <w:tcPr>
            <w:tcW w:w="1080" w:type="dxa"/>
          </w:tcPr>
          <w:p w14:paraId="16B79345" w14:textId="77777777" w:rsidR="007D0372" w:rsidRDefault="007D0372" w:rsidP="00BD7C47">
            <w:r>
              <w:t>X</w:t>
            </w:r>
          </w:p>
        </w:tc>
        <w:tc>
          <w:tcPr>
            <w:tcW w:w="1170" w:type="dxa"/>
          </w:tcPr>
          <w:p w14:paraId="1B9974D7" w14:textId="77777777" w:rsidR="007D0372" w:rsidRDefault="007D0372" w:rsidP="00BD7C47">
            <w:r>
              <w:t>X</w:t>
            </w:r>
          </w:p>
        </w:tc>
        <w:tc>
          <w:tcPr>
            <w:tcW w:w="1080" w:type="dxa"/>
          </w:tcPr>
          <w:p w14:paraId="69242D7A" w14:textId="77777777" w:rsidR="007D0372" w:rsidRDefault="007D0372" w:rsidP="00BD7C47">
            <w:r>
              <w:t>X</w:t>
            </w:r>
          </w:p>
        </w:tc>
        <w:tc>
          <w:tcPr>
            <w:tcW w:w="1184" w:type="dxa"/>
          </w:tcPr>
          <w:p w14:paraId="2BF18534" w14:textId="77777777" w:rsidR="007D0372" w:rsidRDefault="007D0372" w:rsidP="00BD7C47">
            <w:r>
              <w:t>X</w:t>
            </w:r>
          </w:p>
        </w:tc>
      </w:tr>
      <w:tr w:rsidR="007D0372" w14:paraId="608C5975" w14:textId="77777777" w:rsidTr="00BD7C47">
        <w:tc>
          <w:tcPr>
            <w:tcW w:w="2358" w:type="dxa"/>
          </w:tcPr>
          <w:p w14:paraId="07CDF26B" w14:textId="77777777" w:rsidR="007D0372" w:rsidRDefault="007D0372" w:rsidP="00BD7C47">
            <w:r>
              <w:t>Point of the Arches</w:t>
            </w:r>
          </w:p>
        </w:tc>
        <w:tc>
          <w:tcPr>
            <w:tcW w:w="1350" w:type="dxa"/>
          </w:tcPr>
          <w:p w14:paraId="02D9A6A7" w14:textId="77777777" w:rsidR="007D0372" w:rsidRDefault="007D0372" w:rsidP="00BD7C47">
            <w:r>
              <w:t>X</w:t>
            </w:r>
          </w:p>
        </w:tc>
        <w:tc>
          <w:tcPr>
            <w:tcW w:w="1080" w:type="dxa"/>
          </w:tcPr>
          <w:p w14:paraId="72DAF57C" w14:textId="77777777" w:rsidR="007D0372" w:rsidRDefault="007D0372" w:rsidP="00BD7C47">
            <w:r>
              <w:t>X</w:t>
            </w:r>
          </w:p>
        </w:tc>
        <w:tc>
          <w:tcPr>
            <w:tcW w:w="1170" w:type="dxa"/>
          </w:tcPr>
          <w:p w14:paraId="55088551" w14:textId="77777777" w:rsidR="007D0372" w:rsidRDefault="007D0372" w:rsidP="00BD7C47">
            <w:r>
              <w:t>X</w:t>
            </w:r>
          </w:p>
        </w:tc>
        <w:tc>
          <w:tcPr>
            <w:tcW w:w="1080" w:type="dxa"/>
          </w:tcPr>
          <w:p w14:paraId="42EF5B27" w14:textId="77777777" w:rsidR="007D0372" w:rsidRDefault="007D0372" w:rsidP="00BD7C47">
            <w:r>
              <w:t>X</w:t>
            </w:r>
          </w:p>
        </w:tc>
        <w:tc>
          <w:tcPr>
            <w:tcW w:w="1184" w:type="dxa"/>
          </w:tcPr>
          <w:p w14:paraId="7388C221" w14:textId="77777777" w:rsidR="007D0372" w:rsidRDefault="007D0372" w:rsidP="00BD7C47">
            <w:r>
              <w:t>X</w:t>
            </w:r>
          </w:p>
        </w:tc>
      </w:tr>
      <w:tr w:rsidR="007D0372" w14:paraId="2EA23C0E" w14:textId="77777777" w:rsidTr="00BD7C47">
        <w:tc>
          <w:tcPr>
            <w:tcW w:w="2358" w:type="dxa"/>
          </w:tcPr>
          <w:p w14:paraId="0350C5E2" w14:textId="77777777" w:rsidR="007D0372" w:rsidRDefault="007D0372" w:rsidP="00BD7C47">
            <w:r>
              <w:t>Cape Alava</w:t>
            </w:r>
          </w:p>
        </w:tc>
        <w:tc>
          <w:tcPr>
            <w:tcW w:w="1350" w:type="dxa"/>
          </w:tcPr>
          <w:p w14:paraId="4CC4238D" w14:textId="77777777" w:rsidR="007D0372" w:rsidRDefault="007D0372" w:rsidP="00BD7C47">
            <w:r>
              <w:t>X</w:t>
            </w:r>
          </w:p>
        </w:tc>
        <w:tc>
          <w:tcPr>
            <w:tcW w:w="1080" w:type="dxa"/>
          </w:tcPr>
          <w:p w14:paraId="1B94B7C3" w14:textId="77777777" w:rsidR="007D0372" w:rsidRDefault="007D0372" w:rsidP="00BD7C47">
            <w:r>
              <w:t>X</w:t>
            </w:r>
          </w:p>
        </w:tc>
        <w:tc>
          <w:tcPr>
            <w:tcW w:w="1170" w:type="dxa"/>
          </w:tcPr>
          <w:p w14:paraId="335A6EA9" w14:textId="77777777" w:rsidR="007D0372" w:rsidRDefault="007D0372" w:rsidP="00BD7C47">
            <w:r>
              <w:t>X</w:t>
            </w:r>
          </w:p>
        </w:tc>
        <w:tc>
          <w:tcPr>
            <w:tcW w:w="1080" w:type="dxa"/>
          </w:tcPr>
          <w:p w14:paraId="2F54136D" w14:textId="77777777" w:rsidR="007D0372" w:rsidRDefault="007D0372" w:rsidP="00BD7C47">
            <w:r>
              <w:t>X</w:t>
            </w:r>
          </w:p>
        </w:tc>
        <w:tc>
          <w:tcPr>
            <w:tcW w:w="1184" w:type="dxa"/>
          </w:tcPr>
          <w:p w14:paraId="477A01C2" w14:textId="77777777" w:rsidR="007D0372" w:rsidRDefault="007D0372" w:rsidP="00BD7C47">
            <w:r>
              <w:t>X</w:t>
            </w:r>
          </w:p>
        </w:tc>
      </w:tr>
      <w:tr w:rsidR="007D0372" w14:paraId="5A167471" w14:textId="77777777" w:rsidTr="00BD7C47">
        <w:tc>
          <w:tcPr>
            <w:tcW w:w="2358" w:type="dxa"/>
          </w:tcPr>
          <w:p w14:paraId="20E6B0FE" w14:textId="77777777" w:rsidR="007D0372" w:rsidRDefault="007D0372" w:rsidP="00BD7C47">
            <w:r>
              <w:t>Cape Johnson</w:t>
            </w:r>
          </w:p>
        </w:tc>
        <w:tc>
          <w:tcPr>
            <w:tcW w:w="1350" w:type="dxa"/>
          </w:tcPr>
          <w:p w14:paraId="4D20B3D3" w14:textId="77777777" w:rsidR="007D0372" w:rsidRDefault="007D0372" w:rsidP="00BD7C47">
            <w:r>
              <w:t>X</w:t>
            </w:r>
          </w:p>
        </w:tc>
        <w:tc>
          <w:tcPr>
            <w:tcW w:w="1080" w:type="dxa"/>
          </w:tcPr>
          <w:p w14:paraId="7A9F7E4A" w14:textId="77777777" w:rsidR="007D0372" w:rsidRDefault="007D0372" w:rsidP="00BD7C47">
            <w:r>
              <w:t>X</w:t>
            </w:r>
          </w:p>
        </w:tc>
        <w:tc>
          <w:tcPr>
            <w:tcW w:w="1170" w:type="dxa"/>
          </w:tcPr>
          <w:p w14:paraId="53BCD883" w14:textId="77777777" w:rsidR="007D0372" w:rsidRDefault="007D0372" w:rsidP="00BD7C47">
            <w:r>
              <w:t>X</w:t>
            </w:r>
          </w:p>
        </w:tc>
        <w:tc>
          <w:tcPr>
            <w:tcW w:w="1080" w:type="dxa"/>
          </w:tcPr>
          <w:p w14:paraId="0ECB0EB5" w14:textId="77777777" w:rsidR="007D0372" w:rsidRDefault="007D0372" w:rsidP="00BD7C47">
            <w:r>
              <w:t>X</w:t>
            </w:r>
          </w:p>
        </w:tc>
        <w:tc>
          <w:tcPr>
            <w:tcW w:w="1184" w:type="dxa"/>
          </w:tcPr>
          <w:p w14:paraId="1EFFE58F" w14:textId="77777777" w:rsidR="007D0372" w:rsidRDefault="007D0372" w:rsidP="00BD7C47">
            <w:r>
              <w:t>X</w:t>
            </w:r>
          </w:p>
        </w:tc>
      </w:tr>
      <w:tr w:rsidR="007D0372" w14:paraId="58C7A853" w14:textId="77777777" w:rsidTr="00BD7C47">
        <w:tc>
          <w:tcPr>
            <w:tcW w:w="2358" w:type="dxa"/>
          </w:tcPr>
          <w:p w14:paraId="2A7DF68F" w14:textId="77777777" w:rsidR="007D0372" w:rsidRDefault="007D0372" w:rsidP="00BD7C47">
            <w:r>
              <w:t>Rock #305</w:t>
            </w:r>
          </w:p>
        </w:tc>
        <w:tc>
          <w:tcPr>
            <w:tcW w:w="1350" w:type="dxa"/>
          </w:tcPr>
          <w:p w14:paraId="3D6887D1" w14:textId="77777777" w:rsidR="007D0372" w:rsidRDefault="007D0372" w:rsidP="00BD7C47">
            <w:r>
              <w:t>X</w:t>
            </w:r>
          </w:p>
        </w:tc>
        <w:tc>
          <w:tcPr>
            <w:tcW w:w="1080" w:type="dxa"/>
          </w:tcPr>
          <w:p w14:paraId="6E2F3BC8" w14:textId="77777777" w:rsidR="007D0372" w:rsidRDefault="007D0372" w:rsidP="00BD7C47">
            <w:r>
              <w:t>X</w:t>
            </w:r>
          </w:p>
        </w:tc>
        <w:tc>
          <w:tcPr>
            <w:tcW w:w="1170" w:type="dxa"/>
          </w:tcPr>
          <w:p w14:paraId="25156636" w14:textId="77777777" w:rsidR="007D0372" w:rsidRDefault="007D0372" w:rsidP="00BD7C47">
            <w:r>
              <w:t>X</w:t>
            </w:r>
          </w:p>
        </w:tc>
        <w:tc>
          <w:tcPr>
            <w:tcW w:w="1080" w:type="dxa"/>
          </w:tcPr>
          <w:p w14:paraId="40FEF784" w14:textId="77777777" w:rsidR="007D0372" w:rsidRDefault="007D0372" w:rsidP="00BD7C47">
            <w:r>
              <w:t>X</w:t>
            </w:r>
          </w:p>
        </w:tc>
        <w:tc>
          <w:tcPr>
            <w:tcW w:w="1184" w:type="dxa"/>
          </w:tcPr>
          <w:p w14:paraId="106A4AE3" w14:textId="77777777" w:rsidR="007D0372" w:rsidRDefault="007D0372" w:rsidP="00BD7C47">
            <w:r>
              <w:t>X</w:t>
            </w:r>
          </w:p>
        </w:tc>
      </w:tr>
      <w:tr w:rsidR="007D0372" w14:paraId="1EB3B5C8" w14:textId="77777777" w:rsidTr="00BD7C47">
        <w:tc>
          <w:tcPr>
            <w:tcW w:w="2358" w:type="dxa"/>
          </w:tcPr>
          <w:p w14:paraId="7E916B63" w14:textId="77777777" w:rsidR="007D0372" w:rsidRDefault="007D0372" w:rsidP="00BD7C47">
            <w:proofErr w:type="spellStart"/>
            <w:r>
              <w:t>Teahwhit</w:t>
            </w:r>
            <w:proofErr w:type="spellEnd"/>
            <w:r>
              <w:t xml:space="preserve"> Head</w:t>
            </w:r>
          </w:p>
        </w:tc>
        <w:tc>
          <w:tcPr>
            <w:tcW w:w="1350" w:type="dxa"/>
          </w:tcPr>
          <w:p w14:paraId="2BD1C31B" w14:textId="77777777" w:rsidR="007D0372" w:rsidRDefault="007D0372" w:rsidP="00BD7C47">
            <w:r>
              <w:t>X</w:t>
            </w:r>
          </w:p>
        </w:tc>
        <w:tc>
          <w:tcPr>
            <w:tcW w:w="1080" w:type="dxa"/>
          </w:tcPr>
          <w:p w14:paraId="2936AC51" w14:textId="77777777" w:rsidR="007D0372" w:rsidRDefault="007D0372" w:rsidP="00BD7C47">
            <w:r>
              <w:t>X</w:t>
            </w:r>
          </w:p>
        </w:tc>
        <w:tc>
          <w:tcPr>
            <w:tcW w:w="1170" w:type="dxa"/>
          </w:tcPr>
          <w:p w14:paraId="317D5A2C" w14:textId="77777777" w:rsidR="007D0372" w:rsidRDefault="007D0372" w:rsidP="00BD7C47">
            <w:r>
              <w:t>X</w:t>
            </w:r>
          </w:p>
        </w:tc>
        <w:tc>
          <w:tcPr>
            <w:tcW w:w="1080" w:type="dxa"/>
          </w:tcPr>
          <w:p w14:paraId="30F90D0C" w14:textId="77777777" w:rsidR="007D0372" w:rsidRDefault="007D0372" w:rsidP="00BD7C47">
            <w:r>
              <w:t>X</w:t>
            </w:r>
          </w:p>
        </w:tc>
        <w:tc>
          <w:tcPr>
            <w:tcW w:w="1184" w:type="dxa"/>
          </w:tcPr>
          <w:p w14:paraId="5D764EA3" w14:textId="77777777" w:rsidR="007D0372" w:rsidRDefault="007D0372" w:rsidP="00BD7C47">
            <w:r>
              <w:t>X</w:t>
            </w:r>
          </w:p>
        </w:tc>
      </w:tr>
      <w:tr w:rsidR="007D0372" w14:paraId="59FC016B" w14:textId="77777777" w:rsidTr="00BD7C47">
        <w:tc>
          <w:tcPr>
            <w:tcW w:w="2358" w:type="dxa"/>
          </w:tcPr>
          <w:p w14:paraId="6F518914" w14:textId="77777777" w:rsidR="007D0372" w:rsidRDefault="007D0372" w:rsidP="00BD7C47">
            <w:r>
              <w:t>Destruction Island</w:t>
            </w:r>
          </w:p>
        </w:tc>
        <w:tc>
          <w:tcPr>
            <w:tcW w:w="1350" w:type="dxa"/>
          </w:tcPr>
          <w:p w14:paraId="2604B2C9" w14:textId="77777777" w:rsidR="007D0372" w:rsidRDefault="007D0372" w:rsidP="00BD7C47"/>
        </w:tc>
        <w:tc>
          <w:tcPr>
            <w:tcW w:w="1080" w:type="dxa"/>
          </w:tcPr>
          <w:p w14:paraId="1D4B9FDD" w14:textId="77777777" w:rsidR="007D0372" w:rsidRDefault="007D0372" w:rsidP="00BD7C47"/>
        </w:tc>
        <w:tc>
          <w:tcPr>
            <w:tcW w:w="1170" w:type="dxa"/>
          </w:tcPr>
          <w:p w14:paraId="7940A8C3" w14:textId="77777777" w:rsidR="007D0372" w:rsidRDefault="007D0372" w:rsidP="00BD7C47">
            <w:r>
              <w:t>X</w:t>
            </w:r>
          </w:p>
        </w:tc>
        <w:tc>
          <w:tcPr>
            <w:tcW w:w="1080" w:type="dxa"/>
          </w:tcPr>
          <w:p w14:paraId="40974BFB" w14:textId="77777777" w:rsidR="007D0372" w:rsidRDefault="007D0372" w:rsidP="00BD7C47"/>
        </w:tc>
        <w:tc>
          <w:tcPr>
            <w:tcW w:w="1184" w:type="dxa"/>
          </w:tcPr>
          <w:p w14:paraId="074AC1DD" w14:textId="77777777" w:rsidR="007D0372" w:rsidRDefault="007D0372" w:rsidP="00BD7C47">
            <w:r>
              <w:t>X</w:t>
            </w:r>
          </w:p>
        </w:tc>
      </w:tr>
      <w:tr w:rsidR="007D0372" w14:paraId="19082242" w14:textId="77777777" w:rsidTr="00BD7C47">
        <w:tc>
          <w:tcPr>
            <w:tcW w:w="2358" w:type="dxa"/>
          </w:tcPr>
          <w:p w14:paraId="33CF4050" w14:textId="77777777" w:rsidR="007D0372" w:rsidRDefault="007D0372" w:rsidP="00BD7C47"/>
        </w:tc>
        <w:tc>
          <w:tcPr>
            <w:tcW w:w="1350" w:type="dxa"/>
          </w:tcPr>
          <w:p w14:paraId="30E2F9C1" w14:textId="77777777" w:rsidR="007D0372" w:rsidRDefault="007D0372" w:rsidP="00BD7C47"/>
        </w:tc>
        <w:tc>
          <w:tcPr>
            <w:tcW w:w="1080" w:type="dxa"/>
          </w:tcPr>
          <w:p w14:paraId="0E943FE7" w14:textId="77777777" w:rsidR="007D0372" w:rsidRDefault="007D0372" w:rsidP="00BD7C47"/>
        </w:tc>
        <w:tc>
          <w:tcPr>
            <w:tcW w:w="1170" w:type="dxa"/>
          </w:tcPr>
          <w:p w14:paraId="68642BC6" w14:textId="77777777" w:rsidR="007D0372" w:rsidRDefault="007D0372" w:rsidP="00BD7C47"/>
        </w:tc>
        <w:tc>
          <w:tcPr>
            <w:tcW w:w="1080" w:type="dxa"/>
          </w:tcPr>
          <w:p w14:paraId="65F0473C" w14:textId="77777777" w:rsidR="007D0372" w:rsidRDefault="007D0372" w:rsidP="00BD7C47"/>
        </w:tc>
        <w:tc>
          <w:tcPr>
            <w:tcW w:w="1184" w:type="dxa"/>
          </w:tcPr>
          <w:p w14:paraId="4DE9AFBF" w14:textId="77777777" w:rsidR="007D0372" w:rsidRDefault="007D0372" w:rsidP="00BD7C47"/>
        </w:tc>
      </w:tr>
      <w:tr w:rsidR="007D0372" w14:paraId="7E5FAB8D" w14:textId="77777777" w:rsidTr="00BD7C47">
        <w:tc>
          <w:tcPr>
            <w:tcW w:w="2358" w:type="dxa"/>
          </w:tcPr>
          <w:p w14:paraId="6816F8B8" w14:textId="77777777" w:rsidR="007D0372" w:rsidRDefault="007D0372" w:rsidP="00BD7C47"/>
        </w:tc>
        <w:tc>
          <w:tcPr>
            <w:tcW w:w="1350" w:type="dxa"/>
          </w:tcPr>
          <w:p w14:paraId="54509444" w14:textId="77777777" w:rsidR="007D0372" w:rsidRDefault="007D0372" w:rsidP="00BD7C47"/>
        </w:tc>
        <w:tc>
          <w:tcPr>
            <w:tcW w:w="1080" w:type="dxa"/>
          </w:tcPr>
          <w:p w14:paraId="3254E459" w14:textId="77777777" w:rsidR="007D0372" w:rsidRDefault="007D0372" w:rsidP="00BD7C47"/>
        </w:tc>
        <w:tc>
          <w:tcPr>
            <w:tcW w:w="1170" w:type="dxa"/>
          </w:tcPr>
          <w:p w14:paraId="7DC8F688" w14:textId="77777777" w:rsidR="007D0372" w:rsidRDefault="007D0372" w:rsidP="00BD7C47"/>
        </w:tc>
        <w:tc>
          <w:tcPr>
            <w:tcW w:w="1080" w:type="dxa"/>
          </w:tcPr>
          <w:p w14:paraId="21A6B532" w14:textId="77777777" w:rsidR="007D0372" w:rsidRDefault="007D0372" w:rsidP="00BD7C47"/>
        </w:tc>
        <w:tc>
          <w:tcPr>
            <w:tcW w:w="1184" w:type="dxa"/>
          </w:tcPr>
          <w:p w14:paraId="13820753" w14:textId="77777777" w:rsidR="007D0372" w:rsidRDefault="007D0372" w:rsidP="00BD7C47"/>
        </w:tc>
      </w:tr>
      <w:tr w:rsidR="007D0372" w14:paraId="1E8338F9" w14:textId="77777777" w:rsidTr="00BD7C47">
        <w:tc>
          <w:tcPr>
            <w:tcW w:w="2358" w:type="dxa"/>
          </w:tcPr>
          <w:p w14:paraId="37454D77" w14:textId="77777777" w:rsidR="007D0372" w:rsidRDefault="007D0372" w:rsidP="00BD7C47"/>
        </w:tc>
        <w:tc>
          <w:tcPr>
            <w:tcW w:w="1350" w:type="dxa"/>
          </w:tcPr>
          <w:p w14:paraId="78B990D7" w14:textId="77777777" w:rsidR="007D0372" w:rsidRDefault="007D0372" w:rsidP="00BD7C47"/>
        </w:tc>
        <w:tc>
          <w:tcPr>
            <w:tcW w:w="1080" w:type="dxa"/>
          </w:tcPr>
          <w:p w14:paraId="01F6744E" w14:textId="77777777" w:rsidR="007D0372" w:rsidRDefault="007D0372" w:rsidP="00BD7C47"/>
        </w:tc>
        <w:tc>
          <w:tcPr>
            <w:tcW w:w="1170" w:type="dxa"/>
          </w:tcPr>
          <w:p w14:paraId="66D892E6" w14:textId="77777777" w:rsidR="007D0372" w:rsidRDefault="007D0372" w:rsidP="00BD7C47"/>
        </w:tc>
        <w:tc>
          <w:tcPr>
            <w:tcW w:w="1080" w:type="dxa"/>
          </w:tcPr>
          <w:p w14:paraId="1D887519" w14:textId="77777777" w:rsidR="007D0372" w:rsidRDefault="007D0372" w:rsidP="00BD7C47"/>
        </w:tc>
        <w:tc>
          <w:tcPr>
            <w:tcW w:w="1184" w:type="dxa"/>
          </w:tcPr>
          <w:p w14:paraId="17010E03" w14:textId="77777777" w:rsidR="007D0372" w:rsidRDefault="007D0372" w:rsidP="00BD7C47"/>
        </w:tc>
      </w:tr>
      <w:tr w:rsidR="007D0372" w14:paraId="48F477FE" w14:textId="77777777" w:rsidTr="00BD7C47">
        <w:tc>
          <w:tcPr>
            <w:tcW w:w="2358" w:type="dxa"/>
          </w:tcPr>
          <w:p w14:paraId="2B2D5E8F" w14:textId="77777777" w:rsidR="007D0372" w:rsidRDefault="007D0372" w:rsidP="00BD7C47"/>
        </w:tc>
        <w:tc>
          <w:tcPr>
            <w:tcW w:w="1350" w:type="dxa"/>
          </w:tcPr>
          <w:p w14:paraId="06914CF9" w14:textId="77777777" w:rsidR="007D0372" w:rsidRDefault="007D0372" w:rsidP="00BD7C47"/>
        </w:tc>
        <w:tc>
          <w:tcPr>
            <w:tcW w:w="1080" w:type="dxa"/>
          </w:tcPr>
          <w:p w14:paraId="0F42A8B4" w14:textId="77777777" w:rsidR="007D0372" w:rsidRDefault="007D0372" w:rsidP="00BD7C47"/>
        </w:tc>
        <w:tc>
          <w:tcPr>
            <w:tcW w:w="1170" w:type="dxa"/>
          </w:tcPr>
          <w:p w14:paraId="0B4EB65E" w14:textId="77777777" w:rsidR="007D0372" w:rsidRDefault="007D0372" w:rsidP="00BD7C47"/>
        </w:tc>
        <w:tc>
          <w:tcPr>
            <w:tcW w:w="1080" w:type="dxa"/>
          </w:tcPr>
          <w:p w14:paraId="65B6F7BB" w14:textId="77777777" w:rsidR="007D0372" w:rsidRDefault="007D0372" w:rsidP="00BD7C47"/>
        </w:tc>
        <w:tc>
          <w:tcPr>
            <w:tcW w:w="1184" w:type="dxa"/>
          </w:tcPr>
          <w:p w14:paraId="374ABAFE" w14:textId="77777777" w:rsidR="007D0372" w:rsidRDefault="007D0372" w:rsidP="00BD7C47"/>
        </w:tc>
      </w:tr>
    </w:tbl>
    <w:p w14:paraId="65AC1D51" w14:textId="77777777" w:rsidR="007D0372" w:rsidRPr="009D4947" w:rsidRDefault="007D0372" w:rsidP="007D0372"/>
    <w:p w14:paraId="485486DE" w14:textId="77777777" w:rsidR="007D0372" w:rsidRDefault="007D0372">
      <w:pPr>
        <w:rPr>
          <w:rFonts w:ascii="Times New Roman" w:hAnsi="Times New Roman" w:cs="Times New Roman"/>
          <w:sz w:val="24"/>
          <w:szCs w:val="24"/>
        </w:rPr>
      </w:pPr>
      <w:r>
        <w:rPr>
          <w:rFonts w:ascii="Times New Roman" w:hAnsi="Times New Roman" w:cs="Times New Roman"/>
          <w:sz w:val="24"/>
          <w:szCs w:val="24"/>
        </w:rPr>
        <w:br w:type="page"/>
      </w:r>
    </w:p>
    <w:p w14:paraId="40D142D9" w14:textId="573FDED5" w:rsidR="007D0372" w:rsidRDefault="007D0372" w:rsidP="007D037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of Kelp areas.</w:t>
      </w:r>
    </w:p>
    <w:p w14:paraId="36FE639D" w14:textId="77777777" w:rsidR="007D0372" w:rsidRDefault="007D0372" w:rsidP="007D0372">
      <w:pPr>
        <w:spacing w:after="0" w:line="480" w:lineRule="auto"/>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274"/>
        <w:gridCol w:w="4275"/>
      </w:tblGrid>
      <w:tr w:rsidR="007D0372" w14:paraId="25B51491" w14:textId="77777777" w:rsidTr="00BD7C47">
        <w:tc>
          <w:tcPr>
            <w:tcW w:w="4274" w:type="dxa"/>
          </w:tcPr>
          <w:p w14:paraId="58403D46"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Site Name</w:t>
            </w:r>
          </w:p>
        </w:tc>
        <w:tc>
          <w:tcPr>
            <w:tcW w:w="4275" w:type="dxa"/>
          </w:tcPr>
          <w:p w14:paraId="337B8BF5"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Average Area 1989-2015 (ha)</w:t>
            </w:r>
          </w:p>
        </w:tc>
      </w:tr>
      <w:tr w:rsidR="007D0372" w14:paraId="0B1B264B" w14:textId="77777777" w:rsidTr="00BD7C47">
        <w:tc>
          <w:tcPr>
            <w:tcW w:w="4274" w:type="dxa"/>
          </w:tcPr>
          <w:p w14:paraId="4B2C8494" w14:textId="287B1CAC" w:rsidR="007D0372" w:rsidRDefault="007D0372" w:rsidP="007D0372">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Bay,</w:t>
            </w:r>
            <w:r>
              <w:rPr>
                <w:rFonts w:ascii="Times New Roman" w:hAnsi="Times New Roman" w:cs="Times New Roman"/>
                <w:sz w:val="24"/>
                <w:szCs w:val="24"/>
              </w:rPr>
              <w:t xml:space="preserve"> </w:t>
            </w:r>
            <w:proofErr w:type="spellStart"/>
            <w:r>
              <w:rPr>
                <w:rFonts w:ascii="Times New Roman" w:hAnsi="Times New Roman" w:cs="Times New Roman"/>
                <w:sz w:val="24"/>
                <w:szCs w:val="24"/>
              </w:rPr>
              <w:t>Chibadehl</w:t>
            </w:r>
            <w:proofErr w:type="spellEnd"/>
            <w:r>
              <w:rPr>
                <w:rFonts w:ascii="Times New Roman" w:hAnsi="Times New Roman" w:cs="Times New Roman"/>
                <w:sz w:val="24"/>
                <w:szCs w:val="24"/>
              </w:rPr>
              <w:t xml:space="preserve"> Rocks</w:t>
            </w:r>
          </w:p>
        </w:tc>
        <w:tc>
          <w:tcPr>
            <w:tcW w:w="4275" w:type="dxa"/>
          </w:tcPr>
          <w:p w14:paraId="05E70799"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97.5</w:t>
            </w:r>
          </w:p>
        </w:tc>
      </w:tr>
      <w:tr w:rsidR="007D0372" w14:paraId="4E89B048" w14:textId="77777777" w:rsidTr="00BD7C47">
        <w:tc>
          <w:tcPr>
            <w:tcW w:w="4274" w:type="dxa"/>
          </w:tcPr>
          <w:p w14:paraId="2B98B715" w14:textId="77777777" w:rsidR="007D0372" w:rsidRDefault="007D0372" w:rsidP="00BD7C47">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w:t>
            </w:r>
          </w:p>
        </w:tc>
        <w:tc>
          <w:tcPr>
            <w:tcW w:w="4275" w:type="dxa"/>
          </w:tcPr>
          <w:p w14:paraId="1CB45E13"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10.9</w:t>
            </w:r>
          </w:p>
        </w:tc>
      </w:tr>
      <w:tr w:rsidR="007D0372" w14:paraId="27D3B9D2" w14:textId="77777777" w:rsidTr="00BD7C47">
        <w:tc>
          <w:tcPr>
            <w:tcW w:w="4274" w:type="dxa"/>
          </w:tcPr>
          <w:p w14:paraId="133C8889"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Anderson Point</w:t>
            </w:r>
          </w:p>
        </w:tc>
        <w:tc>
          <w:tcPr>
            <w:tcW w:w="4275" w:type="dxa"/>
          </w:tcPr>
          <w:p w14:paraId="144EA319"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14.5</w:t>
            </w:r>
          </w:p>
        </w:tc>
      </w:tr>
      <w:tr w:rsidR="007D0372" w14:paraId="3A543F65" w14:textId="77777777" w:rsidTr="00BD7C47">
        <w:tc>
          <w:tcPr>
            <w:tcW w:w="4274" w:type="dxa"/>
          </w:tcPr>
          <w:p w14:paraId="008C6890"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Point of the Arches</w:t>
            </w:r>
          </w:p>
        </w:tc>
        <w:tc>
          <w:tcPr>
            <w:tcW w:w="4275" w:type="dxa"/>
          </w:tcPr>
          <w:p w14:paraId="2594036D"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5.3</w:t>
            </w:r>
          </w:p>
        </w:tc>
      </w:tr>
      <w:tr w:rsidR="007D0372" w14:paraId="085BB703" w14:textId="77777777" w:rsidTr="00BD7C47">
        <w:tc>
          <w:tcPr>
            <w:tcW w:w="4274" w:type="dxa"/>
          </w:tcPr>
          <w:p w14:paraId="4D10E004"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Cape Alava</w:t>
            </w:r>
          </w:p>
        </w:tc>
        <w:tc>
          <w:tcPr>
            <w:tcW w:w="4275" w:type="dxa"/>
          </w:tcPr>
          <w:p w14:paraId="1B6EE534"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161.9</w:t>
            </w:r>
          </w:p>
        </w:tc>
      </w:tr>
      <w:tr w:rsidR="007D0372" w14:paraId="63DB0D1E" w14:textId="77777777" w:rsidTr="00BD7C47">
        <w:tc>
          <w:tcPr>
            <w:tcW w:w="4274" w:type="dxa"/>
          </w:tcPr>
          <w:p w14:paraId="4188ADA1"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Cape Johnson</w:t>
            </w:r>
          </w:p>
        </w:tc>
        <w:tc>
          <w:tcPr>
            <w:tcW w:w="4275" w:type="dxa"/>
          </w:tcPr>
          <w:p w14:paraId="3379D487"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6.9</w:t>
            </w:r>
          </w:p>
        </w:tc>
      </w:tr>
      <w:tr w:rsidR="007D0372" w14:paraId="095E182F" w14:textId="77777777" w:rsidTr="00BD7C47">
        <w:tc>
          <w:tcPr>
            <w:tcW w:w="4274" w:type="dxa"/>
          </w:tcPr>
          <w:p w14:paraId="65931C13"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Rock 305</w:t>
            </w:r>
          </w:p>
        </w:tc>
        <w:tc>
          <w:tcPr>
            <w:tcW w:w="4275" w:type="dxa"/>
          </w:tcPr>
          <w:p w14:paraId="57A8FF7C"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8.1</w:t>
            </w:r>
          </w:p>
        </w:tc>
      </w:tr>
      <w:tr w:rsidR="007D0372" w14:paraId="7A203E23" w14:textId="77777777" w:rsidTr="00BD7C47">
        <w:tc>
          <w:tcPr>
            <w:tcW w:w="4274" w:type="dxa"/>
          </w:tcPr>
          <w:p w14:paraId="79D27845" w14:textId="77777777" w:rsidR="007D0372" w:rsidRDefault="007D0372" w:rsidP="00BD7C47">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Teahwhit</w:t>
            </w:r>
            <w:proofErr w:type="spellEnd"/>
            <w:r>
              <w:rPr>
                <w:rFonts w:ascii="Times New Roman" w:hAnsi="Times New Roman" w:cs="Times New Roman"/>
                <w:sz w:val="24"/>
                <w:szCs w:val="24"/>
              </w:rPr>
              <w:t xml:space="preserve"> Head</w:t>
            </w:r>
          </w:p>
        </w:tc>
        <w:tc>
          <w:tcPr>
            <w:tcW w:w="4275" w:type="dxa"/>
          </w:tcPr>
          <w:p w14:paraId="1A5CEDEC"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9.5</w:t>
            </w:r>
          </w:p>
        </w:tc>
      </w:tr>
      <w:tr w:rsidR="007D0372" w14:paraId="19959498" w14:textId="77777777" w:rsidTr="00BD7C47">
        <w:tc>
          <w:tcPr>
            <w:tcW w:w="4274" w:type="dxa"/>
          </w:tcPr>
          <w:p w14:paraId="41FCC8E3"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Destruction Island</w:t>
            </w:r>
          </w:p>
        </w:tc>
        <w:tc>
          <w:tcPr>
            <w:tcW w:w="4275" w:type="dxa"/>
          </w:tcPr>
          <w:p w14:paraId="19B39631" w14:textId="77777777" w:rsidR="007D0372" w:rsidRDefault="007D0372" w:rsidP="00BD7C47">
            <w:pPr>
              <w:spacing w:line="480" w:lineRule="auto"/>
              <w:rPr>
                <w:rFonts w:ascii="Times New Roman" w:hAnsi="Times New Roman" w:cs="Times New Roman"/>
                <w:sz w:val="24"/>
                <w:szCs w:val="24"/>
              </w:rPr>
            </w:pPr>
            <w:r>
              <w:rPr>
                <w:rFonts w:ascii="Times New Roman" w:hAnsi="Times New Roman" w:cs="Times New Roman"/>
                <w:sz w:val="24"/>
                <w:szCs w:val="24"/>
              </w:rPr>
              <w:t>9.3</w:t>
            </w:r>
          </w:p>
        </w:tc>
      </w:tr>
      <w:tr w:rsidR="007D0372" w14:paraId="14E0B09C" w14:textId="77777777" w:rsidTr="00BD7C47">
        <w:tc>
          <w:tcPr>
            <w:tcW w:w="4274" w:type="dxa"/>
          </w:tcPr>
          <w:p w14:paraId="1A7246F0" w14:textId="77777777" w:rsidR="007D0372" w:rsidRDefault="007D0372" w:rsidP="00BD7C47">
            <w:pPr>
              <w:spacing w:line="480" w:lineRule="auto"/>
              <w:rPr>
                <w:rFonts w:ascii="Times New Roman" w:hAnsi="Times New Roman" w:cs="Times New Roman"/>
                <w:sz w:val="24"/>
                <w:szCs w:val="24"/>
              </w:rPr>
            </w:pPr>
          </w:p>
        </w:tc>
        <w:tc>
          <w:tcPr>
            <w:tcW w:w="4275" w:type="dxa"/>
          </w:tcPr>
          <w:p w14:paraId="2D18361D" w14:textId="77777777" w:rsidR="007D0372" w:rsidRDefault="007D0372" w:rsidP="00BD7C47">
            <w:pPr>
              <w:spacing w:line="480" w:lineRule="auto"/>
              <w:rPr>
                <w:rFonts w:ascii="Times New Roman" w:hAnsi="Times New Roman" w:cs="Times New Roman"/>
                <w:sz w:val="24"/>
                <w:szCs w:val="24"/>
              </w:rPr>
            </w:pPr>
          </w:p>
        </w:tc>
      </w:tr>
    </w:tbl>
    <w:p w14:paraId="0AE3FB62" w14:textId="77777777" w:rsidR="007D0372" w:rsidRDefault="007D0372" w:rsidP="007D0372">
      <w:pPr>
        <w:spacing w:after="0" w:line="480" w:lineRule="auto"/>
        <w:ind w:firstLine="720"/>
        <w:rPr>
          <w:rFonts w:ascii="Times New Roman" w:hAnsi="Times New Roman" w:cs="Times New Roman"/>
          <w:sz w:val="24"/>
          <w:szCs w:val="24"/>
        </w:rPr>
      </w:pPr>
    </w:p>
    <w:p w14:paraId="5C28E350" w14:textId="6976B58E" w:rsidR="00F55396" w:rsidRDefault="00F55396" w:rsidP="007D0372">
      <w:pPr>
        <w:rPr>
          <w:rFonts w:ascii="Times New Roman" w:hAnsi="Times New Roman" w:cs="Times New Roman"/>
          <w:sz w:val="24"/>
          <w:szCs w:val="24"/>
        </w:rPr>
      </w:pPr>
      <w:r>
        <w:rPr>
          <w:rFonts w:ascii="Times New Roman" w:hAnsi="Times New Roman" w:cs="Times New Roman"/>
          <w:sz w:val="24"/>
          <w:szCs w:val="24"/>
        </w:rPr>
        <w:br w:type="page"/>
      </w:r>
    </w:p>
    <w:p w14:paraId="09D8A570" w14:textId="5504F390" w:rsidR="00F55396" w:rsidRDefault="000C6B87"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38AE703" wp14:editId="0A37F683">
            <wp:simplePos x="0" y="0"/>
            <wp:positionH relativeFrom="column">
              <wp:posOffset>3594735</wp:posOffset>
            </wp:positionH>
            <wp:positionV relativeFrom="paragraph">
              <wp:posOffset>456565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10">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234DCF6" wp14:editId="02995218">
            <wp:simplePos x="0" y="0"/>
            <wp:positionH relativeFrom="column">
              <wp:posOffset>-290830</wp:posOffset>
            </wp:positionH>
            <wp:positionV relativeFrom="paragraph">
              <wp:posOffset>459105</wp:posOffset>
            </wp:positionV>
            <wp:extent cx="3794760" cy="54838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s Ma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4760" cy="5483860"/>
                    </a:xfrm>
                    <a:prstGeom prst="rect">
                      <a:avLst/>
                    </a:prstGeom>
                  </pic:spPr>
                </pic:pic>
              </a:graphicData>
            </a:graphic>
            <wp14:sizeRelH relativeFrom="margin">
              <wp14:pctWidth>0</wp14:pctWidth>
            </wp14:sizeRelH>
          </wp:anchor>
        </w:drawing>
      </w:r>
    </w:p>
    <w:p w14:paraId="489D62DD" w14:textId="52AD14D4" w:rsidR="00167CFD" w:rsidRDefault="00167CFD" w:rsidP="00F55396">
      <w:pPr>
        <w:spacing w:after="0" w:line="480" w:lineRule="auto"/>
        <w:rPr>
          <w:rFonts w:ascii="Times New Roman" w:hAnsi="Times New Roman" w:cs="Times New Roman"/>
          <w:sz w:val="24"/>
          <w:szCs w:val="24"/>
        </w:rPr>
      </w:pPr>
    </w:p>
    <w:p w14:paraId="377AD1CD" w14:textId="27602808" w:rsidR="00167CFD" w:rsidRDefault="00167CFD" w:rsidP="00F55396">
      <w:pPr>
        <w:spacing w:after="0" w:line="480" w:lineRule="auto"/>
        <w:rPr>
          <w:rFonts w:ascii="Times New Roman" w:hAnsi="Times New Roman" w:cs="Times New Roman"/>
          <w:sz w:val="24"/>
          <w:szCs w:val="24"/>
        </w:rPr>
      </w:pPr>
    </w:p>
    <w:p w14:paraId="76EFAFE0" w14:textId="77777777" w:rsidR="000C6B87" w:rsidRDefault="000C6B87" w:rsidP="00F55396">
      <w:pPr>
        <w:spacing w:after="0" w:line="480" w:lineRule="auto"/>
        <w:rPr>
          <w:rFonts w:ascii="Times New Roman" w:hAnsi="Times New Roman" w:cs="Times New Roman"/>
          <w:sz w:val="24"/>
          <w:szCs w:val="24"/>
        </w:rPr>
      </w:pPr>
    </w:p>
    <w:p w14:paraId="1B2D65CA" w14:textId="1582064E" w:rsidR="00366B07" w:rsidRDefault="00515753"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F55396">
        <w:rPr>
          <w:rFonts w:ascii="Times New Roman" w:hAnsi="Times New Roman" w:cs="Times New Roman"/>
          <w:sz w:val="24"/>
          <w:szCs w:val="24"/>
        </w:rPr>
        <w:t>. Sites</w:t>
      </w:r>
      <w:r w:rsidR="00167CFD">
        <w:rPr>
          <w:rFonts w:ascii="Times New Roman" w:hAnsi="Times New Roman" w:cs="Times New Roman"/>
          <w:sz w:val="24"/>
          <w:szCs w:val="24"/>
        </w:rPr>
        <w:t xml:space="preserve"> (map will be updated; otter figure needs to be revised so that the three regions are separate, stacked lines)</w:t>
      </w:r>
    </w:p>
    <w:p w14:paraId="7B9A0F03" w14:textId="69D2BD33" w:rsidR="00C424C7" w:rsidRDefault="00C424C7" w:rsidP="00F55396">
      <w:pPr>
        <w:spacing w:after="0" w:line="480" w:lineRule="auto"/>
        <w:rPr>
          <w:rFonts w:ascii="Times New Roman" w:hAnsi="Times New Roman" w:cs="Times New Roman"/>
          <w:sz w:val="24"/>
          <w:szCs w:val="24"/>
        </w:rPr>
      </w:pPr>
    </w:p>
    <w:p w14:paraId="62BC48A3" w14:textId="548E0205" w:rsidR="00C424C7" w:rsidRDefault="00C424C7" w:rsidP="00F55396">
      <w:pPr>
        <w:spacing w:after="0" w:line="480" w:lineRule="auto"/>
        <w:rPr>
          <w:rFonts w:ascii="Times New Roman" w:hAnsi="Times New Roman" w:cs="Times New Roman"/>
          <w:sz w:val="24"/>
          <w:szCs w:val="24"/>
        </w:rPr>
      </w:pPr>
      <w:r w:rsidRPr="00C77F2A">
        <w:rPr>
          <w:rFonts w:ascii="Times New Roman" w:hAnsi="Times New Roman" w:cs="Times New Roman"/>
          <w:sz w:val="24"/>
          <w:szCs w:val="24"/>
          <w:highlight w:val="yellow"/>
        </w:rPr>
        <w:t>OLE TO DO: MAKE UPPER RIGHT PLOT FOR OTTERS STACKED BY REGION.</w:t>
      </w:r>
      <w:r w:rsidR="00DF0A11">
        <w:rPr>
          <w:rFonts w:ascii="Times New Roman" w:hAnsi="Times New Roman" w:cs="Times New Roman"/>
          <w:sz w:val="24"/>
          <w:szCs w:val="24"/>
        </w:rPr>
        <w:t xml:space="preserve"> Ole is not sure that this is necessary any more…. But could be convinced otherwise.</w:t>
      </w:r>
    </w:p>
    <w:p w14:paraId="3F121969" w14:textId="1393B29A" w:rsidR="00167CFD" w:rsidRDefault="00167CFD">
      <w:pPr>
        <w:rPr>
          <w:rFonts w:ascii="Times New Roman" w:hAnsi="Times New Roman" w:cs="Times New Roman"/>
          <w:sz w:val="24"/>
          <w:szCs w:val="24"/>
        </w:rPr>
      </w:pPr>
    </w:p>
    <w:p w14:paraId="3AF0F304" w14:textId="38EFF0F9" w:rsidR="00167CFD" w:rsidRDefault="004A79AD" w:rsidP="00F5539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169755D" wp14:editId="67FC514D">
            <wp:extent cx="5943600" cy="6792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2 Otters index and Kelp index by region (no smoothe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034F7C56" w14:textId="3597760D"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 2 (to better link to text, suggest we label each panel so it’s a-f; otters are a, c, e and kelp is b, d, f)</w:t>
      </w:r>
      <w:r w:rsidR="004A79AD">
        <w:rPr>
          <w:rFonts w:ascii="Times New Roman" w:hAnsi="Times New Roman" w:cs="Times New Roman"/>
          <w:sz w:val="24"/>
          <w:szCs w:val="24"/>
        </w:rPr>
        <w:t>. Line is coastwise trend indexed to 1990</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3">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4998BEF5"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Pr="00167CFD">
        <w:rPr>
          <w:rFonts w:ascii="Times New Roman" w:hAnsi="Times New Roman" w:cs="Times New Roman"/>
          <w:sz w:val="24"/>
          <w:szCs w:val="24"/>
        </w:rPr>
        <w:t>Otter Distribution. Grey shows kernel smoothed density, dots show center of gravity of the distribution (median). Dashed line shows smoothed trend in the center of gravity (loess)</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4EC13C58" w:rsidR="00167CFD" w:rsidRDefault="006016B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34D3C8" wp14:editId="2CE25093">
            <wp:extent cx="3918857"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tters vs. Kelp growth 2 halves.pdf"/>
                    <pic:cNvPicPr/>
                  </pic:nvPicPr>
                  <pic:blipFill>
                    <a:blip r:embed="rId14">
                      <a:extLst>
                        <a:ext uri="{28A0092B-C50C-407E-A947-70E740481C1C}">
                          <a14:useLocalDpi xmlns:a14="http://schemas.microsoft.com/office/drawing/2010/main" val="0"/>
                        </a:ext>
                      </a:extLst>
                    </a:blip>
                    <a:stretch>
                      <a:fillRect/>
                    </a:stretch>
                  </pic:blipFill>
                  <pic:spPr>
                    <a:xfrm>
                      <a:off x="0" y="0"/>
                      <a:ext cx="3918857" cy="5486400"/>
                    </a:xfrm>
                    <a:prstGeom prst="rect">
                      <a:avLst/>
                    </a:prstGeom>
                  </pic:spPr>
                </pic:pic>
              </a:graphicData>
            </a:graphic>
          </wp:inline>
        </w:drawing>
      </w:r>
    </w:p>
    <w:p w14:paraId="65B2648A" w14:textId="6DD2426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Pr="002F4F9E">
        <w:rPr>
          <w:rFonts w:ascii="Times New Roman" w:hAnsi="Times New Roman" w:cs="Times New Roman"/>
          <w:sz w:val="24"/>
          <w:szCs w:val="24"/>
        </w:rPr>
        <w:t>Otter and Kelp exponential growth rates by site &amp; region and the number of otters present at each site in 1990.</w:t>
      </w:r>
      <w:r>
        <w:rPr>
          <w:rFonts w:ascii="Times New Roman" w:hAnsi="Times New Roman" w:cs="Times New Roman"/>
          <w:sz w:val="24"/>
          <w:szCs w:val="24"/>
        </w:rPr>
        <w:t xml:space="preserve"> (Fix the color legend for the top panel?)</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002169CD" w:rsidR="00136355" w:rsidRDefault="00323E6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E48616" wp14:editId="5E2BDAE0">
            <wp:extent cx="34290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tters vs. Kelp CV change.pdf"/>
                    <pic:cNvPicPr/>
                  </pic:nvPicPr>
                  <pic:blipFill>
                    <a:blip r:embed="rId15">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79A1D728" w14:textId="4C7E00D1" w:rsidR="00EA0B1B" w:rsidRDefault="00EA0B1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22074" wp14:editId="27666241">
            <wp:extent cx="34290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ters vs. Kelp CV change (MEAN).pdf"/>
                    <pic:cNvPicPr/>
                  </pic:nvPicPr>
                  <pic:blipFill>
                    <a:blip r:embed="rId16">
                      <a:extLst>
                        <a:ext uri="{28A0092B-C50C-407E-A947-70E740481C1C}">
                          <a14:useLocalDpi xmlns:a14="http://schemas.microsoft.com/office/drawing/2010/main" val="0"/>
                        </a:ext>
                      </a:extLst>
                    </a:blip>
                    <a:stretch>
                      <a:fillRect/>
                    </a:stretch>
                  </pic:blipFill>
                  <pic:spPr>
                    <a:xfrm>
                      <a:off x="0" y="0"/>
                      <a:ext cx="3429000" cy="2743200"/>
                    </a:xfrm>
                    <a:prstGeom prst="rect">
                      <a:avLst/>
                    </a:prstGeom>
                  </pic:spPr>
                </pic:pic>
              </a:graphicData>
            </a:graphic>
          </wp:inline>
        </w:drawing>
      </w:r>
    </w:p>
    <w:p w14:paraId="2734479A" w14:textId="77777777" w:rsidR="00EA0B1B" w:rsidRDefault="00EA0B1B">
      <w:pPr>
        <w:rPr>
          <w:rFonts w:ascii="Times New Roman" w:hAnsi="Times New Roman" w:cs="Times New Roman"/>
          <w:sz w:val="24"/>
          <w:szCs w:val="24"/>
        </w:rPr>
      </w:pPr>
    </w:p>
    <w:p w14:paraId="43C61478" w14:textId="318300CC" w:rsidR="00EA0B1B" w:rsidRDefault="00EA0B1B" w:rsidP="00EA0B1B">
      <w:pPr>
        <w:rPr>
          <w:rFonts w:ascii="Times New Roman" w:hAnsi="Times New Roman" w:cs="Times New Roman"/>
          <w:sz w:val="24"/>
          <w:szCs w:val="24"/>
        </w:rPr>
      </w:pPr>
      <w:r>
        <w:rPr>
          <w:rFonts w:ascii="Times New Roman" w:hAnsi="Times New Roman" w:cs="Times New Roman"/>
          <w:sz w:val="24"/>
          <w:szCs w:val="24"/>
        </w:rPr>
        <w:t>Figure 5. CV between periods using the starting number of otters of each period (top) or the mean of</w:t>
      </w:r>
      <w:r w:rsidR="00857F94">
        <w:rPr>
          <w:rFonts w:ascii="Times New Roman" w:hAnsi="Times New Roman" w:cs="Times New Roman"/>
          <w:sz w:val="24"/>
          <w:szCs w:val="24"/>
        </w:rPr>
        <w:t xml:space="preserve"> each time period (bottom panel</w:t>
      </w:r>
      <w:r>
        <w:rPr>
          <w:rFonts w:ascii="Times New Roman" w:hAnsi="Times New Roman" w:cs="Times New Roman"/>
          <w:sz w:val="24"/>
          <w:szCs w:val="24"/>
        </w:rPr>
        <w:t>)</w:t>
      </w:r>
      <w:r w:rsidR="00857F94">
        <w:rPr>
          <w:rFonts w:ascii="Times New Roman" w:hAnsi="Times New Roman" w:cs="Times New Roman"/>
          <w:sz w:val="24"/>
          <w:szCs w:val="24"/>
        </w:rPr>
        <w:t xml:space="preserve">.  </w:t>
      </w:r>
    </w:p>
    <w:p w14:paraId="5478CC16" w14:textId="12594698" w:rsidR="00136355" w:rsidRDefault="00136355">
      <w:pPr>
        <w:rPr>
          <w:rFonts w:ascii="Times New Roman" w:hAnsi="Times New Roman" w:cs="Times New Roman"/>
          <w:sz w:val="24"/>
          <w:szCs w:val="24"/>
        </w:rPr>
      </w:pPr>
    </w:p>
    <w:p w14:paraId="2AC410F4" w14:textId="77777777" w:rsidR="007E0AB0" w:rsidRDefault="007E0AB0">
      <w:pPr>
        <w:rPr>
          <w:rFonts w:ascii="Times New Roman" w:hAnsi="Times New Roman" w:cs="Times New Roman"/>
          <w:sz w:val="24"/>
          <w:szCs w:val="24"/>
        </w:rPr>
      </w:pPr>
      <w:r>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1B8F3C43" w:rsidR="007E0AB0" w:rsidRDefault="00F41FD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07A5B0" wp14:editId="4D25C030">
            <wp:extent cx="5943600" cy="67925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ertebrate panels v1.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p>
    <w:p w14:paraId="64346C8E" w14:textId="014A54DF" w:rsidR="00386F14" w:rsidRDefault="00D255B7">
      <w:pPr>
        <w:rPr>
          <w:rFonts w:ascii="Times New Roman" w:hAnsi="Times New Roman" w:cs="Times New Roman"/>
          <w:sz w:val="24"/>
          <w:szCs w:val="24"/>
        </w:rPr>
      </w:pPr>
      <w:r>
        <w:rPr>
          <w:rFonts w:ascii="Times New Roman" w:hAnsi="Times New Roman" w:cs="Times New Roman"/>
          <w:sz w:val="24"/>
          <w:szCs w:val="24"/>
        </w:rPr>
        <w:t xml:space="preserve">Note that data on </w:t>
      </w: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 xml:space="preserve"> </w:t>
      </w:r>
      <w:r w:rsidR="00386F14">
        <w:rPr>
          <w:rFonts w:ascii="Times New Roman" w:hAnsi="Times New Roman" w:cs="Times New Roman"/>
          <w:sz w:val="24"/>
          <w:szCs w:val="24"/>
        </w:rPr>
        <w:t>are not available for 1995</w:t>
      </w:r>
    </w:p>
    <w:p w14:paraId="56B1908C" w14:textId="62B45775" w:rsidR="001615D4" w:rsidRDefault="007B38A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3042B2" wp14:editId="699DB84D">
            <wp:extent cx="5936615" cy="6785610"/>
            <wp:effectExtent l="0" t="0" r="6985" b="0"/>
            <wp:docPr id="2" name="Picture 2" descr="../Plots/Invertebrate%20panels%20v1%20+%20Gastr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Invertebrate%20panels%20v1%20+%20Gastro.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6785610"/>
                    </a:xfrm>
                    <a:prstGeom prst="rect">
                      <a:avLst/>
                    </a:prstGeom>
                    <a:noFill/>
                    <a:ln>
                      <a:noFill/>
                    </a:ln>
                  </pic:spPr>
                </pic:pic>
              </a:graphicData>
            </a:graphic>
          </wp:inline>
        </w:drawing>
      </w:r>
    </w:p>
    <w:p w14:paraId="55BBDA14" w14:textId="49F3E74D" w:rsidR="007B38A9" w:rsidRDefault="007B38A9" w:rsidP="007B38A9">
      <w:pPr>
        <w:rPr>
          <w:rFonts w:ascii="Times New Roman" w:hAnsi="Times New Roman" w:cs="Times New Roman"/>
          <w:sz w:val="24"/>
          <w:szCs w:val="24"/>
        </w:rPr>
      </w:pPr>
      <w:r>
        <w:rPr>
          <w:rFonts w:ascii="Times New Roman" w:hAnsi="Times New Roman" w:cs="Times New Roman"/>
          <w:sz w:val="24"/>
          <w:szCs w:val="24"/>
        </w:rPr>
        <w:t>Figure 6</w:t>
      </w:r>
      <w:r>
        <w:rPr>
          <w:rFonts w:ascii="Times New Roman" w:hAnsi="Times New Roman" w:cs="Times New Roman"/>
          <w:sz w:val="24"/>
          <w:szCs w:val="24"/>
        </w:rPr>
        <w:t xml:space="preserve"> alternate</w:t>
      </w:r>
      <w:r>
        <w:rPr>
          <w:rFonts w:ascii="Times New Roman" w:hAnsi="Times New Roman" w:cs="Times New Roman"/>
          <w:sz w:val="24"/>
          <w:szCs w:val="24"/>
        </w:rPr>
        <w:t>. Inverts through time.</w:t>
      </w:r>
    </w:p>
    <w:p w14:paraId="22AA16DF" w14:textId="53A3AB99" w:rsidR="007B38A9" w:rsidRDefault="007B38A9" w:rsidP="007B38A9">
      <w:pPr>
        <w:rPr>
          <w:rFonts w:ascii="Times New Roman" w:hAnsi="Times New Roman" w:cs="Times New Roman"/>
          <w:sz w:val="24"/>
          <w:szCs w:val="24"/>
        </w:rPr>
      </w:pPr>
      <w:r>
        <w:rPr>
          <w:rFonts w:ascii="Times New Roman" w:hAnsi="Times New Roman" w:cs="Times New Roman"/>
          <w:sz w:val="24"/>
          <w:szCs w:val="24"/>
        </w:rPr>
        <w:t xml:space="preserve">Note that data on </w:t>
      </w: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 xml:space="preserve"> are not available for 1995</w:t>
      </w:r>
      <w:r>
        <w:rPr>
          <w:rFonts w:ascii="Times New Roman" w:hAnsi="Times New Roman" w:cs="Times New Roman"/>
          <w:sz w:val="24"/>
          <w:szCs w:val="24"/>
        </w:rPr>
        <w:t>, gastropods are not available in 95 or 99.</w:t>
      </w:r>
    </w:p>
    <w:p w14:paraId="75745E48" w14:textId="77777777" w:rsidR="001615D4" w:rsidRDefault="001615D4">
      <w:pPr>
        <w:rPr>
          <w:rFonts w:ascii="Times New Roman" w:hAnsi="Times New Roman" w:cs="Times New Roman"/>
          <w:sz w:val="24"/>
          <w:szCs w:val="24"/>
        </w:rPr>
      </w:pPr>
    </w:p>
    <w:p w14:paraId="1487857E" w14:textId="375AFC93" w:rsidR="001615D4" w:rsidRDefault="001615D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985A96" wp14:editId="42EE19C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S invert community grouped by year wth vectors.pdf"/>
                    <pic:cNvPicPr/>
                  </pic:nvPicPr>
                  <pic:blipFill>
                    <a:blip r:embed="rId19">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E18DF22" w14:textId="05B673F7"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B7D3B" wp14:editId="59502A9B">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grouped by region wth vectors.pdf"/>
                    <pic:cNvPicPr/>
                  </pic:nvPicPr>
                  <pic:blipFill>
                    <a:blip r:embed="rId20">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F615A08" w14:textId="0A294004" w:rsidR="001615D4" w:rsidRDefault="001615D4">
      <w:pPr>
        <w:rPr>
          <w:rFonts w:ascii="Times New Roman" w:hAnsi="Times New Roman" w:cs="Times New Roman"/>
          <w:sz w:val="24"/>
          <w:szCs w:val="24"/>
        </w:rPr>
      </w:pP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br w:type="page"/>
      </w:r>
    </w:p>
    <w:p w14:paraId="4B8D5EBF" w14:textId="5158D36C" w:rsidR="00DB121B" w:rsidRDefault="00DB121B">
      <w:pPr>
        <w:rPr>
          <w:rFonts w:ascii="Times New Roman" w:hAnsi="Times New Roman" w:cs="Times New Roman"/>
          <w:sz w:val="24"/>
          <w:szCs w:val="24"/>
        </w:rPr>
      </w:pPr>
      <w:r>
        <w:rPr>
          <w:rFonts w:ascii="Times New Roman" w:hAnsi="Times New Roman" w:cs="Times New Roman"/>
          <w:sz w:val="24"/>
          <w:szCs w:val="24"/>
        </w:rPr>
        <w:lastRenderedPageBreak/>
        <w:t>Insert NMDS plots</w:t>
      </w:r>
    </w:p>
    <w:p w14:paraId="57B3BD1C" w14:textId="503BA1CC" w:rsidR="00DB121B" w:rsidRDefault="00DB121B">
      <w:pPr>
        <w:rPr>
          <w:rFonts w:ascii="Times New Roman" w:hAnsi="Times New Roman" w:cs="Times New Roman"/>
          <w:sz w:val="24"/>
          <w:szCs w:val="24"/>
        </w:rPr>
      </w:pPr>
    </w:p>
    <w:p w14:paraId="1ABAFE4E" w14:textId="0B21FC3F" w:rsidR="00DB121B" w:rsidRDefault="00DB121B">
      <w:pPr>
        <w:rPr>
          <w:rFonts w:ascii="Times New Roman" w:hAnsi="Times New Roman" w:cs="Times New Roman"/>
          <w:sz w:val="24"/>
          <w:szCs w:val="24"/>
        </w:rPr>
      </w:pPr>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1057B874" w14:textId="759D9CD6" w:rsidR="00366B07" w:rsidRPr="00B12C36" w:rsidRDefault="00B12C36" w:rsidP="00F55396">
      <w:pPr>
        <w:spacing w:after="0" w:line="480" w:lineRule="auto"/>
        <w:rPr>
          <w:rFonts w:ascii="Times New Roman" w:hAnsi="Times New Roman" w:cs="Times New Roman"/>
          <w:b/>
          <w:sz w:val="24"/>
          <w:szCs w:val="24"/>
        </w:rPr>
      </w:pPr>
      <w:r w:rsidRPr="00B12C36">
        <w:rPr>
          <w:rFonts w:ascii="Times New Roman" w:hAnsi="Times New Roman" w:cs="Times New Roman"/>
          <w:b/>
          <w:sz w:val="24"/>
          <w:szCs w:val="24"/>
        </w:rPr>
        <w:t>References</w:t>
      </w:r>
    </w:p>
    <w:p w14:paraId="335CF040" w14:textId="77777777" w:rsidR="00DB121B" w:rsidRPr="00DB121B" w:rsidRDefault="00366B07" w:rsidP="00DB121B">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DB121B" w:rsidRPr="00DB121B">
        <w:t xml:space="preserve">Bell, T. W., K. C. Cavanaugh, D. C. Reed, and D. A. Siegel. 2015. Geographical variability in the controls of giant kelp biomass dynamics. Journal of Biogeography </w:t>
      </w:r>
      <w:r w:rsidR="00DB121B" w:rsidRPr="00DB121B">
        <w:rPr>
          <w:b/>
        </w:rPr>
        <w:t>42</w:t>
      </w:r>
      <w:r w:rsidR="00DB121B" w:rsidRPr="00DB121B">
        <w:t>:2010-2021.</w:t>
      </w:r>
    </w:p>
    <w:p w14:paraId="268AABAB" w14:textId="77777777" w:rsidR="00DB121B" w:rsidRPr="00DB121B" w:rsidRDefault="00DB121B" w:rsidP="00DB121B">
      <w:pPr>
        <w:pStyle w:val="EndNoteBibliography"/>
        <w:spacing w:after="0"/>
        <w:ind w:left="720" w:hanging="720"/>
      </w:pPr>
      <w:r w:rsidRPr="00DB121B">
        <w:t xml:space="preserve">Breen, P. A., T. A. Carson, J. B. Foster, and E. A. Stewart. 1982. Changes in subtidal community structure associated with British Columbia sea otter transplants. Marine Ecology Progress Series </w:t>
      </w:r>
      <w:r w:rsidRPr="00DB121B">
        <w:rPr>
          <w:b/>
        </w:rPr>
        <w:t>7</w:t>
      </w:r>
      <w:r w:rsidRPr="00DB121B">
        <w:t>:13-20.</w:t>
      </w:r>
    </w:p>
    <w:p w14:paraId="45E872A3" w14:textId="77777777" w:rsidR="00DB121B" w:rsidRPr="00DB121B" w:rsidRDefault="00DB121B" w:rsidP="00DB121B">
      <w:pPr>
        <w:pStyle w:val="EndNoteBibliography"/>
        <w:spacing w:after="0"/>
        <w:ind w:left="720" w:hanging="720"/>
      </w:pPr>
      <w:r w:rsidRPr="00DB121B">
        <w:t xml:space="preserve">Carter, S. K., G. R. VanBlaricom, and B. L. Allen. 2007. Testing the generality of the trophic cascade paradigm for sea otters: a case study with kelp forests in northern Washington, USA. Hydrobiologia </w:t>
      </w:r>
      <w:r w:rsidRPr="00DB121B">
        <w:rPr>
          <w:b/>
        </w:rPr>
        <w:t>579</w:t>
      </w:r>
      <w:r w:rsidRPr="00DB121B">
        <w:t>:233-249.</w:t>
      </w:r>
    </w:p>
    <w:p w14:paraId="32610AF2" w14:textId="77777777" w:rsidR="00DB121B" w:rsidRPr="00DB121B" w:rsidRDefault="00DB121B" w:rsidP="00DB121B">
      <w:pPr>
        <w:pStyle w:val="EndNoteBibliography"/>
        <w:spacing w:after="0"/>
        <w:ind w:left="720" w:hanging="720"/>
      </w:pPr>
      <w:r w:rsidRPr="00DB121B">
        <w:t xml:space="preserve">Duggins, D. O. 1988. The effects of kelp forests on nearshore environments: biomass, detritus and altered flow. Pages 192-201 </w:t>
      </w:r>
      <w:r w:rsidRPr="00DB121B">
        <w:rPr>
          <w:i/>
        </w:rPr>
        <w:t>in</w:t>
      </w:r>
      <w:r w:rsidRPr="00DB121B">
        <w:t xml:space="preserve"> G. VanBlaricom and J. Estes, editors. The community ecology of sea otters. Springer-Verlag, Berlin.</w:t>
      </w:r>
    </w:p>
    <w:p w14:paraId="6285ADEC" w14:textId="77777777" w:rsidR="00DB121B" w:rsidRPr="00DB121B" w:rsidRDefault="00DB121B" w:rsidP="00DB121B">
      <w:pPr>
        <w:pStyle w:val="EndNoteBibliography"/>
        <w:spacing w:after="0"/>
        <w:ind w:left="720" w:hanging="720"/>
      </w:pPr>
      <w:r w:rsidRPr="00DB121B">
        <w:t xml:space="preserve">Ebeling, A., and D. Laur. 1988. Fish populations in kelp forests without sea otters: effects of severe storm damage and destructive urchin grazing. Pages 169-191 </w:t>
      </w:r>
      <w:r w:rsidRPr="00DB121B">
        <w:rPr>
          <w:i/>
        </w:rPr>
        <w:t>in</w:t>
      </w:r>
      <w:r w:rsidRPr="00DB121B">
        <w:t xml:space="preserve"> G. VanBlaricom and J. Estes, editors. The community ecology of sea otters. Springer-Verlag, Berlin.</w:t>
      </w:r>
    </w:p>
    <w:p w14:paraId="43701E36" w14:textId="77777777" w:rsidR="00DB121B" w:rsidRPr="00DB121B" w:rsidRDefault="00DB121B" w:rsidP="00DB121B">
      <w:pPr>
        <w:pStyle w:val="EndNoteBibliography"/>
        <w:spacing w:after="0"/>
        <w:ind w:left="720" w:hanging="720"/>
      </w:pPr>
      <w:r w:rsidRPr="00DB121B">
        <w:t xml:space="preserve">Estes, J. A., and D. O. Duggins. 1995. Sea otters and kelp forests in Alaska: generality and variation in a community ecological paradigm. Ecological Monographs </w:t>
      </w:r>
      <w:r w:rsidRPr="00DB121B">
        <w:rPr>
          <w:b/>
        </w:rPr>
        <w:t>65</w:t>
      </w:r>
      <w:r w:rsidRPr="00DB121B">
        <w:t>:75-100.</w:t>
      </w:r>
    </w:p>
    <w:p w14:paraId="6081A6B4" w14:textId="77777777" w:rsidR="00DB121B" w:rsidRPr="00DB121B" w:rsidRDefault="00DB121B" w:rsidP="00DB121B">
      <w:pPr>
        <w:pStyle w:val="EndNoteBibliography"/>
        <w:spacing w:after="0"/>
        <w:ind w:left="720" w:hanging="720"/>
      </w:pPr>
      <w:r w:rsidRPr="00DB121B">
        <w:t xml:space="preserve">Estes, J. A., and J. F. Palmisano. 1974. Sea otters: their role in structuring nearshore communities. Science </w:t>
      </w:r>
      <w:r w:rsidRPr="00DB121B">
        <w:rPr>
          <w:b/>
        </w:rPr>
        <w:t>185</w:t>
      </w:r>
      <w:r w:rsidRPr="00DB121B">
        <w:t>:1058-1060.</w:t>
      </w:r>
    </w:p>
    <w:p w14:paraId="50B9A401" w14:textId="77777777" w:rsidR="00DB121B" w:rsidRPr="00DB121B" w:rsidRDefault="00DB121B" w:rsidP="00DB121B">
      <w:pPr>
        <w:pStyle w:val="EndNoteBibliography"/>
        <w:spacing w:after="0"/>
        <w:ind w:left="720" w:hanging="720"/>
      </w:pPr>
      <w:r w:rsidRPr="00DB121B">
        <w:t xml:space="preserve">Foster, M. S. 1990. Organization of macroalgal assemblages in the Northeast Pacific - the assumption of homogeneity and the illusion of generality. Hydrobiologia </w:t>
      </w:r>
      <w:r w:rsidRPr="00DB121B">
        <w:rPr>
          <w:b/>
        </w:rPr>
        <w:t>192</w:t>
      </w:r>
      <w:r w:rsidRPr="00DB121B">
        <w:t>:21-33.</w:t>
      </w:r>
    </w:p>
    <w:p w14:paraId="2A63CC64" w14:textId="77777777" w:rsidR="00DB121B" w:rsidRPr="00DB121B" w:rsidRDefault="00DB121B" w:rsidP="00DB121B">
      <w:pPr>
        <w:pStyle w:val="EndNoteBibliography"/>
        <w:spacing w:after="0"/>
        <w:ind w:left="720" w:hanging="720"/>
      </w:pPr>
      <w:r w:rsidRPr="00DB121B">
        <w:t xml:space="preserve">Jameson, R. J. 1993. Survey of a translocated sea otter population. IUCN Otter Specialist Group Bulletin </w:t>
      </w:r>
      <w:r w:rsidRPr="00DB121B">
        <w:rPr>
          <w:b/>
        </w:rPr>
        <w:t>8</w:t>
      </w:r>
      <w:r w:rsidRPr="00DB121B">
        <w:t>:2-4.</w:t>
      </w:r>
    </w:p>
    <w:p w14:paraId="60634A7E" w14:textId="77777777" w:rsidR="00DB121B" w:rsidRPr="00DB121B" w:rsidRDefault="00DB121B" w:rsidP="00DB121B">
      <w:pPr>
        <w:pStyle w:val="EndNoteBibliography"/>
        <w:spacing w:after="0"/>
        <w:ind w:left="720" w:hanging="720"/>
      </w:pPr>
      <w:r w:rsidRPr="00DB121B">
        <w:t xml:space="preserve">Jameson, R. J., and S. Jeffries. 1999. Results of the 1999 survey of the reintroduced sea otter population in Washington State. IUCN Otter Specialist Group Bulletin </w:t>
      </w:r>
      <w:r w:rsidRPr="00DB121B">
        <w:rPr>
          <w:b/>
        </w:rPr>
        <w:t>16</w:t>
      </w:r>
      <w:r w:rsidRPr="00DB121B">
        <w:t>:79-85.</w:t>
      </w:r>
    </w:p>
    <w:p w14:paraId="62038828" w14:textId="77777777" w:rsidR="00DB121B" w:rsidRPr="00DB121B" w:rsidRDefault="00DB121B" w:rsidP="00DB121B">
      <w:pPr>
        <w:pStyle w:val="EndNoteBibliography"/>
        <w:spacing w:after="0"/>
        <w:ind w:left="720" w:hanging="720"/>
      </w:pPr>
      <w:r w:rsidRPr="00DB121B">
        <w:t xml:space="preserve">Jameson, R. J., K. W. Kenyon, A. M. Johnson, and H. W. Wight. 1982. History and status of translocated sea otter populations in North America. Wildlife Society Bulletin </w:t>
      </w:r>
      <w:r w:rsidRPr="00DB121B">
        <w:rPr>
          <w:b/>
        </w:rPr>
        <w:t>10</w:t>
      </w:r>
      <w:r w:rsidRPr="00DB121B">
        <w:t>:100-107.</w:t>
      </w:r>
    </w:p>
    <w:p w14:paraId="7BB28613" w14:textId="77777777" w:rsidR="00DB121B" w:rsidRPr="00DB121B" w:rsidRDefault="00DB121B" w:rsidP="00DB121B">
      <w:pPr>
        <w:pStyle w:val="EndNoteBibliography"/>
        <w:spacing w:after="0"/>
        <w:ind w:left="720" w:hanging="720"/>
      </w:pPr>
      <w:r w:rsidRPr="00DB121B">
        <w:t>Jeffries, S., and R. Jameson. 2014. Results of the 2013 survey of the reintroduced sea otter population in Washington State. Washington Department of Fish and Wildlife.</w:t>
      </w:r>
    </w:p>
    <w:p w14:paraId="6B1404EF" w14:textId="77777777" w:rsidR="00DB121B" w:rsidRPr="00DB121B" w:rsidRDefault="00DB121B" w:rsidP="00DB121B">
      <w:pPr>
        <w:pStyle w:val="EndNoteBibliography"/>
        <w:spacing w:after="0"/>
        <w:ind w:left="720" w:hanging="720"/>
      </w:pPr>
      <w:r w:rsidRPr="00DB121B">
        <w:t xml:space="preserve">Knowlton, N. 2004. Multiple "stable" states and the conservation of marine ecosystems. Progress in Oceanography </w:t>
      </w:r>
      <w:r w:rsidRPr="00DB121B">
        <w:rPr>
          <w:b/>
        </w:rPr>
        <w:t>60</w:t>
      </w:r>
      <w:r w:rsidRPr="00DB121B">
        <w:t>:387-396.</w:t>
      </w:r>
    </w:p>
    <w:p w14:paraId="73126647" w14:textId="77777777" w:rsidR="00DB121B" w:rsidRPr="00DB121B" w:rsidRDefault="00DB121B" w:rsidP="00DB121B">
      <w:pPr>
        <w:pStyle w:val="EndNoteBibliography"/>
        <w:spacing w:after="0"/>
        <w:ind w:left="720" w:hanging="720"/>
      </w:pPr>
      <w:r w:rsidRPr="00DB121B">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79F860A1" w14:textId="77777777" w:rsidR="00DB121B" w:rsidRPr="00DB121B" w:rsidRDefault="00DB121B" w:rsidP="00DB121B">
      <w:pPr>
        <w:pStyle w:val="EndNoteBibliography"/>
        <w:spacing w:after="0"/>
        <w:ind w:left="720" w:hanging="720"/>
      </w:pPr>
      <w:r w:rsidRPr="00DB121B">
        <w:t xml:space="preserve">Kvitek, R. G., D. Shull, D. Canestro, E. C. Bowlby, and B. L. Troutman. 1989. Sea otters and benthic prey communities in Washington State. Marine Mammal Science </w:t>
      </w:r>
      <w:r w:rsidRPr="00DB121B">
        <w:rPr>
          <w:b/>
        </w:rPr>
        <w:t>5</w:t>
      </w:r>
      <w:r w:rsidRPr="00DB121B">
        <w:t>:266-280.</w:t>
      </w:r>
    </w:p>
    <w:p w14:paraId="5B792402" w14:textId="77777777" w:rsidR="00DB121B" w:rsidRPr="00DB121B" w:rsidRDefault="00DB121B" w:rsidP="00DB121B">
      <w:pPr>
        <w:pStyle w:val="EndNoteBibliography"/>
        <w:spacing w:after="0"/>
        <w:ind w:left="720" w:hanging="720"/>
      </w:pPr>
      <w:r w:rsidRPr="00DB121B">
        <w:t xml:space="preserve">Lafferty, K. D. 2004. Fishing for lobsters indirectly increases epidemics in sea urchins. Ecological Applications </w:t>
      </w:r>
      <w:r w:rsidRPr="00DB121B">
        <w:rPr>
          <w:b/>
        </w:rPr>
        <w:t>14</w:t>
      </w:r>
      <w:r w:rsidRPr="00DB121B">
        <w:t>:1566-1573.</w:t>
      </w:r>
    </w:p>
    <w:p w14:paraId="635CDDD2" w14:textId="77777777" w:rsidR="00DB121B" w:rsidRPr="00DB121B" w:rsidRDefault="00DB121B" w:rsidP="00DB121B">
      <w:pPr>
        <w:pStyle w:val="EndNoteBibliography"/>
        <w:spacing w:after="0"/>
        <w:ind w:left="720" w:hanging="720"/>
      </w:pPr>
      <w:r w:rsidRPr="00DB121B">
        <w:lastRenderedPageBreak/>
        <w:t xml:space="preserve">Laidre, K. L., R. J. Jameson, E. Gurarie, S. J. Jeffries, and H. Allen. 2009. Spatial habitat use patterns of sea otters in coastal Washington. Journal of Mammalogy </w:t>
      </w:r>
      <w:r w:rsidRPr="00DB121B">
        <w:rPr>
          <w:b/>
        </w:rPr>
        <w:t>90</w:t>
      </w:r>
      <w:r w:rsidRPr="00DB121B">
        <w:t>:906-917.</w:t>
      </w:r>
    </w:p>
    <w:p w14:paraId="0724AA3E" w14:textId="77777777" w:rsidR="00DB121B" w:rsidRPr="00DB121B" w:rsidRDefault="00DB121B" w:rsidP="00DB121B">
      <w:pPr>
        <w:pStyle w:val="EndNoteBibliography"/>
        <w:spacing w:after="0"/>
        <w:ind w:left="720" w:hanging="720"/>
      </w:pPr>
      <w:r w:rsidRPr="00DB121B">
        <w:t>Lance, M. M., S. A. Richardson, and H. L. Allen. 2004. Washington state recovery plan for the sea otter. Washington Department of Fish and Wildlife, Olympia, WA.</w:t>
      </w:r>
    </w:p>
    <w:p w14:paraId="35A3D88E" w14:textId="77777777" w:rsidR="00DB121B" w:rsidRPr="00DB121B" w:rsidRDefault="00DB121B" w:rsidP="00DB121B">
      <w:pPr>
        <w:pStyle w:val="EndNoteBibliography"/>
        <w:spacing w:after="0"/>
        <w:ind w:left="720" w:hanging="720"/>
      </w:pPr>
      <w:r w:rsidRPr="00DB121B">
        <w:t>Markel, R. W., and J. B. Shurin. 2015. Indirect effects of sea otters on rockfish (</w:t>
      </w:r>
      <w:r w:rsidRPr="00DB121B">
        <w:rPr>
          <w:i/>
        </w:rPr>
        <w:t xml:space="preserve">Sebastes </w:t>
      </w:r>
      <w:r w:rsidRPr="00DB121B">
        <w:t xml:space="preserve">spp.) in giant kelp forests. Ecology </w:t>
      </w:r>
      <w:r w:rsidRPr="00DB121B">
        <w:rPr>
          <w:b/>
        </w:rPr>
        <w:t>96</w:t>
      </w:r>
      <w:r w:rsidRPr="00DB121B">
        <w:t>:2877-2890.</w:t>
      </w:r>
    </w:p>
    <w:p w14:paraId="220DA9D9" w14:textId="77777777" w:rsidR="00DB121B" w:rsidRPr="00DB121B" w:rsidRDefault="00DB121B" w:rsidP="00DB121B">
      <w:pPr>
        <w:pStyle w:val="EndNoteBibliography"/>
        <w:spacing w:after="0"/>
        <w:ind w:left="720" w:hanging="720"/>
      </w:pPr>
      <w:r w:rsidRPr="00DB121B">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DB121B">
        <w:rPr>
          <w:b/>
        </w:rPr>
        <w:t>15</w:t>
      </w:r>
      <w:r w:rsidRPr="00DB121B">
        <w:t>:1377-1393.</w:t>
      </w:r>
    </w:p>
    <w:p w14:paraId="41B4F0D1" w14:textId="77777777" w:rsidR="00DB121B" w:rsidRPr="00DB121B" w:rsidRDefault="00DB121B" w:rsidP="00DB121B">
      <w:pPr>
        <w:pStyle w:val="EndNoteBibliography"/>
        <w:spacing w:after="0"/>
        <w:ind w:left="720" w:hanging="720"/>
      </w:pPr>
      <w:r w:rsidRPr="00DB121B">
        <w:t>Office of National Marine Sanctuaries. 2008. Olympic Coast National Marine Sanctuary condition report 2008. U.S. Department of Commerce, National Oceanic and Atmospheric Administration, Office of National Marine Sanctuaries, Silver Spring, MD.</w:t>
      </w:r>
    </w:p>
    <w:p w14:paraId="44ABB1D8" w14:textId="77777777" w:rsidR="00DB121B" w:rsidRPr="00DB121B" w:rsidRDefault="00DB121B" w:rsidP="00DB121B">
      <w:pPr>
        <w:pStyle w:val="EndNoteBibliography"/>
        <w:spacing w:after="0"/>
        <w:ind w:left="720" w:hanging="720"/>
      </w:pPr>
      <w:r w:rsidRPr="00DB121B">
        <w:t xml:space="preserve">Paine, R. T. 1969. A note on trophic complexity and community stability. American Naturalist </w:t>
      </w:r>
      <w:r w:rsidRPr="00DB121B">
        <w:rPr>
          <w:b/>
        </w:rPr>
        <w:t>103</w:t>
      </w:r>
      <w:r w:rsidRPr="00DB121B">
        <w:t>:91-93.</w:t>
      </w:r>
    </w:p>
    <w:p w14:paraId="7BDEE364" w14:textId="77777777" w:rsidR="00DB121B" w:rsidRPr="00DB121B" w:rsidRDefault="00DB121B" w:rsidP="00DB121B">
      <w:pPr>
        <w:pStyle w:val="EndNoteBibliography"/>
        <w:spacing w:after="0"/>
        <w:ind w:left="720" w:hanging="720"/>
      </w:pPr>
      <w:r w:rsidRPr="00DB121B">
        <w:t xml:space="preserve">Pinsky, M. L., G. Guannel, and K. K. Arkema. 2013. Quantifying wave attenuation to inform coastal habitat conservation. Ecosphere </w:t>
      </w:r>
      <w:r w:rsidRPr="00DB121B">
        <w:rPr>
          <w:b/>
        </w:rPr>
        <w:t>4</w:t>
      </w:r>
      <w:r w:rsidRPr="00DB121B">
        <w:t>.</w:t>
      </w:r>
    </w:p>
    <w:p w14:paraId="605ED819" w14:textId="77777777" w:rsidR="00DB121B" w:rsidRPr="00DB121B" w:rsidRDefault="00DB121B" w:rsidP="00DB121B">
      <w:pPr>
        <w:pStyle w:val="EndNoteBibliography"/>
        <w:spacing w:after="0"/>
        <w:ind w:left="720" w:hanging="720"/>
      </w:pPr>
      <w:r w:rsidRPr="00DB121B">
        <w:t xml:space="preserve">Power, M. E., D. Tilman, J. A. Estes, B. A. Menge, W. J. Bond, L. S. Mills, G. Daily, J. C. Castilla, J. Lubchenco, and R. T. Paine. 1996. Challenges in the quest for keystones. BioScience </w:t>
      </w:r>
      <w:r w:rsidRPr="00DB121B">
        <w:rPr>
          <w:b/>
        </w:rPr>
        <w:t>46</w:t>
      </w:r>
      <w:r w:rsidRPr="00DB121B">
        <w:t>:609-620.</w:t>
      </w:r>
    </w:p>
    <w:p w14:paraId="40212F1D" w14:textId="77777777" w:rsidR="00DB121B" w:rsidRPr="00DB121B" w:rsidRDefault="00DB121B" w:rsidP="00DB121B">
      <w:pPr>
        <w:pStyle w:val="EndNoteBibliography"/>
        <w:spacing w:after="0"/>
        <w:ind w:left="720" w:hanging="720"/>
      </w:pPr>
      <w:r w:rsidRPr="00DB121B">
        <w:t xml:space="preserve">Reed, D. C., A. Rassweiler, M. H. Carr, K. C. Cavanaugh, D. P. Malone, and D. A. Siegel. 2011. Wave disturbance overwhelms top-down and bottom-up control of primary production in California kelp forests. Ecology </w:t>
      </w:r>
      <w:r w:rsidRPr="00DB121B">
        <w:rPr>
          <w:b/>
        </w:rPr>
        <w:t>92</w:t>
      </w:r>
      <w:r w:rsidRPr="00DB121B">
        <w:t>:2108-2116.</w:t>
      </w:r>
    </w:p>
    <w:p w14:paraId="0B8013DE" w14:textId="77777777" w:rsidR="00DB121B" w:rsidRPr="00DB121B" w:rsidRDefault="00DB121B" w:rsidP="00DB121B">
      <w:pPr>
        <w:pStyle w:val="EndNoteBibliography"/>
        <w:spacing w:after="0"/>
        <w:ind w:left="720" w:hanging="720"/>
      </w:pPr>
      <w:r w:rsidRPr="00DB121B">
        <w:t xml:space="preserve">Reisewitz, S. E., J. A. Estes, and C. A. Simenstad. 2006. Indirect food web interactions: sea otters and kelp forest fishes in the Aleutian archipelago. Oecologia </w:t>
      </w:r>
      <w:r w:rsidRPr="00DB121B">
        <w:rPr>
          <w:b/>
        </w:rPr>
        <w:t>146</w:t>
      </w:r>
      <w:r w:rsidRPr="00DB121B">
        <w:t>:623-631.</w:t>
      </w:r>
    </w:p>
    <w:p w14:paraId="1F1A8114" w14:textId="77777777" w:rsidR="00DB121B" w:rsidRPr="00DB121B" w:rsidRDefault="00DB121B" w:rsidP="00DB121B">
      <w:pPr>
        <w:pStyle w:val="EndNoteBibliography"/>
        <w:spacing w:after="0"/>
        <w:ind w:left="720" w:hanging="720"/>
      </w:pPr>
      <w:r w:rsidRPr="00DB121B">
        <w:t xml:space="preserve">Sherman, K., and A. M. Duda. 1999. An ecosystem approach to global assessment and management of coastal waters. Marine Ecology Progress Series </w:t>
      </w:r>
      <w:r w:rsidRPr="00DB121B">
        <w:rPr>
          <w:b/>
        </w:rPr>
        <w:t>190</w:t>
      </w:r>
      <w:r w:rsidRPr="00DB121B">
        <w:t>:271-287.</w:t>
      </w:r>
    </w:p>
    <w:p w14:paraId="03465BD1" w14:textId="77777777" w:rsidR="00DB121B" w:rsidRPr="00DB121B" w:rsidRDefault="00DB121B" w:rsidP="00DB121B">
      <w:pPr>
        <w:pStyle w:val="EndNoteBibliography"/>
        <w:spacing w:after="0"/>
        <w:ind w:left="720" w:hanging="720"/>
      </w:pPr>
      <w:r w:rsidRPr="00DB121B">
        <w:t xml:space="preserve">Soulé, M. E., J. A. Estes, J. Berger, and C. M. Del Rio. 2003. Ecological effectiveness: conservation goals for interactive species. Conservation Biology </w:t>
      </w:r>
      <w:r w:rsidRPr="00DB121B">
        <w:rPr>
          <w:b/>
        </w:rPr>
        <w:t>17</w:t>
      </w:r>
      <w:r w:rsidRPr="00DB121B">
        <w:t>:1238-1250.</w:t>
      </w:r>
    </w:p>
    <w:p w14:paraId="48B19C7F" w14:textId="77777777" w:rsidR="00DB121B" w:rsidRPr="00DB121B" w:rsidRDefault="00DB121B" w:rsidP="00DB121B">
      <w:pPr>
        <w:pStyle w:val="EndNoteBibliography"/>
        <w:ind w:left="720" w:hanging="720"/>
      </w:pPr>
      <w:r w:rsidRPr="00DB121B">
        <w:t xml:space="preserve">Steneck, R., M. Graham, B. Bourque, D. Corbett, J. Erlandson, J. Estes, and M. Tegner. 2002. Kelp forest ecosystems:  biodiversity, stability, resilience and future. Environmental Conservation </w:t>
      </w:r>
      <w:r w:rsidRPr="00DB121B">
        <w:rPr>
          <w:b/>
        </w:rPr>
        <w:t>29</w:t>
      </w:r>
      <w:r w:rsidRPr="00DB121B">
        <w:t>:436-459.</w:t>
      </w:r>
    </w:p>
    <w:p w14:paraId="42BEB3D3" w14:textId="77777777" w:rsidR="005365FF"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3A54EAF" w14:textId="77777777" w:rsidR="005365FF" w:rsidRDefault="005365FF" w:rsidP="00F55396">
      <w:pPr>
        <w:spacing w:after="0" w:line="480" w:lineRule="auto"/>
        <w:rPr>
          <w:rFonts w:ascii="Times New Roman" w:hAnsi="Times New Roman" w:cs="Times New Roman"/>
          <w:sz w:val="24"/>
          <w:szCs w:val="24"/>
        </w:rPr>
      </w:pPr>
    </w:p>
    <w:p w14:paraId="1825016E"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PAPERS2_CITATIONS &lt;papers2_bibliography/&gt;</w:instrText>
      </w:r>
      <w:r>
        <w:rPr>
          <w:rFonts w:ascii="Times New Roman" w:hAnsi="Times New Roman" w:cs="Times New Roman"/>
          <w:sz w:val="24"/>
          <w:szCs w:val="24"/>
        </w:rPr>
        <w:fldChar w:fldCharType="separate"/>
      </w:r>
      <w:proofErr w:type="spellStart"/>
      <w:r>
        <w:rPr>
          <w:rFonts w:ascii="Helvetica" w:hAnsi="Helvetica" w:cs="Helvetica"/>
          <w:sz w:val="24"/>
          <w:szCs w:val="24"/>
        </w:rPr>
        <w:t>Laidre</w:t>
      </w:r>
      <w:proofErr w:type="spellEnd"/>
      <w:r>
        <w:rPr>
          <w:rFonts w:ascii="Helvetica" w:hAnsi="Helvetica" w:cs="Helvetica"/>
          <w:sz w:val="24"/>
          <w:szCs w:val="24"/>
        </w:rPr>
        <w:t xml:space="preserve">, K. L., Jameson, R. J., Jeffries, S. J., Hobbs, R. C., Bowlby, C. E., &amp; </w:t>
      </w:r>
      <w:proofErr w:type="spellStart"/>
      <w:r>
        <w:rPr>
          <w:rFonts w:ascii="Helvetica" w:hAnsi="Helvetica" w:cs="Helvetica"/>
          <w:sz w:val="24"/>
          <w:szCs w:val="24"/>
        </w:rPr>
        <w:t>VanBlaricom</w:t>
      </w:r>
      <w:proofErr w:type="spellEnd"/>
      <w:r>
        <w:rPr>
          <w:rFonts w:ascii="Helvetica" w:hAnsi="Helvetica" w:cs="Helvetica"/>
          <w:sz w:val="24"/>
          <w:szCs w:val="24"/>
        </w:rPr>
        <w:t xml:space="preserve">, G. R. (2002). Estimates of carrying capacity for sea otters in Washington state. </w:t>
      </w:r>
      <w:r>
        <w:rPr>
          <w:rFonts w:ascii="Helvetica Neue" w:hAnsi="Helvetica Neue" w:cs="Helvetica Neue"/>
          <w:i/>
          <w:iCs/>
          <w:sz w:val="32"/>
          <w:szCs w:val="32"/>
        </w:rPr>
        <w:t>Wildlife Society Bulletin</w:t>
      </w:r>
      <w:r>
        <w:rPr>
          <w:rFonts w:ascii="Helvetica" w:hAnsi="Helvetica" w:cs="Helvetica"/>
          <w:sz w:val="24"/>
          <w:szCs w:val="24"/>
        </w:rPr>
        <w:t xml:space="preserve">, </w:t>
      </w:r>
      <w:r>
        <w:rPr>
          <w:rFonts w:ascii="Helvetica Neue" w:hAnsi="Helvetica Neue" w:cs="Helvetica Neue"/>
          <w:i/>
          <w:iCs/>
          <w:sz w:val="32"/>
          <w:szCs w:val="32"/>
        </w:rPr>
        <w:t>30</w:t>
      </w:r>
      <w:r>
        <w:rPr>
          <w:rFonts w:ascii="Helvetica" w:hAnsi="Helvetica" w:cs="Helvetica"/>
          <w:sz w:val="24"/>
          <w:szCs w:val="24"/>
        </w:rPr>
        <w:t>(4), 1172–1181. http://doi.org/10.2307/3784286</w:t>
      </w:r>
    </w:p>
    <w:p w14:paraId="5EB4A769" w14:textId="77777777" w:rsidR="005365FF" w:rsidRDefault="005365FF" w:rsidP="005365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400" w:hanging="400"/>
        <w:rPr>
          <w:rFonts w:ascii="Helvetica" w:hAnsi="Helvetica" w:cs="Helvetica"/>
          <w:sz w:val="24"/>
          <w:szCs w:val="24"/>
        </w:rPr>
      </w:pPr>
      <w:r>
        <w:rPr>
          <w:rFonts w:ascii="Helvetica" w:hAnsi="Helvetica" w:cs="Helvetica"/>
          <w:sz w:val="24"/>
          <w:szCs w:val="24"/>
        </w:rPr>
        <w:t xml:space="preserve">Reed, D. C., </w:t>
      </w:r>
      <w:proofErr w:type="spellStart"/>
      <w:r>
        <w:rPr>
          <w:rFonts w:ascii="Helvetica" w:hAnsi="Helvetica" w:cs="Helvetica"/>
          <w:sz w:val="24"/>
          <w:szCs w:val="24"/>
        </w:rPr>
        <w:t>Rassweiler</w:t>
      </w:r>
      <w:proofErr w:type="spellEnd"/>
      <w:r>
        <w:rPr>
          <w:rFonts w:ascii="Helvetica" w:hAnsi="Helvetica" w:cs="Helvetica"/>
          <w:sz w:val="24"/>
          <w:szCs w:val="24"/>
        </w:rPr>
        <w:t xml:space="preserve">, A., </w:t>
      </w:r>
      <w:proofErr w:type="spellStart"/>
      <w:r>
        <w:rPr>
          <w:rFonts w:ascii="Helvetica" w:hAnsi="Helvetica" w:cs="Helvetica"/>
          <w:sz w:val="24"/>
          <w:szCs w:val="24"/>
        </w:rPr>
        <w:t>Carr</w:t>
      </w:r>
      <w:proofErr w:type="spellEnd"/>
      <w:r>
        <w:rPr>
          <w:rFonts w:ascii="Helvetica" w:hAnsi="Helvetica" w:cs="Helvetica"/>
          <w:sz w:val="24"/>
          <w:szCs w:val="24"/>
        </w:rPr>
        <w:t xml:space="preserve">, M. H., Cavanaugh, K. C., Malone, D. P., &amp; Siegel, D. A. (2011). Wave disturbance overwhelms top‐down and bottom‐up control of primary production in California kelp forests. </w:t>
      </w:r>
      <w:r>
        <w:rPr>
          <w:rFonts w:ascii="Helvetica Neue" w:hAnsi="Helvetica Neue" w:cs="Helvetica Neue"/>
          <w:i/>
          <w:iCs/>
          <w:sz w:val="32"/>
          <w:szCs w:val="32"/>
        </w:rPr>
        <w:t>Ecology Letters</w:t>
      </w:r>
      <w:r>
        <w:rPr>
          <w:rFonts w:ascii="Helvetica" w:hAnsi="Helvetica" w:cs="Helvetica"/>
          <w:sz w:val="24"/>
          <w:szCs w:val="24"/>
        </w:rPr>
        <w:t xml:space="preserve">, </w:t>
      </w:r>
      <w:r>
        <w:rPr>
          <w:rFonts w:ascii="Helvetica Neue" w:hAnsi="Helvetica Neue" w:cs="Helvetica Neue"/>
          <w:i/>
          <w:iCs/>
          <w:sz w:val="32"/>
          <w:szCs w:val="32"/>
        </w:rPr>
        <w:t>92</w:t>
      </w:r>
      <w:r>
        <w:rPr>
          <w:rFonts w:ascii="Helvetica" w:hAnsi="Helvetica" w:cs="Helvetica"/>
          <w:sz w:val="24"/>
          <w:szCs w:val="24"/>
        </w:rPr>
        <w:t>(11), 2108–2116. http://doi.org/10.1890/11-0377.1</w:t>
      </w:r>
    </w:p>
    <w:p w14:paraId="548B8257" w14:textId="1DE2BB5F" w:rsidR="00F55396" w:rsidRPr="009F3627" w:rsidRDefault="005365FF"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F55396" w:rsidRPr="009F3627" w:rsidSect="001D5F25">
      <w:foot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Chris Harvey" w:date="2017-09-26T16:26:00Z" w:initials="CH">
    <w:p w14:paraId="07FB5E4C" w14:textId="77777777" w:rsidR="004563B1" w:rsidRDefault="004563B1">
      <w:pPr>
        <w:pStyle w:val="CommentText"/>
      </w:pPr>
      <w:r>
        <w:rPr>
          <w:rStyle w:val="CommentReference"/>
        </w:rPr>
        <w:annotationRef/>
      </w:r>
      <w:r>
        <w:t>In general, this part probably needs one more sentence with some details.</w:t>
      </w:r>
    </w:p>
    <w:p w14:paraId="425DF156" w14:textId="77777777" w:rsidR="004563B1" w:rsidRDefault="004563B1">
      <w:pPr>
        <w:pStyle w:val="CommentText"/>
      </w:pPr>
    </w:p>
    <w:p w14:paraId="4B852C49" w14:textId="6A07A551" w:rsidR="004563B1" w:rsidRDefault="004563B1">
      <w:pPr>
        <w:pStyle w:val="CommentText"/>
      </w:pPr>
      <w:r>
        <w:t xml:space="preserve">Is there a pub for the recent observation of purple urchins in Cent Cal where otters are? Watanabe, Estes, etc. Maybe a </w:t>
      </w:r>
      <w:proofErr w:type="spellStart"/>
      <w:r>
        <w:t>pers</w:t>
      </w:r>
      <w:proofErr w:type="spellEnd"/>
      <w:r>
        <w:t xml:space="preserve"> </w:t>
      </w:r>
      <w:proofErr w:type="spellStart"/>
      <w:r>
        <w:t>comm</w:t>
      </w:r>
      <w:proofErr w:type="spellEnd"/>
      <w:r>
        <w:t xml:space="preserve">? Or </w:t>
      </w:r>
      <w:proofErr w:type="spellStart"/>
      <w:r>
        <w:t>Lonhart</w:t>
      </w:r>
      <w:proofErr w:type="spellEnd"/>
      <w:r>
        <w:t>? He wrote the article about it on the SIMON website.</w:t>
      </w:r>
    </w:p>
    <w:p w14:paraId="5AD85632" w14:textId="7628883D" w:rsidR="004563B1" w:rsidRDefault="004563B1">
      <w:pPr>
        <w:pStyle w:val="CommentText"/>
      </w:pPr>
    </w:p>
    <w:p w14:paraId="0BFF8420" w14:textId="14511669" w:rsidR="004563B1" w:rsidRDefault="004563B1">
      <w:pPr>
        <w:pStyle w:val="CommentText"/>
      </w:pPr>
    </w:p>
  </w:comment>
  <w:comment w:id="5" w:author="Ole Shelton" w:date="2017-10-26T10:23:00Z" w:initials="AOS">
    <w:p w14:paraId="093295BD" w14:textId="43E08830" w:rsidR="004563B1" w:rsidRDefault="004563B1">
      <w:pPr>
        <w:pStyle w:val="CommentText"/>
      </w:pPr>
      <w:r>
        <w:rPr>
          <w:rStyle w:val="CommentReference"/>
        </w:rPr>
        <w:annotationRef/>
      </w:r>
      <w:proofErr w:type="spellStart"/>
      <w:r>
        <w:rPr>
          <w:rFonts w:ascii="Times New Roman" w:hAnsi="Times New Roman" w:cs="Times New Roman"/>
          <w:sz w:val="24"/>
          <w:szCs w:val="24"/>
        </w:rPr>
        <w:t>Pfister</w:t>
      </w:r>
      <w:proofErr w:type="spellEnd"/>
      <w:r>
        <w:rPr>
          <w:rFonts w:ascii="Times New Roman" w:hAnsi="Times New Roman" w:cs="Times New Roman"/>
          <w:sz w:val="24"/>
          <w:szCs w:val="24"/>
        </w:rPr>
        <w:t xml:space="preserve">, C., H.D. Berry, and T. Mumford. in review. </w:t>
      </w:r>
      <w:r>
        <w:rPr>
          <w:rFonts w:ascii="Times" w:hAnsi="Times" w:cs="Times"/>
          <w:color w:val="202020"/>
          <w:sz w:val="29"/>
          <w:szCs w:val="29"/>
        </w:rPr>
        <w:t>The dynamics of Kelp Forests in the Northeast Pacific Ocean and the relationship with environmental drivers. Journal of Ecology.</w:t>
      </w:r>
    </w:p>
  </w:comment>
  <w:comment w:id="6" w:author="Ole Shelton" w:date="2017-11-01T15:54:00Z" w:initials="AOS">
    <w:p w14:paraId="26E9692A" w14:textId="77777777" w:rsidR="004563B1" w:rsidRDefault="004563B1">
      <w:pPr>
        <w:pStyle w:val="CommentText"/>
        <w:rPr>
          <w:rFonts w:ascii="Times New Roman" w:hAnsi="Times New Roman" w:cs="Times New Roman"/>
          <w:sz w:val="24"/>
          <w:szCs w:val="24"/>
        </w:rPr>
      </w:pPr>
      <w:r>
        <w:rPr>
          <w:rFonts w:ascii="Times New Roman" w:hAnsi="Times New Roman" w:cs="Times New Roman"/>
          <w:sz w:val="24"/>
          <w:szCs w:val="24"/>
        </w:rPr>
        <w:t xml:space="preserve">Cut this: </w:t>
      </w:r>
    </w:p>
    <w:p w14:paraId="45CA14D1" w14:textId="637447FF" w:rsidR="004563B1" w:rsidRDefault="004563B1">
      <w:pPr>
        <w:pStyle w:val="CommentText"/>
      </w:pPr>
      <w:r>
        <w:rPr>
          <w:rStyle w:val="CommentReference"/>
        </w:rPr>
        <w:annotationRef/>
      </w:r>
      <w:r>
        <w:rPr>
          <w:rFonts w:ascii="Times New Roman" w:hAnsi="Times New Roman" w:cs="Times New Roman"/>
          <w:sz w:val="24"/>
          <w:szCs w:val="24"/>
        </w:rPr>
        <w:t xml:space="preserve">The past 15 years have seen a spatial diversification of sea otter densities: the greatest increase in sea otters has occurred at southerly sites (Fig. 1b), especially Destruction Island, while smaller numbers have extended north to </w:t>
      </w:r>
      <w:proofErr w:type="spellStart"/>
      <w:r>
        <w:rPr>
          <w:rFonts w:ascii="Times New Roman" w:hAnsi="Times New Roman" w:cs="Times New Roman"/>
          <w:sz w:val="24"/>
          <w:szCs w:val="24"/>
        </w:rPr>
        <w:t>Tatoosh</w:t>
      </w:r>
      <w:proofErr w:type="spellEnd"/>
      <w:r>
        <w:rPr>
          <w:rFonts w:ascii="Times New Roman" w:hAnsi="Times New Roman" w:cs="Times New Roman"/>
          <w:sz w:val="24"/>
          <w:szCs w:val="24"/>
        </w:rPr>
        <w:t xml:space="preserve"> Island and the mouth of the Strait of Juan de Fuca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&lt;EndNote&gt;&lt;Cite&gt;&lt;Author&gt;Jeffries&lt;/Author&gt;&lt;Year&gt;2014&lt;/Year&gt;&lt;RecNum&gt;2457&lt;/RecNum&gt;&lt;DisplayText&gt;(Jeffries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(Jeffries and Jameson 2014)</w:t>
      </w:r>
      <w:r>
        <w:rPr>
          <w:rFonts w:ascii="Times New Roman" w:hAnsi="Times New Roman" w:cs="Times New Roman"/>
          <w:sz w:val="24"/>
          <w:szCs w:val="24"/>
        </w:rPr>
        <w:fldChar w:fldCharType="end"/>
      </w:r>
      <w:r>
        <w:rPr>
          <w:rFonts w:ascii="Times New Roman" w:hAnsi="Times New Roman" w:cs="Times New Roman"/>
          <w:sz w:val="24"/>
          <w:szCs w:val="24"/>
        </w:rPr>
        <w:t>.</w:t>
      </w:r>
    </w:p>
  </w:comment>
  <w:comment w:id="24" w:author="Ole Shelton" w:date="2017-10-26T13:10:00Z" w:initials="AOS">
    <w:p w14:paraId="4E5314AA" w14:textId="77777777" w:rsidR="004563B1" w:rsidRDefault="004563B1" w:rsidP="000F51AE">
      <w:pPr>
        <w:widowControl w:val="0"/>
        <w:autoSpaceDE w:val="0"/>
        <w:autoSpaceDN w:val="0"/>
        <w:adjustRightInd w:val="0"/>
        <w:spacing w:after="240" w:line="340" w:lineRule="atLeast"/>
        <w:rPr>
          <w:rFonts w:ascii="Times" w:hAnsi="Times" w:cs="Times"/>
          <w:color w:val="000000"/>
          <w:sz w:val="24"/>
          <w:szCs w:val="24"/>
        </w:rPr>
      </w:pPr>
      <w:r>
        <w:rPr>
          <w:rStyle w:val="CommentReference"/>
        </w:rPr>
        <w:annotationRef/>
      </w:r>
      <w:r>
        <w:rPr>
          <w:rFonts w:ascii="Times" w:hAnsi="Times" w:cs="Times"/>
          <w:color w:val="000000"/>
          <w:sz w:val="29"/>
          <w:szCs w:val="29"/>
        </w:rPr>
        <w:t xml:space="preserve">Lance, M.M., S.A. Richardson and H.L. Allen. 2004. Washington state recovery plan for the sea otter. Washington Department of Fish and Wildlife, Olympia. 91 pp. </w:t>
      </w:r>
    </w:p>
    <w:p w14:paraId="644C8AF8" w14:textId="77777777" w:rsidR="004563B1" w:rsidRDefault="004563B1" w:rsidP="000F51AE">
      <w:pPr>
        <w:pStyle w:val="CommentText"/>
      </w:pPr>
    </w:p>
  </w:comment>
  <w:comment w:id="25" w:author="Ole Shelton" w:date="2017-10-26T13:07:00Z" w:initials="AOS">
    <w:p w14:paraId="677C4015" w14:textId="77777777" w:rsidR="004563B1" w:rsidRDefault="004563B1" w:rsidP="000F51AE">
      <w:pPr>
        <w:widowControl w:val="0"/>
        <w:autoSpaceDE w:val="0"/>
        <w:autoSpaceDN w:val="0"/>
        <w:adjustRightInd w:val="0"/>
        <w:spacing w:after="240" w:line="440" w:lineRule="atLeast"/>
        <w:rPr>
          <w:rFonts w:ascii="Times" w:hAnsi="Times" w:cs="Times"/>
          <w:color w:val="000000"/>
          <w:sz w:val="24"/>
          <w:szCs w:val="24"/>
        </w:rPr>
      </w:pPr>
      <w:r>
        <w:rPr>
          <w:rStyle w:val="CommentReference"/>
        </w:rPr>
        <w:annotationRef/>
      </w:r>
      <w:r>
        <w:rPr>
          <w:rFonts w:ascii="Times" w:hAnsi="Times" w:cs="Times"/>
          <w:color w:val="000000"/>
          <w:sz w:val="37"/>
          <w:szCs w:val="37"/>
        </w:rPr>
        <w:t xml:space="preserve">Results of the 2013 Survey of the Reintroduced Sea Otter Population in Washington State </w:t>
      </w:r>
    </w:p>
    <w:p w14:paraId="24B3465D" w14:textId="77777777" w:rsidR="004563B1" w:rsidRDefault="004563B1" w:rsidP="000F51AE">
      <w:pPr>
        <w:pStyle w:val="CommentText"/>
      </w:pPr>
    </w:p>
  </w:comment>
  <w:comment w:id="26" w:author="Chris Harvey" w:date="2017-10-24T15:04:00Z" w:initials="CH">
    <w:p w14:paraId="0C9F245F" w14:textId="77777777" w:rsidR="004563B1" w:rsidRDefault="004563B1" w:rsidP="000F51AE">
      <w:pPr>
        <w:pStyle w:val="CommentText"/>
      </w:pPr>
      <w:r>
        <w:rPr>
          <w:rStyle w:val="CommentReference"/>
        </w:rPr>
        <w:annotationRef/>
      </w:r>
      <w:r>
        <w:t xml:space="preserve">Confused…does this basically mean that the mean home range size for a sea otter is 40 km and the </w:t>
      </w:r>
      <w:proofErr w:type="spellStart"/>
      <w:r>
        <w:t>sd</w:t>
      </w:r>
      <w:proofErr w:type="spellEnd"/>
      <w:r>
        <w:t xml:space="preserve"> of that distribution is 10.2? I couldn’t find that anywhere in </w:t>
      </w:r>
      <w:proofErr w:type="spellStart"/>
      <w:r>
        <w:t>Laidre</w:t>
      </w:r>
      <w:proofErr w:type="spellEnd"/>
      <w:r>
        <w:t xml:space="preserve"> et al. 2009, but I wasn’t exactly sure what I was looking for. </w:t>
      </w:r>
    </w:p>
  </w:comment>
  <w:comment w:id="27" w:author="Chris Harvey" w:date="2017-10-02T16:58:00Z" w:initials="CH">
    <w:p w14:paraId="50430808" w14:textId="77777777" w:rsidR="004563B1" w:rsidRDefault="004563B1" w:rsidP="000F51AE">
      <w:pPr>
        <w:pStyle w:val="CommentText"/>
      </w:pPr>
      <w:r>
        <w:rPr>
          <w:rStyle w:val="CommentReference"/>
        </w:rPr>
        <w:annotationRef/>
      </w:r>
      <w:r>
        <w:t>Vague how these differ; explanations seem to say the same thing.</w:t>
      </w:r>
    </w:p>
    <w:p w14:paraId="36980B99" w14:textId="77777777" w:rsidR="004563B1" w:rsidRDefault="004563B1" w:rsidP="000F51AE">
      <w:pPr>
        <w:pStyle w:val="CommentText"/>
      </w:pPr>
    </w:p>
    <w:p w14:paraId="0201CD9E" w14:textId="77777777" w:rsidR="004563B1" w:rsidRDefault="004563B1" w:rsidP="000F51AE">
      <w:pPr>
        <w:pStyle w:val="CommentText"/>
      </w:pPr>
      <w:r>
        <w:t>AOS: They are the same, one is in math, one is in English.  English gets imprecise, so I always add the math.  But happy to strike.</w:t>
      </w:r>
    </w:p>
  </w:comment>
  <w:comment w:id="29" w:author="Chris.Harvey" w:date="2017-07-13T14:14:00Z" w:initials="C">
    <w:p w14:paraId="0B767E6E" w14:textId="660B53BC" w:rsidR="004563B1" w:rsidRDefault="004563B1">
      <w:pPr>
        <w:pStyle w:val="CommentText"/>
      </w:pPr>
      <w:r>
        <w:rPr>
          <w:rStyle w:val="CommentReference"/>
        </w:rPr>
        <w:annotationRef/>
      </w:r>
      <w:r>
        <w:t xml:space="preserve">anything else? Counts of stipes, inverts such as </w:t>
      </w:r>
      <w:proofErr w:type="spellStart"/>
      <w:r>
        <w:t>Tegula</w:t>
      </w:r>
      <w:proofErr w:type="spellEnd"/>
      <w:r>
        <w:t xml:space="preserve">, etc.? Did we do anything with these data, and did </w:t>
      </w:r>
      <w:proofErr w:type="spellStart"/>
      <w:r>
        <w:t>Kvitek</w:t>
      </w:r>
      <w:proofErr w:type="spellEnd"/>
      <w:r>
        <w:t xml:space="preserve"> et al. do the same?</w:t>
      </w:r>
    </w:p>
  </w:comment>
  <w:comment w:id="28" w:author="Ole Shelton" w:date="2017-11-09T10:20:00Z" w:initials="AOS">
    <w:p w14:paraId="5CCB7BAA" w14:textId="6DF9F453" w:rsidR="00CC22CD" w:rsidRDefault="00CC22CD">
      <w:pPr>
        <w:pStyle w:val="CommentText"/>
      </w:pPr>
      <w:r>
        <w:rPr>
          <w:rStyle w:val="CommentReference"/>
        </w:rPr>
        <w:annotationRef/>
      </w:r>
      <w:r>
        <w:t>Drop.</w:t>
      </w:r>
      <w:r w:rsidR="007D0372">
        <w:t xml:space="preserve">  Also, we don’t talk about the kelp density estimates, so I suggest dropping that too.</w:t>
      </w:r>
    </w:p>
  </w:comment>
  <w:comment w:id="30" w:author="Ole Shelton" w:date="2017-10-30T09:47:00Z" w:initials="AOS">
    <w:p w14:paraId="309A5DB2" w14:textId="7134D101" w:rsidR="004563B1" w:rsidRDefault="004563B1">
      <w:pPr>
        <w:pStyle w:val="CommentText"/>
      </w:pPr>
      <w:r>
        <w:rPr>
          <w:rStyle w:val="CommentReference"/>
        </w:rPr>
        <w:annotationRef/>
      </w:r>
      <w:r>
        <w:t>How to properly cite these food categories.</w:t>
      </w:r>
    </w:p>
  </w:comment>
  <w:comment w:id="31" w:author="Ole Shelton" w:date="2017-11-09T10:44:00Z" w:initials="AOS">
    <w:p w14:paraId="461A1C45" w14:textId="50A45EC8" w:rsidR="007D0372" w:rsidRDefault="007D0372">
      <w:pPr>
        <w:pStyle w:val="CommentText"/>
      </w:pPr>
      <w:r>
        <w:rPr>
          <w:rStyle w:val="CommentReference"/>
        </w:rPr>
        <w:annotationRef/>
      </w:r>
      <w:r>
        <w:t>Not sure we should bring this up here.</w:t>
      </w:r>
    </w:p>
  </w:comment>
  <w:comment w:id="32" w:author="Ole Shelton" w:date="2017-10-30T16:24:00Z" w:initials="AOS">
    <w:p w14:paraId="5E1AC2A4" w14:textId="77777777" w:rsidR="004563B1" w:rsidRPr="00CC50CE" w:rsidRDefault="004563B1" w:rsidP="001C6B10">
      <w:pPr>
        <w:spacing w:before="120" w:after="0" w:line="240" w:lineRule="auto"/>
        <w:rPr>
          <w:rFonts w:ascii="Times New Roman" w:hAnsi="Times New Roman" w:cs="Times New Roman"/>
          <w:i/>
          <w:sz w:val="18"/>
          <w:szCs w:val="18"/>
        </w:rPr>
      </w:pPr>
      <w:r>
        <w:rPr>
          <w:rStyle w:val="CommentReference"/>
        </w:rPr>
        <w:annotationRef/>
      </w:r>
      <w:r w:rsidRPr="00CC50CE">
        <w:rPr>
          <w:rFonts w:ascii="Times New Roman" w:hAnsi="Times New Roman" w:cs="Times New Roman"/>
          <w:i/>
          <w:sz w:val="18"/>
          <w:szCs w:val="18"/>
        </w:rPr>
        <w:t>Call:</w:t>
      </w:r>
    </w:p>
    <w:p w14:paraId="43A9E5C5" w14:textId="77777777" w:rsidR="004563B1" w:rsidRPr="00CC50CE" w:rsidRDefault="004563B1" w:rsidP="001C6B10">
      <w:pPr>
        <w:spacing w:before="120" w:after="0" w:line="240" w:lineRule="auto"/>
        <w:rPr>
          <w:rFonts w:ascii="Times New Roman" w:hAnsi="Times New Roman" w:cs="Times New Roman"/>
          <w:i/>
          <w:sz w:val="18"/>
          <w:szCs w:val="18"/>
        </w:rPr>
      </w:pPr>
      <w:proofErr w:type="gramStart"/>
      <w:r w:rsidRPr="00CC50CE">
        <w:rPr>
          <w:rFonts w:ascii="Times New Roman" w:hAnsi="Times New Roman" w:cs="Times New Roman"/>
          <w:i/>
          <w:sz w:val="18"/>
          <w:szCs w:val="18"/>
        </w:rPr>
        <w:t>lm(</w:t>
      </w:r>
      <w:proofErr w:type="gramEnd"/>
      <w:r w:rsidRPr="00CC50CE">
        <w:rPr>
          <w:rFonts w:ascii="Times New Roman" w:hAnsi="Times New Roman" w:cs="Times New Roman"/>
          <w:i/>
          <w:sz w:val="18"/>
          <w:szCs w:val="18"/>
        </w:rPr>
        <w:t xml:space="preserve">formula = </w:t>
      </w:r>
      <w:proofErr w:type="spellStart"/>
      <w:r w:rsidRPr="00CC50CE">
        <w:rPr>
          <w:rFonts w:ascii="Times New Roman" w:hAnsi="Times New Roman" w:cs="Times New Roman"/>
          <w:i/>
          <w:sz w:val="18"/>
          <w:szCs w:val="18"/>
        </w:rPr>
        <w:t>slope.kelp</w:t>
      </w:r>
      <w:proofErr w:type="spellEnd"/>
      <w:r w:rsidRPr="00CC50CE">
        <w:rPr>
          <w:rFonts w:ascii="Times New Roman" w:hAnsi="Times New Roman" w:cs="Times New Roman"/>
          <w:i/>
          <w:sz w:val="18"/>
          <w:szCs w:val="18"/>
        </w:rPr>
        <w:t xml:space="preserve"> ~ Region + </w:t>
      </w:r>
      <w:proofErr w:type="spellStart"/>
      <w:r w:rsidRPr="00CC50CE">
        <w:rPr>
          <w:rFonts w:ascii="Times New Roman" w:hAnsi="Times New Roman" w:cs="Times New Roman"/>
          <w:i/>
          <w:sz w:val="18"/>
          <w:szCs w:val="18"/>
        </w:rPr>
        <w:t>slope.otter</w:t>
      </w:r>
      <w:proofErr w:type="spellEnd"/>
      <w:r w:rsidRPr="00CC50CE">
        <w:rPr>
          <w:rFonts w:ascii="Times New Roman" w:hAnsi="Times New Roman" w:cs="Times New Roman"/>
          <w:i/>
          <w:sz w:val="18"/>
          <w:szCs w:val="18"/>
        </w:rPr>
        <w:t xml:space="preserve"> * </w:t>
      </w:r>
      <w:proofErr w:type="spellStart"/>
      <w:r w:rsidRPr="00CC50CE">
        <w:rPr>
          <w:rFonts w:ascii="Times New Roman" w:hAnsi="Times New Roman" w:cs="Times New Roman"/>
          <w:i/>
          <w:sz w:val="18"/>
          <w:szCs w:val="18"/>
        </w:rPr>
        <w:t>as.factor</w:t>
      </w:r>
      <w:proofErr w:type="spellEnd"/>
      <w:r w:rsidRPr="00CC50CE">
        <w:rPr>
          <w:rFonts w:ascii="Times New Roman" w:hAnsi="Times New Roman" w:cs="Times New Roman"/>
          <w:i/>
          <w:sz w:val="18"/>
          <w:szCs w:val="18"/>
        </w:rPr>
        <w:t>(Start),  data = .)</w:t>
      </w:r>
    </w:p>
    <w:p w14:paraId="67E08863" w14:textId="77777777" w:rsidR="004563B1" w:rsidRPr="00CC50CE" w:rsidRDefault="004563B1" w:rsidP="001C6B10">
      <w:pPr>
        <w:spacing w:before="120" w:after="0" w:line="240" w:lineRule="auto"/>
        <w:rPr>
          <w:rFonts w:ascii="Times New Roman" w:hAnsi="Times New Roman" w:cs="Times New Roman"/>
          <w:i/>
          <w:sz w:val="18"/>
          <w:szCs w:val="18"/>
        </w:rPr>
      </w:pPr>
    </w:p>
    <w:p w14:paraId="2BDD254B"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Residuals:</w:t>
      </w:r>
    </w:p>
    <w:p w14:paraId="5DEC743A"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Min        1Q    Median        3Q       Max </w:t>
      </w:r>
    </w:p>
    <w:p w14:paraId="5333C7EF"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-0.039652 -0.014942 -0.</w:t>
      </w:r>
      <w:proofErr w:type="gramStart"/>
      <w:r w:rsidRPr="00CC50CE">
        <w:rPr>
          <w:rFonts w:ascii="Times New Roman" w:hAnsi="Times New Roman" w:cs="Times New Roman"/>
          <w:i/>
          <w:sz w:val="18"/>
          <w:szCs w:val="18"/>
        </w:rPr>
        <w:t>001978  0.016036</w:t>
      </w:r>
      <w:proofErr w:type="gramEnd"/>
      <w:r w:rsidRPr="00CC50CE">
        <w:rPr>
          <w:rFonts w:ascii="Times New Roman" w:hAnsi="Times New Roman" w:cs="Times New Roman"/>
          <w:i/>
          <w:sz w:val="18"/>
          <w:szCs w:val="18"/>
        </w:rPr>
        <w:t xml:space="preserve">  0.048590 </w:t>
      </w:r>
    </w:p>
    <w:p w14:paraId="048A0720" w14:textId="77777777" w:rsidR="004563B1" w:rsidRPr="00CC50CE" w:rsidRDefault="004563B1" w:rsidP="001C6B10">
      <w:pPr>
        <w:spacing w:before="120" w:after="0" w:line="240" w:lineRule="auto"/>
        <w:rPr>
          <w:rFonts w:ascii="Times New Roman" w:hAnsi="Times New Roman" w:cs="Times New Roman"/>
          <w:i/>
          <w:sz w:val="18"/>
          <w:szCs w:val="18"/>
        </w:rPr>
      </w:pPr>
    </w:p>
    <w:p w14:paraId="3E400E4C"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Coefficients:</w:t>
      </w:r>
    </w:p>
    <w:p w14:paraId="3A7151E0"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                                 Estimate Std. Error t value </w:t>
      </w:r>
      <w:proofErr w:type="spellStart"/>
      <w:r w:rsidRPr="00CC50CE">
        <w:rPr>
          <w:rFonts w:ascii="Times New Roman" w:hAnsi="Times New Roman" w:cs="Times New Roman"/>
          <w:i/>
          <w:sz w:val="18"/>
          <w:szCs w:val="18"/>
        </w:rPr>
        <w:t>Pr</w:t>
      </w:r>
      <w:proofErr w:type="spellEnd"/>
      <w:r w:rsidRPr="00CC50CE">
        <w:rPr>
          <w:rFonts w:ascii="Times New Roman" w:hAnsi="Times New Roman" w:cs="Times New Roman"/>
          <w:i/>
          <w:sz w:val="18"/>
          <w:szCs w:val="18"/>
        </w:rPr>
        <w:t xml:space="preserve">(&gt;|t|)  </w:t>
      </w:r>
    </w:p>
    <w:p w14:paraId="285ED72B" w14:textId="4C6CF2C4"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roofErr w:type="gramStart"/>
      <w:r w:rsidRPr="00CC50CE">
        <w:rPr>
          <w:rFonts w:ascii="Times New Roman" w:hAnsi="Times New Roman" w:cs="Times New Roman"/>
          <w:i/>
          <w:sz w:val="18"/>
          <w:szCs w:val="18"/>
        </w:rPr>
        <w:t xml:space="preserve">Intercept)   </w:t>
      </w:r>
      <w:proofErr w:type="gramEnd"/>
      <w:r w:rsidRPr="00CC50CE">
        <w:rPr>
          <w:rFonts w:ascii="Times New Roman" w:hAnsi="Times New Roman" w:cs="Times New Roman"/>
          <w:i/>
          <w:sz w:val="18"/>
          <w:szCs w:val="18"/>
        </w:rPr>
        <w:t xml:space="preserve">                 0.02901    0.01520   1.909   0.0770 .</w:t>
      </w:r>
    </w:p>
    <w:p w14:paraId="59714976" w14:textId="1FE39F5B" w:rsidR="004563B1" w:rsidRPr="00CC50CE" w:rsidRDefault="004563B1"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R</w:t>
      </w:r>
      <w:r>
        <w:rPr>
          <w:rFonts w:ascii="Times New Roman" w:hAnsi="Times New Roman" w:cs="Times New Roman"/>
          <w:i/>
          <w:sz w:val="18"/>
          <w:szCs w:val="18"/>
        </w:rPr>
        <w:t>egionCentral</w:t>
      </w:r>
      <w:proofErr w:type="spellEnd"/>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0.02243    0.01720   1.304   0.2133  </w:t>
      </w:r>
    </w:p>
    <w:p w14:paraId="6A1C2096" w14:textId="353CA0EF" w:rsidR="004563B1" w:rsidRPr="00CC50CE" w:rsidRDefault="004563B1"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RegionSouthern</w:t>
      </w:r>
      <w:proofErr w:type="spellEnd"/>
      <w:r w:rsidRPr="00CC50CE">
        <w:rPr>
          <w:rFonts w:ascii="Times New Roman" w:hAnsi="Times New Roman" w:cs="Times New Roman"/>
          <w:i/>
          <w:sz w:val="18"/>
          <w:szCs w:val="18"/>
        </w:rPr>
        <w:t xml:space="preserve">           0.03243    0.03257   0.996   0.3363  </w:t>
      </w:r>
    </w:p>
    <w:p w14:paraId="541B09D6" w14:textId="7B5B998F" w:rsidR="004563B1" w:rsidRPr="00CC50CE" w:rsidRDefault="004563B1"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slope.otter</w:t>
      </w:r>
      <w:proofErr w:type="spellEnd"/>
      <w:proofErr w:type="gramEnd"/>
      <w:r w:rsidRPr="00CC50CE">
        <w:rPr>
          <w:rFonts w:ascii="Times New Roman" w:hAnsi="Times New Roman" w:cs="Times New Roman"/>
          <w:i/>
          <w:sz w:val="18"/>
          <w:szCs w:val="18"/>
        </w:rPr>
        <w:t xml:space="preserve">                    0.28527    0.28273   1.009   0.3301  </w:t>
      </w:r>
    </w:p>
    <w:p w14:paraId="2C552D70" w14:textId="742D8F6A" w:rsidR="004563B1" w:rsidRPr="00CC50CE" w:rsidRDefault="004563B1"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as.factor</w:t>
      </w:r>
      <w:proofErr w:type="spellEnd"/>
      <w:proofErr w:type="gramEnd"/>
      <w:r w:rsidRPr="00CC50CE">
        <w:rPr>
          <w:rFonts w:ascii="Times New Roman" w:hAnsi="Times New Roman" w:cs="Times New Roman"/>
          <w:i/>
          <w:sz w:val="18"/>
          <w:szCs w:val="18"/>
        </w:rPr>
        <w:t xml:space="preserve">(Start)2002 </w:t>
      </w:r>
      <w:r>
        <w:rPr>
          <w:rFonts w:ascii="Times New Roman" w:hAnsi="Times New Roman" w:cs="Times New Roman"/>
          <w:i/>
          <w:sz w:val="18"/>
          <w:szCs w:val="18"/>
        </w:rPr>
        <w:t xml:space="preserve"> </w:t>
      </w:r>
      <w:r w:rsidRPr="00CC50CE">
        <w:rPr>
          <w:rFonts w:ascii="Times New Roman" w:hAnsi="Times New Roman" w:cs="Times New Roman"/>
          <w:i/>
          <w:sz w:val="18"/>
          <w:szCs w:val="18"/>
        </w:rPr>
        <w:t xml:space="preserve">   -0.05311    0.01841  -2.885   0.0120 *</w:t>
      </w:r>
    </w:p>
    <w:p w14:paraId="5ABCDB3B" w14:textId="77777777" w:rsidR="004563B1" w:rsidRPr="00CC50CE" w:rsidRDefault="004563B1" w:rsidP="001C6B10">
      <w:pPr>
        <w:spacing w:before="120" w:after="0" w:line="240" w:lineRule="auto"/>
        <w:rPr>
          <w:rFonts w:ascii="Times New Roman" w:hAnsi="Times New Roman" w:cs="Times New Roman"/>
          <w:i/>
          <w:sz w:val="18"/>
          <w:szCs w:val="18"/>
        </w:rPr>
      </w:pPr>
      <w:proofErr w:type="spellStart"/>
      <w:proofErr w:type="gramStart"/>
      <w:r w:rsidRPr="00CC50CE">
        <w:rPr>
          <w:rFonts w:ascii="Times New Roman" w:hAnsi="Times New Roman" w:cs="Times New Roman"/>
          <w:i/>
          <w:sz w:val="18"/>
          <w:szCs w:val="18"/>
        </w:rPr>
        <w:t>slope.otter</w:t>
      </w:r>
      <w:proofErr w:type="gramEnd"/>
      <w:r w:rsidRPr="00CC50CE">
        <w:rPr>
          <w:rFonts w:ascii="Times New Roman" w:hAnsi="Times New Roman" w:cs="Times New Roman"/>
          <w:i/>
          <w:sz w:val="18"/>
          <w:szCs w:val="18"/>
        </w:rPr>
        <w:t>:as.factor</w:t>
      </w:r>
      <w:proofErr w:type="spellEnd"/>
      <w:r w:rsidRPr="00CC50CE">
        <w:rPr>
          <w:rFonts w:ascii="Times New Roman" w:hAnsi="Times New Roman" w:cs="Times New Roman"/>
          <w:i/>
          <w:sz w:val="18"/>
          <w:szCs w:val="18"/>
        </w:rPr>
        <w:t>(Start)2002 -0.79260    0.35973  -2.203   0.0448 *</w:t>
      </w:r>
    </w:p>
    <w:p w14:paraId="1A335375"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w:t>
      </w:r>
    </w:p>
    <w:p w14:paraId="3E156DFF" w14:textId="77777777" w:rsidR="004563B1" w:rsidRPr="00CC50CE" w:rsidRDefault="004563B1" w:rsidP="001C6B10">
      <w:pPr>
        <w:spacing w:before="120" w:after="0" w:line="240" w:lineRule="auto"/>
        <w:rPr>
          <w:rFonts w:ascii="Times New Roman" w:hAnsi="Times New Roman" w:cs="Times New Roman"/>
          <w:i/>
          <w:sz w:val="18"/>
          <w:szCs w:val="18"/>
        </w:rPr>
      </w:pPr>
      <w:proofErr w:type="spellStart"/>
      <w:r w:rsidRPr="00CC50CE">
        <w:rPr>
          <w:rFonts w:ascii="Times New Roman" w:hAnsi="Times New Roman" w:cs="Times New Roman"/>
          <w:i/>
          <w:sz w:val="18"/>
          <w:szCs w:val="18"/>
        </w:rPr>
        <w:t>Signif</w:t>
      </w:r>
      <w:proofErr w:type="spellEnd"/>
      <w:r w:rsidRPr="00CC50CE">
        <w:rPr>
          <w:rFonts w:ascii="Times New Roman" w:hAnsi="Times New Roman" w:cs="Times New Roman"/>
          <w:i/>
          <w:sz w:val="18"/>
          <w:szCs w:val="18"/>
        </w:rPr>
        <w:t xml:space="preserve">. codes:  0 ‘***’ 0.001 ‘**’ 0.01 ‘*’ 0.05 ‘.’ 0.1 </w:t>
      </w:r>
      <w:proofErr w:type="gramStart"/>
      <w:r w:rsidRPr="00CC50CE">
        <w:rPr>
          <w:rFonts w:ascii="Times New Roman" w:hAnsi="Times New Roman" w:cs="Times New Roman"/>
          <w:i/>
          <w:sz w:val="18"/>
          <w:szCs w:val="18"/>
        </w:rPr>
        <w:t>‘ ’</w:t>
      </w:r>
      <w:proofErr w:type="gramEnd"/>
      <w:r w:rsidRPr="00CC50CE">
        <w:rPr>
          <w:rFonts w:ascii="Times New Roman" w:hAnsi="Times New Roman" w:cs="Times New Roman"/>
          <w:i/>
          <w:sz w:val="18"/>
          <w:szCs w:val="18"/>
        </w:rPr>
        <w:t xml:space="preserve"> 1</w:t>
      </w:r>
    </w:p>
    <w:p w14:paraId="572995D8" w14:textId="77777777" w:rsidR="004563B1" w:rsidRPr="00CC50CE" w:rsidRDefault="004563B1" w:rsidP="001C6B10">
      <w:pPr>
        <w:spacing w:before="120" w:after="0" w:line="240" w:lineRule="auto"/>
        <w:rPr>
          <w:rFonts w:ascii="Times New Roman" w:hAnsi="Times New Roman" w:cs="Times New Roman"/>
          <w:i/>
          <w:sz w:val="18"/>
          <w:szCs w:val="18"/>
        </w:rPr>
      </w:pPr>
    </w:p>
    <w:p w14:paraId="716660DF"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Residual standard error: 0.02832 on 14 degrees of freedom</w:t>
      </w:r>
    </w:p>
    <w:p w14:paraId="7F9F504E"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Multiple R-squared:  0.8023,</w:t>
      </w:r>
      <w:r w:rsidRPr="00CC50CE">
        <w:rPr>
          <w:rFonts w:ascii="Times New Roman" w:hAnsi="Times New Roman" w:cs="Times New Roman"/>
          <w:i/>
          <w:sz w:val="18"/>
          <w:szCs w:val="18"/>
        </w:rPr>
        <w:tab/>
        <w:t xml:space="preserve">Adjusted R-squared:  0.7316 </w:t>
      </w:r>
    </w:p>
    <w:p w14:paraId="1DD8C5EF" w14:textId="77777777" w:rsidR="004563B1" w:rsidRPr="00CC50CE" w:rsidRDefault="004563B1" w:rsidP="001C6B10">
      <w:pPr>
        <w:spacing w:before="120" w:after="0" w:line="240" w:lineRule="auto"/>
        <w:rPr>
          <w:rFonts w:ascii="Times New Roman" w:hAnsi="Times New Roman" w:cs="Times New Roman"/>
          <w:i/>
          <w:sz w:val="18"/>
          <w:szCs w:val="18"/>
        </w:rPr>
      </w:pPr>
      <w:r w:rsidRPr="00CC50CE">
        <w:rPr>
          <w:rFonts w:ascii="Times New Roman" w:hAnsi="Times New Roman" w:cs="Times New Roman"/>
          <w:i/>
          <w:sz w:val="18"/>
          <w:szCs w:val="18"/>
        </w:rPr>
        <w:t xml:space="preserve">F-statistic: 11.36 on 5 and 14 </w:t>
      </w:r>
      <w:proofErr w:type="gramStart"/>
      <w:r w:rsidRPr="00CC50CE">
        <w:rPr>
          <w:rFonts w:ascii="Times New Roman" w:hAnsi="Times New Roman" w:cs="Times New Roman"/>
          <w:i/>
          <w:sz w:val="18"/>
          <w:szCs w:val="18"/>
        </w:rPr>
        <w:t>DF,  p</w:t>
      </w:r>
      <w:proofErr w:type="gramEnd"/>
      <w:r w:rsidRPr="00CC50CE">
        <w:rPr>
          <w:rFonts w:ascii="Times New Roman" w:hAnsi="Times New Roman" w:cs="Times New Roman"/>
          <w:i/>
          <w:sz w:val="18"/>
          <w:szCs w:val="18"/>
        </w:rPr>
        <w:t>-value: 0.0001583</w:t>
      </w:r>
    </w:p>
    <w:p w14:paraId="25A7FBED" w14:textId="38786946" w:rsidR="004563B1" w:rsidRDefault="004563B1">
      <w:pPr>
        <w:pStyle w:val="CommentText"/>
      </w:pPr>
    </w:p>
  </w:comment>
  <w:comment w:id="33" w:author="Ole Shelton" w:date="2017-11-03T10:56:00Z" w:initials="AOS">
    <w:p w14:paraId="7E768971" w14:textId="77777777" w:rsidR="004563B1" w:rsidRDefault="004563B1" w:rsidP="007D1754">
      <w:pPr>
        <w:pStyle w:val="CommentText"/>
      </w:pPr>
    </w:p>
    <w:p w14:paraId="328EFAEC" w14:textId="0D46E44E" w:rsidR="004563B1" w:rsidRDefault="004563B1" w:rsidP="007D1754">
      <w:pPr>
        <w:pStyle w:val="CommentText"/>
      </w:pPr>
      <w:r w:rsidRPr="007D1754">
        <w:rPr>
          <w:highlight w:val="yellow"/>
        </w:rPr>
        <w:t>BEST two MODELS</w:t>
      </w:r>
      <w:r>
        <w:t xml:space="preserve"> </w:t>
      </w:r>
    </w:p>
    <w:p w14:paraId="6597083D" w14:textId="77777777" w:rsidR="004563B1" w:rsidRDefault="004563B1" w:rsidP="007D1754">
      <w:pPr>
        <w:pStyle w:val="CommentText"/>
      </w:pPr>
      <w:r>
        <w:rPr>
          <w:rStyle w:val="CommentReference"/>
        </w:rPr>
        <w:annotationRef/>
      </w:r>
      <w:r>
        <w:t>Call:</w:t>
      </w:r>
    </w:p>
    <w:p w14:paraId="6E240012" w14:textId="77777777" w:rsidR="004563B1" w:rsidRDefault="004563B1" w:rsidP="007D1754">
      <w:pPr>
        <w:pStyle w:val="CommentText"/>
      </w:pPr>
      <w:proofErr w:type="gramStart"/>
      <w:r>
        <w:t>lm(</w:t>
      </w:r>
      <w:proofErr w:type="gramEnd"/>
      <w:r>
        <w:t xml:space="preserve">formula = CV.DIFF ~ kelp.cv.89, data = </w:t>
      </w:r>
      <w:proofErr w:type="spellStart"/>
      <w:r>
        <w:t>cv.diff</w:t>
      </w:r>
      <w:proofErr w:type="spellEnd"/>
      <w:r>
        <w:t>)</w:t>
      </w:r>
    </w:p>
    <w:p w14:paraId="7623B2AA" w14:textId="77777777" w:rsidR="004563B1" w:rsidRDefault="004563B1" w:rsidP="007D1754">
      <w:pPr>
        <w:pStyle w:val="CommentText"/>
      </w:pPr>
    </w:p>
    <w:p w14:paraId="528A14F9" w14:textId="77777777" w:rsidR="004563B1" w:rsidRDefault="004563B1" w:rsidP="007D1754">
      <w:pPr>
        <w:pStyle w:val="CommentText"/>
      </w:pPr>
      <w:r>
        <w:t>Residuals:</w:t>
      </w:r>
    </w:p>
    <w:p w14:paraId="16537FFB" w14:textId="77777777" w:rsidR="004563B1" w:rsidRDefault="004563B1" w:rsidP="007D1754">
      <w:pPr>
        <w:pStyle w:val="CommentText"/>
      </w:pPr>
      <w:r>
        <w:t xml:space="preserve">      Min        1Q    Median        3Q       Max </w:t>
      </w:r>
    </w:p>
    <w:p w14:paraId="1C618CC3" w14:textId="77777777" w:rsidR="004563B1" w:rsidRDefault="004563B1" w:rsidP="007D1754">
      <w:pPr>
        <w:pStyle w:val="CommentText"/>
      </w:pPr>
      <w:r>
        <w:t>-0.234926 -0.</w:t>
      </w:r>
      <w:proofErr w:type="gramStart"/>
      <w:r>
        <w:t>039794  0.001805</w:t>
      </w:r>
      <w:proofErr w:type="gramEnd"/>
      <w:r>
        <w:t xml:space="preserve">  0.009730  0.282642 </w:t>
      </w:r>
    </w:p>
    <w:p w14:paraId="6561E0BE" w14:textId="77777777" w:rsidR="004563B1" w:rsidRDefault="004563B1" w:rsidP="007D1754">
      <w:pPr>
        <w:pStyle w:val="CommentText"/>
      </w:pPr>
    </w:p>
    <w:p w14:paraId="76F7B2EF" w14:textId="77777777" w:rsidR="004563B1" w:rsidRDefault="004563B1" w:rsidP="007D1754">
      <w:pPr>
        <w:pStyle w:val="CommentText"/>
      </w:pPr>
      <w:r>
        <w:t>Coefficients:</w:t>
      </w:r>
    </w:p>
    <w:p w14:paraId="179879D5" w14:textId="77777777" w:rsidR="004563B1" w:rsidRDefault="004563B1" w:rsidP="007D1754">
      <w:pPr>
        <w:pStyle w:val="CommentText"/>
      </w:pPr>
      <w:r>
        <w:t xml:space="preserve">            Estimate Std. Error t value </w:t>
      </w:r>
      <w:proofErr w:type="spellStart"/>
      <w:r>
        <w:t>Pr</w:t>
      </w:r>
      <w:proofErr w:type="spellEnd"/>
      <w:r>
        <w:t xml:space="preserve">(&gt;|t|)   </w:t>
      </w:r>
    </w:p>
    <w:p w14:paraId="4F868F5C" w14:textId="77777777" w:rsidR="004563B1" w:rsidRDefault="004563B1" w:rsidP="007D1754">
      <w:pPr>
        <w:pStyle w:val="CommentText"/>
      </w:pPr>
      <w:r>
        <w:t>(</w:t>
      </w:r>
      <w:proofErr w:type="gramStart"/>
      <w:r>
        <w:t>Intercept)  0.09883</w:t>
      </w:r>
      <w:proofErr w:type="gramEnd"/>
      <w:r>
        <w:t xml:space="preserve">    0.10448   0.946  0.37187   </w:t>
      </w:r>
    </w:p>
    <w:p w14:paraId="783691FD" w14:textId="77777777" w:rsidR="004563B1" w:rsidRDefault="004563B1" w:rsidP="007D1754">
      <w:pPr>
        <w:pStyle w:val="CommentText"/>
      </w:pPr>
      <w:r>
        <w:t>kelp.cv.</w:t>
      </w:r>
      <w:proofErr w:type="gramStart"/>
      <w:r>
        <w:t>89  -</w:t>
      </w:r>
      <w:proofErr w:type="gramEnd"/>
      <w:r>
        <w:t>0.64073    0.18844  -3.400  0.00936 **</w:t>
      </w:r>
    </w:p>
    <w:p w14:paraId="608B8162" w14:textId="77777777" w:rsidR="004563B1" w:rsidRDefault="004563B1" w:rsidP="007D1754">
      <w:pPr>
        <w:pStyle w:val="CommentText"/>
      </w:pPr>
      <w:r>
        <w:t>---</w:t>
      </w:r>
    </w:p>
    <w:p w14:paraId="62EF6AC9" w14:textId="77777777" w:rsidR="004563B1" w:rsidRDefault="004563B1" w:rsidP="007D1754">
      <w:pPr>
        <w:pStyle w:val="CommentText"/>
      </w:pPr>
      <w:proofErr w:type="spellStart"/>
      <w:r>
        <w:t>Signif</w:t>
      </w:r>
      <w:proofErr w:type="spellEnd"/>
      <w:r>
        <w:t xml:space="preserve">. codes:  0 ‘***’ 0.001 ‘**’ 0.01 ‘*’ 0.05 ‘.’ 0.1 </w:t>
      </w:r>
      <w:proofErr w:type="gramStart"/>
      <w:r>
        <w:t>‘ ’</w:t>
      </w:r>
      <w:proofErr w:type="gramEnd"/>
      <w:r>
        <w:t xml:space="preserve"> 1</w:t>
      </w:r>
    </w:p>
    <w:p w14:paraId="15E0873A" w14:textId="77777777" w:rsidR="004563B1" w:rsidRDefault="004563B1" w:rsidP="007D1754">
      <w:pPr>
        <w:pStyle w:val="CommentText"/>
      </w:pPr>
    </w:p>
    <w:p w14:paraId="61B06641" w14:textId="77777777" w:rsidR="004563B1" w:rsidRDefault="004563B1" w:rsidP="007D1754">
      <w:pPr>
        <w:pStyle w:val="CommentText"/>
      </w:pPr>
      <w:r>
        <w:t>Residual standard error: 0.1455 on 8 degrees of freedom</w:t>
      </w:r>
    </w:p>
    <w:p w14:paraId="474FAF91" w14:textId="77777777" w:rsidR="004563B1" w:rsidRDefault="004563B1" w:rsidP="007D1754">
      <w:pPr>
        <w:pStyle w:val="CommentText"/>
      </w:pPr>
      <w:r>
        <w:t>Multiple R-squared:  0.591,</w:t>
      </w:r>
      <w:r>
        <w:tab/>
        <w:t xml:space="preserve">Adjusted R-squared:  0.5399 </w:t>
      </w:r>
    </w:p>
    <w:p w14:paraId="570F335A" w14:textId="77777777" w:rsidR="004563B1" w:rsidRDefault="004563B1" w:rsidP="007D1754">
      <w:pPr>
        <w:pStyle w:val="CommentText"/>
      </w:pPr>
      <w:r>
        <w:t xml:space="preserve">F-statistic: 11.56 on 1 and 8 </w:t>
      </w:r>
      <w:proofErr w:type="gramStart"/>
      <w:r>
        <w:t>DF,  p</w:t>
      </w:r>
      <w:proofErr w:type="gramEnd"/>
      <w:r>
        <w:t>-value: 0.009358</w:t>
      </w:r>
    </w:p>
    <w:p w14:paraId="7D31F030" w14:textId="77777777" w:rsidR="004563B1" w:rsidRDefault="004563B1" w:rsidP="007D1754">
      <w:pPr>
        <w:pStyle w:val="CommentText"/>
      </w:pPr>
    </w:p>
    <w:p w14:paraId="7FD8623C" w14:textId="77777777" w:rsidR="004563B1" w:rsidRDefault="004563B1" w:rsidP="007D1754">
      <w:pPr>
        <w:pStyle w:val="CommentText"/>
      </w:pPr>
      <w:r>
        <w:t>&gt; summary(M.2b)</w:t>
      </w:r>
    </w:p>
    <w:p w14:paraId="2B3DA14B" w14:textId="77777777" w:rsidR="004563B1" w:rsidRDefault="004563B1" w:rsidP="007D1754">
      <w:pPr>
        <w:pStyle w:val="CommentText"/>
      </w:pPr>
    </w:p>
    <w:p w14:paraId="766179B5" w14:textId="77777777" w:rsidR="004563B1" w:rsidRDefault="004563B1" w:rsidP="007D1754">
      <w:pPr>
        <w:pStyle w:val="CommentText"/>
      </w:pPr>
      <w:r>
        <w:t>Call:</w:t>
      </w:r>
    </w:p>
    <w:p w14:paraId="14870F31" w14:textId="77777777" w:rsidR="004563B1" w:rsidRDefault="004563B1" w:rsidP="007D1754">
      <w:pPr>
        <w:pStyle w:val="CommentText"/>
      </w:pPr>
      <w:proofErr w:type="gramStart"/>
      <w:r>
        <w:t>lm(</w:t>
      </w:r>
      <w:proofErr w:type="gramEnd"/>
      <w:r>
        <w:t xml:space="preserve">formula = CV.DIFF ~ kelp.cv.89 + </w:t>
      </w:r>
      <w:proofErr w:type="spellStart"/>
      <w:r>
        <w:t>diff.otter.mean</w:t>
      </w:r>
      <w:proofErr w:type="spellEnd"/>
      <w:r>
        <w:t xml:space="preserve">, data = </w:t>
      </w:r>
      <w:proofErr w:type="spellStart"/>
      <w:r>
        <w:t>cv.diff</w:t>
      </w:r>
      <w:proofErr w:type="spellEnd"/>
      <w:r>
        <w:t>)</w:t>
      </w:r>
    </w:p>
    <w:p w14:paraId="1C5E76C9" w14:textId="77777777" w:rsidR="004563B1" w:rsidRDefault="004563B1" w:rsidP="007D1754">
      <w:pPr>
        <w:pStyle w:val="CommentText"/>
      </w:pPr>
    </w:p>
    <w:p w14:paraId="6EFFC865" w14:textId="77777777" w:rsidR="004563B1" w:rsidRDefault="004563B1" w:rsidP="007D1754">
      <w:pPr>
        <w:pStyle w:val="CommentText"/>
      </w:pPr>
      <w:r>
        <w:t>Residuals:</w:t>
      </w:r>
    </w:p>
    <w:p w14:paraId="65B7C08D" w14:textId="77777777" w:rsidR="004563B1" w:rsidRDefault="004563B1" w:rsidP="007D1754">
      <w:pPr>
        <w:pStyle w:val="CommentText"/>
      </w:pPr>
      <w:r>
        <w:t xml:space="preserve">     Min       1Q   Median       3Q      Max </w:t>
      </w:r>
    </w:p>
    <w:p w14:paraId="5562D6C9" w14:textId="77777777" w:rsidR="004563B1" w:rsidRDefault="004563B1" w:rsidP="007D1754">
      <w:pPr>
        <w:pStyle w:val="CommentText"/>
      </w:pPr>
      <w:r>
        <w:t>-0.20532 -0.03482 -0.</w:t>
      </w:r>
      <w:proofErr w:type="gramStart"/>
      <w:r>
        <w:t>03241  0.05621</w:t>
      </w:r>
      <w:proofErr w:type="gramEnd"/>
      <w:r>
        <w:t xml:space="preserve">  0.23198 </w:t>
      </w:r>
    </w:p>
    <w:p w14:paraId="4BD6B6A2" w14:textId="77777777" w:rsidR="004563B1" w:rsidRDefault="004563B1" w:rsidP="007D1754">
      <w:pPr>
        <w:pStyle w:val="CommentText"/>
      </w:pPr>
    </w:p>
    <w:p w14:paraId="072947FC" w14:textId="77777777" w:rsidR="004563B1" w:rsidRDefault="004563B1" w:rsidP="007D1754">
      <w:pPr>
        <w:pStyle w:val="CommentText"/>
      </w:pPr>
      <w:r>
        <w:t>Coefficients:</w:t>
      </w:r>
    </w:p>
    <w:p w14:paraId="55BB4DEF" w14:textId="77777777" w:rsidR="004563B1" w:rsidRDefault="004563B1" w:rsidP="007D1754">
      <w:pPr>
        <w:pStyle w:val="CommentText"/>
      </w:pPr>
      <w:r>
        <w:t xml:space="preserve">                  Estimate Std. Error t value </w:t>
      </w:r>
      <w:proofErr w:type="spellStart"/>
      <w:r>
        <w:t>Pr</w:t>
      </w:r>
      <w:proofErr w:type="spellEnd"/>
      <w:r>
        <w:t xml:space="preserve">(&gt;|t|)   </w:t>
      </w:r>
    </w:p>
    <w:p w14:paraId="0DA9BD4B" w14:textId="77777777" w:rsidR="004563B1" w:rsidRDefault="004563B1" w:rsidP="007D1754">
      <w:pPr>
        <w:pStyle w:val="CommentText"/>
      </w:pPr>
      <w:r>
        <w:t>(</w:t>
      </w:r>
      <w:proofErr w:type="gramStart"/>
      <w:r>
        <w:t xml:space="preserve">Intercept)   </w:t>
      </w:r>
      <w:proofErr w:type="gramEnd"/>
      <w:r>
        <w:t xml:space="preserve">   0.1341438  0.0938903   1.429  0.19615   </w:t>
      </w:r>
    </w:p>
    <w:p w14:paraId="43CF9633" w14:textId="77777777" w:rsidR="004563B1" w:rsidRDefault="004563B1" w:rsidP="007D1754">
      <w:pPr>
        <w:pStyle w:val="CommentText"/>
      </w:pPr>
      <w:r>
        <w:t>kelp.cv.89      -0.</w:t>
      </w:r>
      <w:proofErr w:type="gramStart"/>
      <w:r>
        <w:t>6276541  0.1658760</w:t>
      </w:r>
      <w:proofErr w:type="gramEnd"/>
      <w:r>
        <w:t xml:space="preserve">  -3.784  0.00686 **</w:t>
      </w:r>
    </w:p>
    <w:p w14:paraId="0DC205F6" w14:textId="77777777" w:rsidR="004563B1" w:rsidRDefault="004563B1" w:rsidP="007D1754">
      <w:pPr>
        <w:pStyle w:val="CommentText"/>
      </w:pPr>
      <w:proofErr w:type="spellStart"/>
      <w:proofErr w:type="gramStart"/>
      <w:r>
        <w:t>diff.otter</w:t>
      </w:r>
      <w:proofErr w:type="gramEnd"/>
      <w:r>
        <w:t>.mean</w:t>
      </w:r>
      <w:proofErr w:type="spellEnd"/>
      <w:r>
        <w:t xml:space="preserve"> -0.0007823  0.0004278  -1.829  0.11017   </w:t>
      </w:r>
    </w:p>
    <w:p w14:paraId="676B6344" w14:textId="77777777" w:rsidR="004563B1" w:rsidRDefault="004563B1" w:rsidP="007D1754">
      <w:pPr>
        <w:pStyle w:val="CommentText"/>
      </w:pPr>
      <w:r>
        <w:t>---</w:t>
      </w:r>
    </w:p>
    <w:p w14:paraId="1DCC0AB0" w14:textId="77777777" w:rsidR="004563B1" w:rsidRDefault="004563B1" w:rsidP="007D1754">
      <w:pPr>
        <w:pStyle w:val="CommentText"/>
      </w:pPr>
      <w:proofErr w:type="spellStart"/>
      <w:r>
        <w:t>Signif</w:t>
      </w:r>
      <w:proofErr w:type="spellEnd"/>
      <w:r>
        <w:t xml:space="preserve">. codes:  0 ‘***’ 0.001 ‘**’ 0.01 ‘*’ 0.05 ‘.’ 0.1 </w:t>
      </w:r>
      <w:proofErr w:type="gramStart"/>
      <w:r>
        <w:t>‘ ’</w:t>
      </w:r>
      <w:proofErr w:type="gramEnd"/>
      <w:r>
        <w:t xml:space="preserve"> 1</w:t>
      </w:r>
    </w:p>
    <w:p w14:paraId="37C2B364" w14:textId="77777777" w:rsidR="004563B1" w:rsidRDefault="004563B1" w:rsidP="007D1754">
      <w:pPr>
        <w:pStyle w:val="CommentText"/>
      </w:pPr>
    </w:p>
    <w:p w14:paraId="4368D8AC" w14:textId="77777777" w:rsidR="004563B1" w:rsidRDefault="004563B1" w:rsidP="007D1754">
      <w:pPr>
        <w:pStyle w:val="CommentText"/>
      </w:pPr>
      <w:r>
        <w:t>Residual standard error: 0.128 on 7 degrees of freedom</w:t>
      </w:r>
    </w:p>
    <w:p w14:paraId="284D140E" w14:textId="77777777" w:rsidR="004563B1" w:rsidRDefault="004563B1" w:rsidP="007D1754">
      <w:pPr>
        <w:pStyle w:val="CommentText"/>
      </w:pPr>
      <w:r>
        <w:t>Multiple R-squared:  0.7232,</w:t>
      </w:r>
      <w:r>
        <w:tab/>
        <w:t xml:space="preserve">Adjusted R-squared:  0.6442 </w:t>
      </w:r>
    </w:p>
    <w:p w14:paraId="7A5762B9" w14:textId="30072132" w:rsidR="004563B1" w:rsidRDefault="004563B1" w:rsidP="007D1754">
      <w:pPr>
        <w:pStyle w:val="CommentText"/>
      </w:pPr>
      <w:r>
        <w:t xml:space="preserve">F-statistic: 9.146 on 2 and 7 </w:t>
      </w:r>
      <w:proofErr w:type="gramStart"/>
      <w:r>
        <w:t>DF,  p</w:t>
      </w:r>
      <w:proofErr w:type="gramEnd"/>
      <w:r>
        <w:t>-value: 0.01115</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8420" w15:done="0"/>
  <w15:commentEx w15:paraId="093295BD" w15:done="0"/>
  <w15:commentEx w15:paraId="45CA14D1" w15:done="0"/>
  <w15:commentEx w15:paraId="644C8AF8" w15:done="0"/>
  <w15:commentEx w15:paraId="24B3465D" w15:done="0"/>
  <w15:commentEx w15:paraId="0C9F245F" w15:done="0"/>
  <w15:commentEx w15:paraId="0201CD9E" w15:done="0"/>
  <w15:commentEx w15:paraId="0B767E6E" w15:done="0"/>
  <w15:commentEx w15:paraId="5CCB7BAA" w15:done="0"/>
  <w15:commentEx w15:paraId="309A5DB2" w15:done="0"/>
  <w15:commentEx w15:paraId="461A1C45" w15:done="0"/>
  <w15:commentEx w15:paraId="25A7FBED" w15:done="0"/>
  <w15:commentEx w15:paraId="7A5762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2E231D" w14:textId="77777777" w:rsidR="00C1764A" w:rsidRDefault="00C1764A" w:rsidP="001D5F25">
      <w:pPr>
        <w:spacing w:after="0" w:line="240" w:lineRule="auto"/>
      </w:pPr>
      <w:r>
        <w:separator/>
      </w:r>
    </w:p>
  </w:endnote>
  <w:endnote w:type="continuationSeparator" w:id="0">
    <w:p w14:paraId="31B1FDC2" w14:textId="77777777" w:rsidR="00C1764A" w:rsidRDefault="00C1764A"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3691F118" w:rsidR="004563B1" w:rsidRDefault="004563B1">
        <w:pPr>
          <w:pStyle w:val="Footer"/>
          <w:jc w:val="right"/>
        </w:pPr>
        <w:r>
          <w:fldChar w:fldCharType="begin"/>
        </w:r>
        <w:r>
          <w:instrText xml:space="preserve"> PAGE   \* MERGEFORMAT </w:instrText>
        </w:r>
        <w:r>
          <w:fldChar w:fldCharType="separate"/>
        </w:r>
        <w:r w:rsidR="005365FF">
          <w:rPr>
            <w:noProof/>
          </w:rPr>
          <w:t>31</w:t>
        </w:r>
        <w:r>
          <w:rPr>
            <w:noProof/>
          </w:rPr>
          <w:fldChar w:fldCharType="end"/>
        </w:r>
      </w:p>
    </w:sdtContent>
  </w:sdt>
  <w:p w14:paraId="7730144E" w14:textId="77777777" w:rsidR="004563B1" w:rsidRDefault="004563B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7514B9" w14:textId="77777777" w:rsidR="00C1764A" w:rsidRDefault="00C1764A" w:rsidP="001D5F25">
      <w:pPr>
        <w:spacing w:after="0" w:line="240" w:lineRule="auto"/>
      </w:pPr>
      <w:r>
        <w:separator/>
      </w:r>
    </w:p>
  </w:footnote>
  <w:footnote w:type="continuationSeparator" w:id="0">
    <w:p w14:paraId="656E2C19" w14:textId="77777777" w:rsidR="00C1764A" w:rsidRDefault="00C1764A" w:rsidP="001D5F2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9244985"/>
    <w:multiLevelType w:val="hybridMultilevel"/>
    <w:tmpl w:val="8F32E400"/>
    <w:lvl w:ilvl="0" w:tplc="DC567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rson w15:author="Chris Harvey">
    <w15:presenceInfo w15:providerId="None" w15:userId="Chris Harvey"/>
  </w15:person>
  <w15:person w15:author="Ole Shelton">
    <w15:presenceInfo w15:providerId="None" w15:userId="Ole Shelton"/>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489A"/>
    <w:rsid w:val="00007BCA"/>
    <w:rsid w:val="000140F0"/>
    <w:rsid w:val="00015232"/>
    <w:rsid w:val="00015878"/>
    <w:rsid w:val="00016F93"/>
    <w:rsid w:val="0002404A"/>
    <w:rsid w:val="000336C9"/>
    <w:rsid w:val="000345FA"/>
    <w:rsid w:val="000437FF"/>
    <w:rsid w:val="00051059"/>
    <w:rsid w:val="00055AE1"/>
    <w:rsid w:val="00075CE5"/>
    <w:rsid w:val="000824B9"/>
    <w:rsid w:val="00086774"/>
    <w:rsid w:val="000933A8"/>
    <w:rsid w:val="00095123"/>
    <w:rsid w:val="000A3806"/>
    <w:rsid w:val="000A423E"/>
    <w:rsid w:val="000A50D1"/>
    <w:rsid w:val="000B22EB"/>
    <w:rsid w:val="000B4409"/>
    <w:rsid w:val="000C6B87"/>
    <w:rsid w:val="000C6ED6"/>
    <w:rsid w:val="000D25C3"/>
    <w:rsid w:val="000D788C"/>
    <w:rsid w:val="000E30A8"/>
    <w:rsid w:val="000F08C9"/>
    <w:rsid w:val="000F51AE"/>
    <w:rsid w:val="0010045F"/>
    <w:rsid w:val="00106D92"/>
    <w:rsid w:val="001110EE"/>
    <w:rsid w:val="001131DC"/>
    <w:rsid w:val="0011350E"/>
    <w:rsid w:val="00115E99"/>
    <w:rsid w:val="00127A46"/>
    <w:rsid w:val="00133843"/>
    <w:rsid w:val="00136355"/>
    <w:rsid w:val="00142BB4"/>
    <w:rsid w:val="001477B3"/>
    <w:rsid w:val="00157812"/>
    <w:rsid w:val="001615D4"/>
    <w:rsid w:val="00167CFD"/>
    <w:rsid w:val="001710FB"/>
    <w:rsid w:val="00177BB9"/>
    <w:rsid w:val="0018150D"/>
    <w:rsid w:val="0018710D"/>
    <w:rsid w:val="001943D5"/>
    <w:rsid w:val="001A3EE3"/>
    <w:rsid w:val="001A6CCE"/>
    <w:rsid w:val="001A7185"/>
    <w:rsid w:val="001B1B95"/>
    <w:rsid w:val="001B2DF6"/>
    <w:rsid w:val="001B4AB9"/>
    <w:rsid w:val="001B4BF3"/>
    <w:rsid w:val="001C645B"/>
    <w:rsid w:val="001C6B10"/>
    <w:rsid w:val="001C7D81"/>
    <w:rsid w:val="001D5F25"/>
    <w:rsid w:val="001E05ED"/>
    <w:rsid w:val="001E2AC3"/>
    <w:rsid w:val="001E2F1E"/>
    <w:rsid w:val="001F1E1B"/>
    <w:rsid w:val="001F3C2E"/>
    <w:rsid w:val="002054AB"/>
    <w:rsid w:val="00206888"/>
    <w:rsid w:val="00206F21"/>
    <w:rsid w:val="00213295"/>
    <w:rsid w:val="002229E9"/>
    <w:rsid w:val="00223D08"/>
    <w:rsid w:val="002252CC"/>
    <w:rsid w:val="002305D4"/>
    <w:rsid w:val="00231297"/>
    <w:rsid w:val="00231C97"/>
    <w:rsid w:val="00236260"/>
    <w:rsid w:val="00242F3C"/>
    <w:rsid w:val="00244886"/>
    <w:rsid w:val="00251B64"/>
    <w:rsid w:val="00256094"/>
    <w:rsid w:val="00260C9C"/>
    <w:rsid w:val="0026119E"/>
    <w:rsid w:val="00266A77"/>
    <w:rsid w:val="00267BD9"/>
    <w:rsid w:val="00272A93"/>
    <w:rsid w:val="002730AC"/>
    <w:rsid w:val="002775E2"/>
    <w:rsid w:val="002834A5"/>
    <w:rsid w:val="002834E1"/>
    <w:rsid w:val="0028595E"/>
    <w:rsid w:val="00291253"/>
    <w:rsid w:val="002A7F60"/>
    <w:rsid w:val="002B2FAF"/>
    <w:rsid w:val="002C0F2A"/>
    <w:rsid w:val="002C122D"/>
    <w:rsid w:val="002C1F54"/>
    <w:rsid w:val="002D0ED7"/>
    <w:rsid w:val="002D2C8C"/>
    <w:rsid w:val="002D3742"/>
    <w:rsid w:val="002D395B"/>
    <w:rsid w:val="002D5800"/>
    <w:rsid w:val="002E3363"/>
    <w:rsid w:val="002F1078"/>
    <w:rsid w:val="002F4F9E"/>
    <w:rsid w:val="0030247A"/>
    <w:rsid w:val="0031200A"/>
    <w:rsid w:val="00313E62"/>
    <w:rsid w:val="00316106"/>
    <w:rsid w:val="00320BA6"/>
    <w:rsid w:val="00320BFE"/>
    <w:rsid w:val="003211A7"/>
    <w:rsid w:val="00323E60"/>
    <w:rsid w:val="00325D4A"/>
    <w:rsid w:val="0033217D"/>
    <w:rsid w:val="00332BDB"/>
    <w:rsid w:val="003372E1"/>
    <w:rsid w:val="00340FA3"/>
    <w:rsid w:val="0034446D"/>
    <w:rsid w:val="003536A3"/>
    <w:rsid w:val="00355202"/>
    <w:rsid w:val="00356216"/>
    <w:rsid w:val="0036255F"/>
    <w:rsid w:val="00366B07"/>
    <w:rsid w:val="00372026"/>
    <w:rsid w:val="00372713"/>
    <w:rsid w:val="00377317"/>
    <w:rsid w:val="00381679"/>
    <w:rsid w:val="00385D11"/>
    <w:rsid w:val="00386883"/>
    <w:rsid w:val="00386F14"/>
    <w:rsid w:val="003907EC"/>
    <w:rsid w:val="00394B16"/>
    <w:rsid w:val="003950E5"/>
    <w:rsid w:val="003A401F"/>
    <w:rsid w:val="003B2D30"/>
    <w:rsid w:val="003B31E0"/>
    <w:rsid w:val="003C3FFA"/>
    <w:rsid w:val="003C5294"/>
    <w:rsid w:val="003C57A1"/>
    <w:rsid w:val="003D1CCD"/>
    <w:rsid w:val="003F675F"/>
    <w:rsid w:val="00420C32"/>
    <w:rsid w:val="00422360"/>
    <w:rsid w:val="004242E4"/>
    <w:rsid w:val="004278B2"/>
    <w:rsid w:val="00434735"/>
    <w:rsid w:val="0043634C"/>
    <w:rsid w:val="00443DCB"/>
    <w:rsid w:val="00445D80"/>
    <w:rsid w:val="004563B1"/>
    <w:rsid w:val="00457371"/>
    <w:rsid w:val="0046160B"/>
    <w:rsid w:val="0046456B"/>
    <w:rsid w:val="00466DC3"/>
    <w:rsid w:val="0046713D"/>
    <w:rsid w:val="00467531"/>
    <w:rsid w:val="00470FF0"/>
    <w:rsid w:val="00475966"/>
    <w:rsid w:val="0048093C"/>
    <w:rsid w:val="0048158C"/>
    <w:rsid w:val="0048544C"/>
    <w:rsid w:val="00485623"/>
    <w:rsid w:val="004902C0"/>
    <w:rsid w:val="0049066F"/>
    <w:rsid w:val="004940F4"/>
    <w:rsid w:val="00495DD6"/>
    <w:rsid w:val="004A0561"/>
    <w:rsid w:val="004A19CD"/>
    <w:rsid w:val="004A3CD3"/>
    <w:rsid w:val="004A6145"/>
    <w:rsid w:val="004A79AD"/>
    <w:rsid w:val="004B1ABF"/>
    <w:rsid w:val="004B210F"/>
    <w:rsid w:val="004B4E9F"/>
    <w:rsid w:val="004B7925"/>
    <w:rsid w:val="004D2FD8"/>
    <w:rsid w:val="005022BB"/>
    <w:rsid w:val="00502724"/>
    <w:rsid w:val="0050274A"/>
    <w:rsid w:val="00503DA9"/>
    <w:rsid w:val="00510746"/>
    <w:rsid w:val="00512DDE"/>
    <w:rsid w:val="00514806"/>
    <w:rsid w:val="00515753"/>
    <w:rsid w:val="00531481"/>
    <w:rsid w:val="005365FF"/>
    <w:rsid w:val="0054174A"/>
    <w:rsid w:val="00547D7D"/>
    <w:rsid w:val="005568F0"/>
    <w:rsid w:val="005619A3"/>
    <w:rsid w:val="00562380"/>
    <w:rsid w:val="00562E1D"/>
    <w:rsid w:val="00573668"/>
    <w:rsid w:val="005753CE"/>
    <w:rsid w:val="00593175"/>
    <w:rsid w:val="00594A07"/>
    <w:rsid w:val="0059708B"/>
    <w:rsid w:val="005A399E"/>
    <w:rsid w:val="005B0999"/>
    <w:rsid w:val="005B503D"/>
    <w:rsid w:val="005B71FA"/>
    <w:rsid w:val="005B7857"/>
    <w:rsid w:val="005C4C0D"/>
    <w:rsid w:val="005C50C3"/>
    <w:rsid w:val="005D0665"/>
    <w:rsid w:val="005D1E3D"/>
    <w:rsid w:val="005D4873"/>
    <w:rsid w:val="005D6920"/>
    <w:rsid w:val="005D7DFD"/>
    <w:rsid w:val="005E1062"/>
    <w:rsid w:val="005E690A"/>
    <w:rsid w:val="005F15BF"/>
    <w:rsid w:val="005F6D06"/>
    <w:rsid w:val="00600387"/>
    <w:rsid w:val="006016BE"/>
    <w:rsid w:val="006070A5"/>
    <w:rsid w:val="006074B4"/>
    <w:rsid w:val="00607E6A"/>
    <w:rsid w:val="006116C6"/>
    <w:rsid w:val="00625575"/>
    <w:rsid w:val="00625B74"/>
    <w:rsid w:val="00641582"/>
    <w:rsid w:val="00654790"/>
    <w:rsid w:val="006633A0"/>
    <w:rsid w:val="006654D6"/>
    <w:rsid w:val="00667ACD"/>
    <w:rsid w:val="00672226"/>
    <w:rsid w:val="0067234F"/>
    <w:rsid w:val="00673F04"/>
    <w:rsid w:val="00684D6B"/>
    <w:rsid w:val="00692369"/>
    <w:rsid w:val="006A10D8"/>
    <w:rsid w:val="006B043B"/>
    <w:rsid w:val="006B1145"/>
    <w:rsid w:val="006B281F"/>
    <w:rsid w:val="006B3A54"/>
    <w:rsid w:val="006B7F85"/>
    <w:rsid w:val="006C04F4"/>
    <w:rsid w:val="006C337C"/>
    <w:rsid w:val="006D2E8E"/>
    <w:rsid w:val="006D73BF"/>
    <w:rsid w:val="006E335D"/>
    <w:rsid w:val="006E39F1"/>
    <w:rsid w:val="006F09B8"/>
    <w:rsid w:val="006F582B"/>
    <w:rsid w:val="00707B5F"/>
    <w:rsid w:val="0071308F"/>
    <w:rsid w:val="0072260D"/>
    <w:rsid w:val="007231E5"/>
    <w:rsid w:val="00724EAC"/>
    <w:rsid w:val="00726169"/>
    <w:rsid w:val="007306CA"/>
    <w:rsid w:val="00732281"/>
    <w:rsid w:val="00740EAB"/>
    <w:rsid w:val="00741B09"/>
    <w:rsid w:val="0074247E"/>
    <w:rsid w:val="0074411B"/>
    <w:rsid w:val="0076083F"/>
    <w:rsid w:val="00772686"/>
    <w:rsid w:val="00774C7A"/>
    <w:rsid w:val="0077562A"/>
    <w:rsid w:val="007A0450"/>
    <w:rsid w:val="007A0FBB"/>
    <w:rsid w:val="007A19AA"/>
    <w:rsid w:val="007A7714"/>
    <w:rsid w:val="007B0150"/>
    <w:rsid w:val="007B15B3"/>
    <w:rsid w:val="007B38A9"/>
    <w:rsid w:val="007C21D6"/>
    <w:rsid w:val="007C583B"/>
    <w:rsid w:val="007D0372"/>
    <w:rsid w:val="007D1754"/>
    <w:rsid w:val="007D7980"/>
    <w:rsid w:val="007E0AB0"/>
    <w:rsid w:val="007F630F"/>
    <w:rsid w:val="00804CA4"/>
    <w:rsid w:val="0081501E"/>
    <w:rsid w:val="0081691B"/>
    <w:rsid w:val="00822071"/>
    <w:rsid w:val="00822E86"/>
    <w:rsid w:val="00824940"/>
    <w:rsid w:val="008267A0"/>
    <w:rsid w:val="008340F1"/>
    <w:rsid w:val="0083451E"/>
    <w:rsid w:val="0084260D"/>
    <w:rsid w:val="0084429D"/>
    <w:rsid w:val="008475ED"/>
    <w:rsid w:val="00847B4A"/>
    <w:rsid w:val="00850F94"/>
    <w:rsid w:val="00853704"/>
    <w:rsid w:val="00856D62"/>
    <w:rsid w:val="008571BB"/>
    <w:rsid w:val="00857F94"/>
    <w:rsid w:val="00862219"/>
    <w:rsid w:val="00863D60"/>
    <w:rsid w:val="00863FD5"/>
    <w:rsid w:val="00864B50"/>
    <w:rsid w:val="00866B9D"/>
    <w:rsid w:val="008750BC"/>
    <w:rsid w:val="0087767F"/>
    <w:rsid w:val="008829D7"/>
    <w:rsid w:val="00883C03"/>
    <w:rsid w:val="00885440"/>
    <w:rsid w:val="008874C1"/>
    <w:rsid w:val="00895580"/>
    <w:rsid w:val="008A4F00"/>
    <w:rsid w:val="008A6921"/>
    <w:rsid w:val="008B09E4"/>
    <w:rsid w:val="008C0963"/>
    <w:rsid w:val="008C5D7F"/>
    <w:rsid w:val="008C5E65"/>
    <w:rsid w:val="008F0498"/>
    <w:rsid w:val="008F1128"/>
    <w:rsid w:val="008F4C32"/>
    <w:rsid w:val="00901C78"/>
    <w:rsid w:val="00904922"/>
    <w:rsid w:val="00907DB4"/>
    <w:rsid w:val="00914F34"/>
    <w:rsid w:val="009249E0"/>
    <w:rsid w:val="00935B20"/>
    <w:rsid w:val="0093607C"/>
    <w:rsid w:val="0093719B"/>
    <w:rsid w:val="0094033C"/>
    <w:rsid w:val="00943C28"/>
    <w:rsid w:val="0095483D"/>
    <w:rsid w:val="00955F29"/>
    <w:rsid w:val="00960441"/>
    <w:rsid w:val="00961156"/>
    <w:rsid w:val="00961800"/>
    <w:rsid w:val="009721A7"/>
    <w:rsid w:val="009727B4"/>
    <w:rsid w:val="00975EF7"/>
    <w:rsid w:val="009762D4"/>
    <w:rsid w:val="00980275"/>
    <w:rsid w:val="00980832"/>
    <w:rsid w:val="00990B91"/>
    <w:rsid w:val="009A608F"/>
    <w:rsid w:val="009B5122"/>
    <w:rsid w:val="009C4A37"/>
    <w:rsid w:val="009C5D3E"/>
    <w:rsid w:val="009D481E"/>
    <w:rsid w:val="009D580B"/>
    <w:rsid w:val="009D5A97"/>
    <w:rsid w:val="009D6549"/>
    <w:rsid w:val="009D6A12"/>
    <w:rsid w:val="009D7162"/>
    <w:rsid w:val="009E137D"/>
    <w:rsid w:val="009E2565"/>
    <w:rsid w:val="009F00BB"/>
    <w:rsid w:val="009F0792"/>
    <w:rsid w:val="009F1DB6"/>
    <w:rsid w:val="009F3627"/>
    <w:rsid w:val="009F52CD"/>
    <w:rsid w:val="009F6DB3"/>
    <w:rsid w:val="00A00FE2"/>
    <w:rsid w:val="00A0121A"/>
    <w:rsid w:val="00A06140"/>
    <w:rsid w:val="00A14C05"/>
    <w:rsid w:val="00A16CE2"/>
    <w:rsid w:val="00A16ED6"/>
    <w:rsid w:val="00A2192D"/>
    <w:rsid w:val="00A30E08"/>
    <w:rsid w:val="00A31F8F"/>
    <w:rsid w:val="00A33C9F"/>
    <w:rsid w:val="00A33D46"/>
    <w:rsid w:val="00A40026"/>
    <w:rsid w:val="00A40299"/>
    <w:rsid w:val="00A50AFC"/>
    <w:rsid w:val="00A64BA0"/>
    <w:rsid w:val="00A7111B"/>
    <w:rsid w:val="00A82B22"/>
    <w:rsid w:val="00AA3FD2"/>
    <w:rsid w:val="00AA544B"/>
    <w:rsid w:val="00AA6923"/>
    <w:rsid w:val="00AA736C"/>
    <w:rsid w:val="00AB05BB"/>
    <w:rsid w:val="00AB0A26"/>
    <w:rsid w:val="00AB16DE"/>
    <w:rsid w:val="00AB29B4"/>
    <w:rsid w:val="00AB651E"/>
    <w:rsid w:val="00AC5069"/>
    <w:rsid w:val="00AC55FB"/>
    <w:rsid w:val="00AD4EC9"/>
    <w:rsid w:val="00AD7137"/>
    <w:rsid w:val="00AE0032"/>
    <w:rsid w:val="00AE44DD"/>
    <w:rsid w:val="00AE5A81"/>
    <w:rsid w:val="00AF4390"/>
    <w:rsid w:val="00AF5154"/>
    <w:rsid w:val="00B00A68"/>
    <w:rsid w:val="00B0753D"/>
    <w:rsid w:val="00B07638"/>
    <w:rsid w:val="00B10A24"/>
    <w:rsid w:val="00B12C36"/>
    <w:rsid w:val="00B22A8F"/>
    <w:rsid w:val="00B25FEB"/>
    <w:rsid w:val="00B274F6"/>
    <w:rsid w:val="00B44F9D"/>
    <w:rsid w:val="00B607BF"/>
    <w:rsid w:val="00B63FF4"/>
    <w:rsid w:val="00B84F55"/>
    <w:rsid w:val="00B928AA"/>
    <w:rsid w:val="00B9463D"/>
    <w:rsid w:val="00BB081F"/>
    <w:rsid w:val="00BB338B"/>
    <w:rsid w:val="00BC45C3"/>
    <w:rsid w:val="00BC7853"/>
    <w:rsid w:val="00BD1502"/>
    <w:rsid w:val="00BD2C98"/>
    <w:rsid w:val="00BE0ACA"/>
    <w:rsid w:val="00BE26FC"/>
    <w:rsid w:val="00BE3298"/>
    <w:rsid w:val="00BE336B"/>
    <w:rsid w:val="00BE34AA"/>
    <w:rsid w:val="00BE38E3"/>
    <w:rsid w:val="00BE4771"/>
    <w:rsid w:val="00BF0547"/>
    <w:rsid w:val="00BF7270"/>
    <w:rsid w:val="00BF7AE1"/>
    <w:rsid w:val="00C03DCA"/>
    <w:rsid w:val="00C04408"/>
    <w:rsid w:val="00C052BB"/>
    <w:rsid w:val="00C15705"/>
    <w:rsid w:val="00C16271"/>
    <w:rsid w:val="00C1717E"/>
    <w:rsid w:val="00C1764A"/>
    <w:rsid w:val="00C20890"/>
    <w:rsid w:val="00C24347"/>
    <w:rsid w:val="00C31C3A"/>
    <w:rsid w:val="00C35F23"/>
    <w:rsid w:val="00C424C7"/>
    <w:rsid w:val="00C44463"/>
    <w:rsid w:val="00C55BC7"/>
    <w:rsid w:val="00C65B61"/>
    <w:rsid w:val="00C7428B"/>
    <w:rsid w:val="00C74747"/>
    <w:rsid w:val="00C75FDB"/>
    <w:rsid w:val="00C769F9"/>
    <w:rsid w:val="00C77F2A"/>
    <w:rsid w:val="00C8037B"/>
    <w:rsid w:val="00C813F3"/>
    <w:rsid w:val="00C9171F"/>
    <w:rsid w:val="00C9622C"/>
    <w:rsid w:val="00CA12C2"/>
    <w:rsid w:val="00CB10C3"/>
    <w:rsid w:val="00CB6738"/>
    <w:rsid w:val="00CC22CD"/>
    <w:rsid w:val="00CC39A0"/>
    <w:rsid w:val="00CC50CE"/>
    <w:rsid w:val="00CD19C9"/>
    <w:rsid w:val="00CD1EE3"/>
    <w:rsid w:val="00CE74FA"/>
    <w:rsid w:val="00CF068C"/>
    <w:rsid w:val="00CF6D63"/>
    <w:rsid w:val="00D006C1"/>
    <w:rsid w:val="00D21A85"/>
    <w:rsid w:val="00D24F14"/>
    <w:rsid w:val="00D255B7"/>
    <w:rsid w:val="00D362D3"/>
    <w:rsid w:val="00D44BB8"/>
    <w:rsid w:val="00D55777"/>
    <w:rsid w:val="00D5637D"/>
    <w:rsid w:val="00D65AF5"/>
    <w:rsid w:val="00D742F8"/>
    <w:rsid w:val="00D82F94"/>
    <w:rsid w:val="00D85CD7"/>
    <w:rsid w:val="00D92B02"/>
    <w:rsid w:val="00DA15EC"/>
    <w:rsid w:val="00DA2376"/>
    <w:rsid w:val="00DB121B"/>
    <w:rsid w:val="00DB4238"/>
    <w:rsid w:val="00DB5412"/>
    <w:rsid w:val="00DB6A4C"/>
    <w:rsid w:val="00DC420F"/>
    <w:rsid w:val="00DC5900"/>
    <w:rsid w:val="00DD601F"/>
    <w:rsid w:val="00DE12E9"/>
    <w:rsid w:val="00DE6451"/>
    <w:rsid w:val="00DF0A11"/>
    <w:rsid w:val="00DF232A"/>
    <w:rsid w:val="00DF2D88"/>
    <w:rsid w:val="00DF5A9F"/>
    <w:rsid w:val="00E13A50"/>
    <w:rsid w:val="00E159EF"/>
    <w:rsid w:val="00E24344"/>
    <w:rsid w:val="00E342D0"/>
    <w:rsid w:val="00E367A0"/>
    <w:rsid w:val="00E377F7"/>
    <w:rsid w:val="00E40B1A"/>
    <w:rsid w:val="00E4547A"/>
    <w:rsid w:val="00E47044"/>
    <w:rsid w:val="00E51146"/>
    <w:rsid w:val="00E51B4B"/>
    <w:rsid w:val="00E537A7"/>
    <w:rsid w:val="00E53822"/>
    <w:rsid w:val="00E63691"/>
    <w:rsid w:val="00E64EB7"/>
    <w:rsid w:val="00E66F6B"/>
    <w:rsid w:val="00E70C68"/>
    <w:rsid w:val="00E74200"/>
    <w:rsid w:val="00E742A9"/>
    <w:rsid w:val="00E847C4"/>
    <w:rsid w:val="00E8513D"/>
    <w:rsid w:val="00E91F0E"/>
    <w:rsid w:val="00E9571E"/>
    <w:rsid w:val="00EA0B1B"/>
    <w:rsid w:val="00EA161D"/>
    <w:rsid w:val="00EA1A60"/>
    <w:rsid w:val="00EA241A"/>
    <w:rsid w:val="00EA4AF7"/>
    <w:rsid w:val="00EB1D53"/>
    <w:rsid w:val="00EB67E6"/>
    <w:rsid w:val="00EB6FA5"/>
    <w:rsid w:val="00EB7E71"/>
    <w:rsid w:val="00EC4BAA"/>
    <w:rsid w:val="00ED07DA"/>
    <w:rsid w:val="00ED12D3"/>
    <w:rsid w:val="00ED2121"/>
    <w:rsid w:val="00ED290A"/>
    <w:rsid w:val="00ED4AD3"/>
    <w:rsid w:val="00EE08BD"/>
    <w:rsid w:val="00EE297B"/>
    <w:rsid w:val="00EE3789"/>
    <w:rsid w:val="00EE3EE2"/>
    <w:rsid w:val="00EE4324"/>
    <w:rsid w:val="00EF0972"/>
    <w:rsid w:val="00F0243E"/>
    <w:rsid w:val="00F068C0"/>
    <w:rsid w:val="00F12E0E"/>
    <w:rsid w:val="00F12F6B"/>
    <w:rsid w:val="00F164CA"/>
    <w:rsid w:val="00F207C9"/>
    <w:rsid w:val="00F21E8C"/>
    <w:rsid w:val="00F2419C"/>
    <w:rsid w:val="00F33E74"/>
    <w:rsid w:val="00F340CD"/>
    <w:rsid w:val="00F37A2C"/>
    <w:rsid w:val="00F41FD9"/>
    <w:rsid w:val="00F47F83"/>
    <w:rsid w:val="00F531D9"/>
    <w:rsid w:val="00F542F8"/>
    <w:rsid w:val="00F54CBF"/>
    <w:rsid w:val="00F55396"/>
    <w:rsid w:val="00F61DFC"/>
    <w:rsid w:val="00F62558"/>
    <w:rsid w:val="00F6740E"/>
    <w:rsid w:val="00F720CD"/>
    <w:rsid w:val="00F81784"/>
    <w:rsid w:val="00F83DD0"/>
    <w:rsid w:val="00F87B3D"/>
    <w:rsid w:val="00F94294"/>
    <w:rsid w:val="00F95BFE"/>
    <w:rsid w:val="00FA31AE"/>
    <w:rsid w:val="00FA4134"/>
    <w:rsid w:val="00FB14B1"/>
    <w:rsid w:val="00FB3A64"/>
    <w:rsid w:val="00FB4CFE"/>
    <w:rsid w:val="00FB62E0"/>
    <w:rsid w:val="00FC2ABF"/>
    <w:rsid w:val="00FC6241"/>
    <w:rsid w:val="00FD0CB6"/>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65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59"/>
    <w:rsid w:val="00883C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06D92"/>
    <w:rPr>
      <w:color w:val="808080"/>
    </w:rPr>
  </w:style>
  <w:style w:type="character" w:customStyle="1" w:styleId="xbe">
    <w:name w:val="_xbe"/>
    <w:basedOn w:val="DefaultParagraphFont"/>
    <w:rsid w:val="00547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63714397">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emf"/><Relationship Id="rId21" Type="http://schemas.openxmlformats.org/officeDocument/2006/relationships/footer" Target="footer1.xml"/><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jpeg"/><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112C3-84C4-B442-9A58-C5B2464D7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32</Pages>
  <Words>8664</Words>
  <Characters>49391</Characters>
  <Application>Microsoft Macintosh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57940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20</cp:revision>
  <dcterms:created xsi:type="dcterms:W3CDTF">2017-10-30T18:20:00Z</dcterms:created>
  <dcterms:modified xsi:type="dcterms:W3CDTF">2017-11-09T22:23:00Z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citations="2" publications="2"/&gt;&lt;/info&gt;PAPERS2_INFO_END</vt:lpwstr>
  </property>
</Properties>
</file>