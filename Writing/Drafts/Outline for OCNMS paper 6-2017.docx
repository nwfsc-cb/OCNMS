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52DA41F8" w14:textId="77777777" w:rsidR="00AF21D6" w:rsidRDefault="00AF21D6" w:rsidP="00E216B7">
      <w:pPr>
        <w:spacing w:before="240" w:after="0" w:line="240" w:lineRule="auto"/>
        <w:rPr>
          <w:ins w:id="0" w:author="Jameal Samhouri" w:date="2017-06-13T12:12:00Z"/>
          <w:rFonts w:ascii="Times New Roman" w:hAnsi="Times New Roman" w:cs="Times New Roman"/>
          <w:sz w:val="24"/>
          <w:szCs w:val="24"/>
        </w:rPr>
      </w:pPr>
    </w:p>
    <w:p w14:paraId="1A21BB3C" w14:textId="1B18B51B" w:rsidR="00AF21D6" w:rsidRDefault="00AF21D6" w:rsidP="00E216B7">
      <w:pPr>
        <w:spacing w:before="240" w:after="0" w:line="240" w:lineRule="auto"/>
        <w:rPr>
          <w:ins w:id="1" w:author="Jameal Samhouri" w:date="2017-06-13T12:12:00Z"/>
          <w:rFonts w:ascii="Times New Roman" w:hAnsi="Times New Roman" w:cs="Times New Roman"/>
          <w:sz w:val="24"/>
          <w:szCs w:val="24"/>
        </w:rPr>
      </w:pPr>
      <w:ins w:id="2" w:author="Jameal Samhouri" w:date="2017-06-13T12:12:00Z">
        <w:r>
          <w:rPr>
            <w:rFonts w:ascii="Times New Roman" w:hAnsi="Times New Roman" w:cs="Times New Roman"/>
            <w:sz w:val="24"/>
            <w:szCs w:val="24"/>
          </w:rPr>
          <w:t>Success and succession in species recoveries</w:t>
        </w:r>
      </w:ins>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56C89946" w:rsidR="00E64BBC" w:rsidRPr="00E03D7D" w:rsidRDefault="00984577"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294AAC3C" wp14:editId="1CE0ACE2">
                <wp:simplePos x="0" y="0"/>
                <wp:positionH relativeFrom="column">
                  <wp:posOffset>-1028700</wp:posOffset>
                </wp:positionH>
                <wp:positionV relativeFrom="paragraph">
                  <wp:posOffset>975360</wp:posOffset>
                </wp:positionV>
                <wp:extent cx="7429500" cy="4164965"/>
                <wp:effectExtent l="0" t="0" r="12700" b="635"/>
                <wp:wrapThrough wrapText="bothSides">
                  <wp:wrapPolygon edited="0">
                    <wp:start x="0" y="0"/>
                    <wp:lineTo x="0" y="20945"/>
                    <wp:lineTo x="11372" y="21472"/>
                    <wp:lineTo x="13588" y="21472"/>
                    <wp:lineTo x="20751" y="21472"/>
                    <wp:lineTo x="20972" y="21472"/>
                    <wp:lineTo x="21342" y="21208"/>
                    <wp:lineTo x="21046" y="18969"/>
                    <wp:lineTo x="21046" y="14753"/>
                    <wp:lineTo x="21563" y="14227"/>
                    <wp:lineTo x="21563"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7429500" cy="4164965"/>
                          <a:chOff x="0" y="0"/>
                          <a:chExt cx="7429500" cy="416496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429000" y="0"/>
                            <a:ext cx="4000500" cy="2750185"/>
                          </a:xfrm>
                          <a:prstGeom prst="rect">
                            <a:avLst/>
                          </a:prstGeom>
                          <a:noFill/>
                          <a:ln>
                            <a:noFill/>
                          </a:ln>
                        </pic:spPr>
                      </pic:pic>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543300" y="2514600"/>
                            <a:ext cx="3833495" cy="1650365"/>
                          </a:xfrm>
                          <a:prstGeom prst="rect">
                            <a:avLst/>
                          </a:prstGeom>
                          <a:noFill/>
                          <a:ln>
                            <a:noFill/>
                          </a:ln>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80.95pt;margin-top:76.8pt;width:585pt;height:327.95pt;z-index:251660288;mso-width-relative:margin;mso-height-relative:margin" coordsize="7429500,416496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29000;width:4000500;height:275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10;r5rEAAAA2gAAAA8AAABkcnMvZG93bnJldi54bWxET01rwkAQvRf6H5YpeCm6UWiVmI2UomBBKNqq&#10;eBuy0yQ0Oxuzq0n99a4g9DQ83ucks85U4kyNKy0rGA4iEMSZ1SXnCr6/Fv0JCOeRNVaWScEfOZil&#10;jw8Jxtq2vKbzxucihLCLUUHhfR1L6bKCDLqBrYkD92Mbgz7AJpe6wTaEm0qOouhVGiw5NBRY03tB&#10;2e/mZBTYffnxuds+HxeH8WW4vrSrl/lupVTvqXubgvDU+X/x3b3UYT7cXrldmV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r5rEAAAA2gAAAA8AAAAAAAAAAAAAAAAAnAIA&#10;AGRycy9kb3ducmV2LnhtbFBLBQYAAAAABAAEAPcAAACNAwAAAAA=&#10;">
                  <v:imagedata r:id="rId9" o:title=""/>
                  <v:path arrowok="t"/>
                </v:shape>
                <v:shape id="Picture 2" o:spid="_x0000_s1028" type="#_x0000_t75" style="position:absolute;left:3543300;top:2514600;width:3833495;height:1650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x&#10;MdHBAAAA2gAAAA8AAABkcnMvZG93bnJldi54bWxEj9GKwjAURN8F/yFcwTdNq6xINRYpLPig4FY/&#10;4NJc22JzU5tsrX9vhIV9HGbmDLNNB9OInjpXW1YQzyMQxIXVNZcKrpfv2RqE88gaG8uk4EUO0t14&#10;tMVE2yf/UJ/7UgQIuwQVVN63iZSuqMigm9uWOHg32xn0QXal1B0+A9w0chFFK2mw5rBQYUtZRcU9&#10;/zUKvi7x8rjsH73L5HV1bqLspClXajoZ9hsQngb/H/5rH7SCBXyuhBsgd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BxMdHBAAAA2gAAAA8AAAAAAAAAAAAAAAAAnAIAAGRy&#10;cy9kb3ducmV2LnhtbFBLBQYAAAAABAAEAPcAAACKAwAAAAA=&#10;">
                  <v:imagedata r:id="rId10" o:title=""/>
                  <v:path arrowok="t"/>
                </v:shape>
                <v:shape id="Picture 3" o:spid="_x0000_s1029"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11" o:title=""/>
                  <v:path arrowok="t"/>
                </v:shape>
                <w10:wrap type="through"/>
              </v:group>
            </w:pict>
          </mc:Fallback>
        </mc:AlternateContent>
      </w:r>
      <w:r w:rsidR="00E64BBC"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4C398C4F" w:rsidR="001F2684" w:rsidRPr="00E03D7D" w:rsidRDefault="001F2684" w:rsidP="00E216B7">
      <w:pPr>
        <w:spacing w:before="240" w:after="0" w:line="240" w:lineRule="auto"/>
        <w:rPr>
          <w:rFonts w:ascii="Times New Roman" w:hAnsi="Times New Roman" w:cs="Times New Roman"/>
          <w:sz w:val="24"/>
          <w:szCs w:val="24"/>
        </w:rPr>
      </w:pPr>
    </w:p>
    <w:p w14:paraId="25B50C84" w14:textId="77777777"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7E499E7" w14:textId="77777777" w:rsidR="001304D8" w:rsidRDefault="001304D8" w:rsidP="001304D8">
      <w:pPr>
        <w:pStyle w:val="ListParagraph"/>
        <w:numPr>
          <w:ilvl w:val="0"/>
          <w:numId w:val="1"/>
        </w:numPr>
        <w:spacing w:before="240" w:after="0" w:line="240" w:lineRule="auto"/>
        <w:rPr>
          <w:ins w:id="3" w:author="Jameal Samhouri" w:date="2017-06-13T11:55:00Z"/>
          <w:rFonts w:ascii="Times New Roman" w:hAnsi="Times New Roman" w:cs="Times New Roman"/>
          <w:sz w:val="24"/>
          <w:szCs w:val="24"/>
        </w:rPr>
      </w:pPr>
      <w:ins w:id="4" w:author="Jameal Samhouri" w:date="2017-06-13T11:55:00Z">
        <w:r>
          <w:rPr>
            <w:rFonts w:ascii="Times New Roman" w:hAnsi="Times New Roman" w:cs="Times New Roman"/>
            <w:sz w:val="24"/>
            <w:szCs w:val="24"/>
          </w:rPr>
          <w:lastRenderedPageBreak/>
          <w:t xml:space="preserve">Increase in otters is not uniform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p>
    <w:p w14:paraId="27DA4BF9" w14:textId="27F107E3" w:rsidR="001304D8" w:rsidRDefault="001304D8">
      <w:pPr>
        <w:spacing w:before="240" w:after="0" w:line="240" w:lineRule="auto"/>
        <w:rPr>
          <w:ins w:id="5" w:author="Jameal Samhouri" w:date="2017-06-13T11:55:00Z"/>
          <w:rFonts w:ascii="Times New Roman" w:hAnsi="Times New Roman" w:cs="Times New Roman"/>
          <w:sz w:val="24"/>
          <w:szCs w:val="24"/>
        </w:rPr>
        <w:pPrChange w:id="6" w:author="Jameal Samhouri" w:date="2017-06-13T11:55:00Z">
          <w:pPr>
            <w:pStyle w:val="ListParagraph"/>
            <w:numPr>
              <w:numId w:val="1"/>
            </w:numPr>
            <w:spacing w:before="240" w:after="0" w:line="240" w:lineRule="auto"/>
            <w:ind w:hanging="360"/>
          </w:pPr>
        </w:pPrChange>
      </w:pPr>
      <w:ins w:id="7" w:author="Jameal Samhouri" w:date="2017-06-13T11:55:00Z">
        <w:r w:rsidRPr="001304D8">
          <w:rPr>
            <w:rFonts w:ascii="Times New Roman" w:hAnsi="Times New Roman" w:cs="Times New Roman"/>
            <w:sz w:val="24"/>
            <w:szCs w:val="24"/>
            <w:rPrChange w:id="8" w:author="Jameal Samhouri" w:date="2017-06-13T11:55:00Z">
              <w:rPr/>
            </w:rPrChange>
          </w:rPr>
          <w:t>Table 1. We can classify otter abundance into categories (otters common, otters moderate, otters rare, for example). Make a table, column heads site, mean otters, CV otters, category</w:t>
        </w:r>
      </w:ins>
    </w:p>
    <w:p w14:paraId="2BF9C3D3" w14:textId="408BDC22" w:rsidR="001304D8" w:rsidRPr="001304D8" w:rsidRDefault="001304D8">
      <w:pPr>
        <w:spacing w:before="240" w:after="0" w:line="240" w:lineRule="auto"/>
        <w:rPr>
          <w:ins w:id="9" w:author="Jameal Samhouri" w:date="2017-06-13T11:55:00Z"/>
          <w:rFonts w:ascii="Times New Roman" w:hAnsi="Times New Roman" w:cs="Times New Roman"/>
          <w:sz w:val="24"/>
          <w:szCs w:val="24"/>
          <w:rPrChange w:id="10" w:author="Jameal Samhouri" w:date="2017-06-13T11:56:00Z">
            <w:rPr>
              <w:ins w:id="11" w:author="Jameal Samhouri" w:date="2017-06-13T11:55:00Z"/>
            </w:rPr>
          </w:rPrChange>
        </w:rPr>
        <w:pPrChange w:id="12" w:author="Jameal Samhouri" w:date="2017-06-13T11:56:00Z">
          <w:pPr>
            <w:pStyle w:val="ListParagraph"/>
            <w:numPr>
              <w:numId w:val="1"/>
            </w:numPr>
            <w:spacing w:before="240" w:after="0" w:line="240" w:lineRule="auto"/>
            <w:ind w:hanging="360"/>
          </w:pPr>
        </w:pPrChange>
      </w:pPr>
      <w:ins w:id="13" w:author="Jameal Samhouri" w:date="2017-06-13T11:55:00Z">
        <w:r>
          <w:rPr>
            <w:rFonts w:ascii="Times New Roman" w:hAnsi="Times New Roman" w:cs="Times New Roman"/>
            <w:sz w:val="24"/>
            <w:szCs w:val="24"/>
          </w:rPr>
          <w:t xml:space="preserve">Figure 2. </w:t>
        </w:r>
      </w:ins>
      <w:ins w:id="14" w:author="Jameal Samhouri" w:date="2017-06-13T11:56:00Z">
        <w:r>
          <w:rPr>
            <w:rFonts w:ascii="Times New Roman" w:hAnsi="Times New Roman" w:cs="Times New Roman"/>
            <w:sz w:val="24"/>
            <w:szCs w:val="24"/>
          </w:rPr>
          <w:t xml:space="preserve">We can use otter classifications to characterize kelp aggregate properties at a smaller spatial scale than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ins w:id="15" w:author="Jameal Samhouri" w:date="2017-06-13T11:55:00Z">
        <w:r w:rsidRPr="001304D8">
          <w:rPr>
            <w:rFonts w:ascii="Times New Roman" w:hAnsi="Times New Roman" w:cs="Times New Roman"/>
            <w:sz w:val="24"/>
            <w:szCs w:val="24"/>
          </w:rPr>
          <w:t>3 panels. Kelp mean, CV, and mean vs CV, categorized by otters common, moderate, rare. Otters common has high mean kelp, otters moderate has moderate mean kelp, otters rare has low mean kelp. Point is to show that otters common and rare have low variability in kelp, but otters moderate have high variability in kelp, potentially in line with trophic cascade hypothesis.</w:t>
        </w:r>
      </w:ins>
    </w:p>
    <w:p w14:paraId="1844BB7F" w14:textId="77777777" w:rsidR="00C242E2" w:rsidRDefault="00C242E2">
      <w:pPr>
        <w:spacing w:after="0" w:line="240" w:lineRule="auto"/>
        <w:rPr>
          <w:ins w:id="16" w:author="Ole Shelton" w:date="2017-06-14T15:53:00Z"/>
          <w:rFonts w:ascii="Times New Roman" w:hAnsi="Times New Roman" w:cs="Times New Roman"/>
          <w:sz w:val="24"/>
          <w:szCs w:val="24"/>
        </w:rPr>
      </w:pPr>
    </w:p>
    <w:p w14:paraId="1FD9ACB6" w14:textId="77777777" w:rsidR="00C242E2" w:rsidRDefault="00C242E2">
      <w:pPr>
        <w:spacing w:after="0" w:line="240" w:lineRule="auto"/>
        <w:rPr>
          <w:ins w:id="17" w:author="Ole Shelton" w:date="2017-06-14T15:53:00Z"/>
          <w:rFonts w:ascii="Times New Roman" w:hAnsi="Times New Roman" w:cs="Times New Roman"/>
          <w:sz w:val="24"/>
          <w:szCs w:val="24"/>
        </w:rPr>
      </w:pPr>
    </w:p>
    <w:p w14:paraId="7CC39715" w14:textId="5C46F4F9" w:rsidR="00C242E2" w:rsidRDefault="00C242E2">
      <w:pPr>
        <w:spacing w:after="0" w:line="240" w:lineRule="auto"/>
        <w:rPr>
          <w:ins w:id="18" w:author="Ole Shelton" w:date="2017-06-14T15:59:00Z"/>
          <w:rFonts w:ascii="Times New Roman" w:hAnsi="Times New Roman" w:cs="Times New Roman"/>
          <w:sz w:val="24"/>
          <w:szCs w:val="24"/>
        </w:rPr>
      </w:pPr>
      <w:ins w:id="19" w:author="Ole Shelton" w:date="2017-06-14T15:53:00Z">
        <w:r>
          <w:rPr>
            <w:rFonts w:ascii="Times New Roman" w:hAnsi="Times New Roman" w:cs="Times New Roman"/>
            <w:sz w:val="24"/>
            <w:szCs w:val="24"/>
          </w:rPr>
          <w:t>KELP DATA FIGURE:</w:t>
        </w:r>
      </w:ins>
      <w:ins w:id="20" w:author="Ole Shelton" w:date="2017-06-14T15:55:00Z">
        <w:r>
          <w:rPr>
            <w:rFonts w:ascii="Times New Roman" w:hAnsi="Times New Roman" w:cs="Times New Roman"/>
            <w:sz w:val="24"/>
            <w:szCs w:val="24"/>
          </w:rPr>
          <w:t xml:space="preserve"> “Mean Prop” means the average area with kelp cover out of the total area of benthos that is &lt; 20m deep.</w:t>
        </w:r>
      </w:ins>
    </w:p>
    <w:p w14:paraId="2F1D9071" w14:textId="61CD525B" w:rsidR="0030534E" w:rsidRPr="00E920AB" w:rsidRDefault="0030534E">
      <w:pPr>
        <w:spacing w:after="0" w:line="240" w:lineRule="auto"/>
        <w:rPr>
          <w:ins w:id="21" w:author="Ole Shelton" w:date="2017-06-14T15:59:00Z"/>
          <w:rFonts w:ascii="Times New Roman" w:hAnsi="Times New Roman" w:cs="Times New Roman"/>
          <w:sz w:val="24"/>
          <w:szCs w:val="24"/>
        </w:rPr>
      </w:pPr>
      <w:ins w:id="22" w:author="Ole Shelton" w:date="2017-06-14T15:59:00Z">
        <w:r>
          <w:rPr>
            <w:rFonts w:ascii="Times New Roman" w:hAnsi="Times New Roman" w:cs="Times New Roman"/>
            <w:sz w:val="24"/>
            <w:szCs w:val="24"/>
          </w:rPr>
          <w:t xml:space="preserve">Plan to add colors to bars and points to </w:t>
        </w:r>
      </w:ins>
      <w:ins w:id="23" w:author="Ole Shelton" w:date="2017-06-14T16:00:00Z">
        <w:r>
          <w:rPr>
            <w:rFonts w:ascii="Times New Roman" w:hAnsi="Times New Roman" w:cs="Times New Roman"/>
            <w:sz w:val="24"/>
            <w:szCs w:val="24"/>
          </w:rPr>
          <w:t>correspond to the type of otter sites.</w:t>
        </w:r>
      </w:ins>
    </w:p>
    <w:p w14:paraId="1C3B10E0" w14:textId="77777777" w:rsidR="0030534E" w:rsidRDefault="0030534E">
      <w:pPr>
        <w:spacing w:after="0" w:line="240" w:lineRule="auto"/>
        <w:rPr>
          <w:ins w:id="24" w:author="Ole Shelton" w:date="2017-06-14T15:53:00Z"/>
          <w:rFonts w:ascii="Times New Roman" w:hAnsi="Times New Roman" w:cs="Times New Roman"/>
          <w:sz w:val="24"/>
          <w:szCs w:val="24"/>
        </w:rPr>
      </w:pPr>
    </w:p>
    <w:p w14:paraId="76880014" w14:textId="77777777" w:rsidR="00C242E2" w:rsidRDefault="00C242E2">
      <w:pPr>
        <w:spacing w:after="0" w:line="240" w:lineRule="auto"/>
        <w:rPr>
          <w:ins w:id="25" w:author="Ole Shelton" w:date="2017-06-14T15:53:00Z"/>
          <w:rFonts w:ascii="Times New Roman" w:hAnsi="Times New Roman" w:cs="Times New Roman"/>
          <w:sz w:val="24"/>
          <w:szCs w:val="24"/>
        </w:rPr>
      </w:pPr>
    </w:p>
    <w:p w14:paraId="48683227" w14:textId="4A1CFFFF" w:rsidR="00C242E2" w:rsidRDefault="00C242E2">
      <w:pPr>
        <w:spacing w:after="0" w:line="240" w:lineRule="auto"/>
        <w:rPr>
          <w:ins w:id="26" w:author="Ole Shelton" w:date="2017-06-14T15:53:00Z"/>
          <w:rFonts w:ascii="Times New Roman" w:hAnsi="Times New Roman" w:cs="Times New Roman"/>
          <w:sz w:val="24"/>
          <w:szCs w:val="24"/>
        </w:rPr>
      </w:pPr>
      <w:ins w:id="27" w:author="Ole Shelton" w:date="2017-06-14T15:54:00Z">
        <w:r>
          <w:rPr>
            <w:rFonts w:ascii="Times New Roman" w:hAnsi="Times New Roman" w:cs="Times New Roman"/>
            <w:noProof/>
            <w:sz w:val="24"/>
            <w:szCs w:val="24"/>
            <w:rPrChange w:id="28" w:author="Unknown">
              <w:rPr>
                <w:noProof/>
              </w:rPr>
            </w:rPrChange>
          </w:rPr>
          <w:drawing>
            <wp:inline distT="0" distB="0" distL="0" distR="0" wp14:anchorId="5595B0B4" wp14:editId="67B83BB5">
              <wp:extent cx="5486400" cy="470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p Area, CV 500m buffer.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ins>
    </w:p>
    <w:p w14:paraId="5E810FB7" w14:textId="77777777" w:rsidR="00C242E2" w:rsidRDefault="00C242E2">
      <w:pPr>
        <w:spacing w:after="0" w:line="240" w:lineRule="auto"/>
        <w:rPr>
          <w:ins w:id="29" w:author="Ole Shelton" w:date="2017-06-14T15:53:00Z"/>
          <w:rFonts w:ascii="Times New Roman" w:hAnsi="Times New Roman" w:cs="Times New Roman"/>
          <w:sz w:val="24"/>
          <w:szCs w:val="24"/>
        </w:rPr>
      </w:pPr>
      <w:ins w:id="30" w:author="Ole Shelton" w:date="2017-06-14T15:53:00Z">
        <w:r>
          <w:rPr>
            <w:rFonts w:ascii="Times New Roman" w:hAnsi="Times New Roman" w:cs="Times New Roman"/>
            <w:sz w:val="24"/>
            <w:szCs w:val="24"/>
          </w:rPr>
          <w:br w:type="page"/>
        </w:r>
      </w:ins>
    </w:p>
    <w:p w14:paraId="4AA665DF" w14:textId="4B24D15F"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ins w:id="31" w:author="Jameal Samhouri" w:date="2017-06-13T11:45:00Z"/>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714EC64D" w14:textId="761A6DD5" w:rsidR="007E640F" w:rsidRDefault="007E640F" w:rsidP="00E216B7">
      <w:pPr>
        <w:spacing w:before="240" w:after="0" w:line="240" w:lineRule="auto"/>
        <w:rPr>
          <w:rFonts w:ascii="Times New Roman" w:hAnsi="Times New Roman" w:cs="Times New Roman"/>
          <w:sz w:val="24"/>
          <w:szCs w:val="24"/>
        </w:rPr>
      </w:pPr>
      <w:ins w:id="32" w:author="Jameal Samhouri" w:date="2017-06-13T11:45:00Z">
        <w:r>
          <w:rPr>
            <w:rFonts w:ascii="Times New Roman" w:hAnsi="Times New Roman" w:cs="Times New Roman"/>
            <w:sz w:val="24"/>
            <w:szCs w:val="24"/>
          </w:rPr>
          <w:t>Change raw areas of kelp to kelp as proportion of available habitat?</w:t>
        </w:r>
      </w:ins>
    </w:p>
    <w:p w14:paraId="2B3BDE80" w14:textId="175ED40D" w:rsidR="005A661D" w:rsidDel="001304D8" w:rsidRDefault="005A661D" w:rsidP="00E216B7">
      <w:pPr>
        <w:spacing w:before="240" w:after="0" w:line="240" w:lineRule="auto"/>
        <w:rPr>
          <w:del w:id="33" w:author="Jameal Samhouri" w:date="2017-06-13T11:55:00Z"/>
          <w:rFonts w:ascii="Times New Roman" w:hAnsi="Times New Roman" w:cs="Times New Roman"/>
          <w:sz w:val="24"/>
          <w:szCs w:val="24"/>
        </w:rPr>
      </w:pPr>
      <w:del w:id="34" w:author="Jameal Samhouri" w:date="2017-06-13T11:55:00Z">
        <w:r w:rsidDel="001304D8">
          <w:rPr>
            <w:rFonts w:ascii="Times New Roman" w:hAnsi="Times New Roman" w:cs="Times New Roman"/>
            <w:sz w:val="24"/>
            <w:szCs w:val="24"/>
          </w:rPr>
          <w:delText>We can also use these patterns to classify otter abundance into categories (</w:delText>
        </w:r>
      </w:del>
      <w:del w:id="35" w:author="Jameal Samhouri" w:date="2017-06-13T11:36:00Z">
        <w:r w:rsidDel="00533D58">
          <w:rPr>
            <w:rFonts w:ascii="Times New Roman" w:hAnsi="Times New Roman" w:cs="Times New Roman"/>
            <w:sz w:val="24"/>
            <w:szCs w:val="24"/>
          </w:rPr>
          <w:delText xml:space="preserve">always </w:delText>
        </w:r>
      </w:del>
      <w:del w:id="36" w:author="Jameal Samhouri" w:date="2017-06-13T11:55:00Z">
        <w:r w:rsidDel="001304D8">
          <w:rPr>
            <w:rFonts w:ascii="Times New Roman" w:hAnsi="Times New Roman" w:cs="Times New Roman"/>
            <w:sz w:val="24"/>
            <w:szCs w:val="24"/>
          </w:rPr>
          <w:delText xml:space="preserve">otters, </w:delText>
        </w:r>
      </w:del>
      <w:del w:id="37" w:author="Jameal Samhouri" w:date="2017-06-13T11:36:00Z">
        <w:r w:rsidDel="00533D58">
          <w:rPr>
            <w:rFonts w:ascii="Times New Roman" w:hAnsi="Times New Roman" w:cs="Times New Roman"/>
            <w:sz w:val="24"/>
            <w:szCs w:val="24"/>
          </w:rPr>
          <w:delText xml:space="preserve">sometimes </w:delText>
        </w:r>
      </w:del>
      <w:del w:id="38" w:author="Jameal Samhouri" w:date="2017-06-13T11:55:00Z">
        <w:r w:rsidDel="001304D8">
          <w:rPr>
            <w:rFonts w:ascii="Times New Roman" w:hAnsi="Times New Roman" w:cs="Times New Roman"/>
            <w:sz w:val="24"/>
            <w:szCs w:val="24"/>
          </w:rPr>
          <w:delText xml:space="preserve">otters, </w:delText>
        </w:r>
      </w:del>
      <w:del w:id="39" w:author="Jameal Samhouri" w:date="2017-06-13T11:36:00Z">
        <w:r w:rsidDel="00533D58">
          <w:rPr>
            <w:rFonts w:ascii="Times New Roman" w:hAnsi="Times New Roman" w:cs="Times New Roman"/>
            <w:sz w:val="24"/>
            <w:szCs w:val="24"/>
          </w:rPr>
          <w:delText xml:space="preserve">never </w:delText>
        </w:r>
      </w:del>
      <w:del w:id="40" w:author="Jameal Samhouri" w:date="2017-06-13T11:55:00Z">
        <w:r w:rsidDel="001304D8">
          <w:rPr>
            <w:rFonts w:ascii="Times New Roman" w:hAnsi="Times New Roman" w:cs="Times New Roman"/>
            <w:sz w:val="24"/>
            <w:szCs w:val="24"/>
          </w:rPr>
          <w:delText>otters, for example).</w:delText>
        </w:r>
      </w:del>
    </w:p>
    <w:p w14:paraId="32D38E92" w14:textId="77777777" w:rsidR="00E216B7" w:rsidRDefault="00E03D7D" w:rsidP="00E216B7">
      <w:pPr>
        <w:spacing w:before="240" w:after="0" w:line="240" w:lineRule="auto"/>
        <w:rPr>
          <w:ins w:id="41" w:author="Jameal Samhouri" w:date="2017-06-13T11:32:00Z"/>
          <w:rFonts w:ascii="Times New Roman" w:hAnsi="Times New Roman" w:cs="Times New Roman"/>
          <w:sz w:val="24"/>
          <w:szCs w:val="24"/>
        </w:rPr>
      </w:pPr>
      <w:r w:rsidRPr="00E03D7D">
        <w:rPr>
          <w:rFonts w:ascii="Times New Roman" w:hAnsi="Times New Roman" w:cs="Times New Roman"/>
          <w:sz w:val="24"/>
          <w:szCs w:val="24"/>
        </w:rPr>
        <w:t xml:space="preserve">Regardless of the correlation patterns.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44DCD251" w14:textId="43B4C5AF" w:rsidR="0019376B" w:rsidRDefault="0019376B" w:rsidP="00E216B7">
      <w:pPr>
        <w:spacing w:before="240" w:after="0" w:line="240" w:lineRule="auto"/>
        <w:rPr>
          <w:ins w:id="42" w:author="Jameal Samhouri" w:date="2017-06-13T11:32:00Z"/>
          <w:rFonts w:ascii="Times New Roman" w:hAnsi="Times New Roman" w:cs="Times New Roman"/>
          <w:sz w:val="24"/>
          <w:szCs w:val="24"/>
        </w:rPr>
      </w:pPr>
      <w:ins w:id="43" w:author="Jameal Samhouri" w:date="2017-06-13T11:32:00Z">
        <w:r>
          <w:rPr>
            <w:rFonts w:ascii="Times New Roman" w:hAnsi="Times New Roman" w:cs="Times New Roman"/>
            <w:sz w:val="24"/>
            <w:szCs w:val="24"/>
          </w:rPr>
          <w:t>3 panels</w:t>
        </w:r>
        <w:r w:rsidR="0015623D">
          <w:rPr>
            <w:rFonts w:ascii="Times New Roman" w:hAnsi="Times New Roman" w:cs="Times New Roman"/>
            <w:sz w:val="24"/>
            <w:szCs w:val="24"/>
          </w:rPr>
          <w:t xml:space="preserve">, Destruction, </w:t>
        </w:r>
        <w:proofErr w:type="spellStart"/>
        <w:r w:rsidR="0015623D">
          <w:rPr>
            <w:rFonts w:ascii="Times New Roman" w:hAnsi="Times New Roman" w:cs="Times New Roman"/>
            <w:sz w:val="24"/>
            <w:szCs w:val="24"/>
          </w:rPr>
          <w:t>Neah</w:t>
        </w:r>
        <w:proofErr w:type="spellEnd"/>
        <w:r w:rsidR="0015623D">
          <w:rPr>
            <w:rFonts w:ascii="Times New Roman" w:hAnsi="Times New Roman" w:cs="Times New Roman"/>
            <w:sz w:val="24"/>
            <w:szCs w:val="24"/>
          </w:rPr>
          <w:t xml:space="preserve"> Bay, Pt of Arches with time series of otters and kelp</w:t>
        </w:r>
      </w:ins>
      <w:ins w:id="44" w:author="Jameal Samhouri" w:date="2017-06-13T11:57:00Z">
        <w:r w:rsidR="00DF303D">
          <w:rPr>
            <w:rFonts w:ascii="Times New Roman" w:hAnsi="Times New Roman" w:cs="Times New Roman"/>
            <w:sz w:val="24"/>
            <w:szCs w:val="24"/>
          </w:rPr>
          <w:t>, representative of Table 1 categories</w:t>
        </w:r>
      </w:ins>
      <w:ins w:id="45" w:author="Jameal Samhouri" w:date="2017-06-13T11:34:00Z">
        <w:r w:rsidR="00C34B89">
          <w:rPr>
            <w:rFonts w:ascii="Times New Roman" w:hAnsi="Times New Roman" w:cs="Times New Roman"/>
            <w:sz w:val="24"/>
            <w:szCs w:val="24"/>
          </w:rPr>
          <w:t>. Cross correlation inset in corner</w:t>
        </w:r>
      </w:ins>
    </w:p>
    <w:p w14:paraId="3ADE98D5" w14:textId="11D603BE" w:rsidR="0015623D" w:rsidRDefault="0015623D" w:rsidP="00E216B7">
      <w:pPr>
        <w:spacing w:before="240" w:after="0" w:line="240" w:lineRule="auto"/>
        <w:rPr>
          <w:ins w:id="46" w:author="Jameal Samhouri" w:date="2017-06-13T11:32:00Z"/>
          <w:rFonts w:ascii="Times New Roman" w:hAnsi="Times New Roman" w:cs="Times New Roman"/>
          <w:sz w:val="24"/>
          <w:szCs w:val="24"/>
        </w:rPr>
      </w:pPr>
      <w:proofErr w:type="gramStart"/>
      <w:ins w:id="47" w:author="Jameal Samhouri" w:date="2017-06-13T11:32:00Z">
        <w:r>
          <w:rPr>
            <w:rFonts w:ascii="Times New Roman" w:hAnsi="Times New Roman" w:cs="Times New Roman"/>
            <w:sz w:val="24"/>
            <w:szCs w:val="24"/>
          </w:rPr>
          <w:t>1 panel</w:t>
        </w:r>
        <w:proofErr w:type="gramEnd"/>
        <w:r>
          <w:rPr>
            <w:rFonts w:ascii="Times New Roman" w:hAnsi="Times New Roman" w:cs="Times New Roman"/>
            <w:sz w:val="24"/>
            <w:szCs w:val="24"/>
          </w:rPr>
          <w:t xml:space="preserve"> trend otters vs trend kelp, 2 windows (10yr, 20yr)</w:t>
        </w:r>
      </w:ins>
      <w:ins w:id="48" w:author="Jameal Samhouri" w:date="2017-06-13T11:34:00Z">
        <w:r w:rsidR="00C34B89">
          <w:rPr>
            <w:rFonts w:ascii="Times New Roman" w:hAnsi="Times New Roman" w:cs="Times New Roman"/>
            <w:sz w:val="24"/>
            <w:szCs w:val="24"/>
          </w:rPr>
          <w:t xml:space="preserve">. </w:t>
        </w:r>
        <w:proofErr w:type="gramStart"/>
        <w:r w:rsidR="00C34B89">
          <w:rPr>
            <w:rFonts w:ascii="Times New Roman" w:hAnsi="Times New Roman" w:cs="Times New Roman"/>
            <w:sz w:val="24"/>
            <w:szCs w:val="24"/>
          </w:rPr>
          <w:t>kelp</w:t>
        </w:r>
        <w:proofErr w:type="gramEnd"/>
        <w:r w:rsidR="00C34B89">
          <w:rPr>
            <w:rFonts w:ascii="Times New Roman" w:hAnsi="Times New Roman" w:cs="Times New Roman"/>
            <w:sz w:val="24"/>
            <w:szCs w:val="24"/>
          </w:rPr>
          <w:t xml:space="preserve"> declining, otters ?</w:t>
        </w:r>
      </w:ins>
      <w:ins w:id="49" w:author="Jameal Samhouri" w:date="2017-06-13T11:50:00Z">
        <w:r w:rsidR="0084203E">
          <w:rPr>
            <w:rFonts w:ascii="Times New Roman" w:hAnsi="Times New Roman" w:cs="Times New Roman"/>
            <w:sz w:val="24"/>
            <w:szCs w:val="24"/>
          </w:rPr>
          <w:t>. colored by otter categories from the Table</w:t>
        </w:r>
      </w:ins>
    </w:p>
    <w:p w14:paraId="3E187012" w14:textId="7C76A769" w:rsidR="0015623D" w:rsidRPr="00E03D7D" w:rsidRDefault="0015623D" w:rsidP="00E216B7">
      <w:pPr>
        <w:spacing w:before="240" w:after="0" w:line="240" w:lineRule="auto"/>
        <w:rPr>
          <w:rFonts w:ascii="Times New Roman" w:hAnsi="Times New Roman" w:cs="Times New Roman"/>
          <w:sz w:val="24"/>
          <w:szCs w:val="24"/>
        </w:rPr>
      </w:pPr>
      <w:ins w:id="50" w:author="Jameal Samhouri" w:date="2017-06-13T11:33:00Z">
        <w:r>
          <w:rPr>
            <w:rFonts w:ascii="Times New Roman" w:hAnsi="Times New Roman" w:cs="Times New Roman"/>
            <w:sz w:val="24"/>
            <w:szCs w:val="24"/>
          </w:rPr>
          <w:t>1 panel cross-correlation over time across all sites</w:t>
        </w:r>
      </w:ins>
      <w:ins w:id="51" w:author="Jameal Samhouri" w:date="2017-06-13T11:34:00Z">
        <w:r w:rsidR="00C34B89">
          <w:rPr>
            <w:rFonts w:ascii="Times New Roman" w:hAnsi="Times New Roman" w:cs="Times New Roman"/>
            <w:sz w:val="24"/>
            <w:szCs w:val="24"/>
          </w:rPr>
          <w:t>. weakening</w:t>
        </w:r>
      </w:ins>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Bivalves.  One panel for each (perhaps only show 4?)</w:t>
      </w:r>
      <w:r w:rsidR="00A47C88">
        <w:t xml:space="preserve">.  Story here is that everything has declined since the 1987 dates. </w:t>
      </w:r>
    </w:p>
    <w:p w14:paraId="6E48D024" w14:textId="193F4CC5" w:rsidR="00A47C88" w:rsidRDefault="00A47C88" w:rsidP="00A47C88">
      <w:pPr>
        <w:spacing w:line="240" w:lineRule="auto"/>
        <w:rPr>
          <w:ins w:id="52" w:author="Jameal Samhouri" w:date="2017-06-13T11:59:00Z"/>
        </w:rPr>
      </w:pPr>
      <w:r>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t>etc</w:t>
      </w:r>
      <w:proofErr w:type="spellEnd"/>
      <w:r>
        <w:t>).</w:t>
      </w:r>
    </w:p>
    <w:p w14:paraId="3DA8ED70" w14:textId="77777777" w:rsidR="005A6BB1" w:rsidRDefault="005A6BB1" w:rsidP="00A47C88">
      <w:pPr>
        <w:spacing w:line="240" w:lineRule="auto"/>
        <w:rPr>
          <w:ins w:id="53" w:author="Jameal Samhouri" w:date="2017-06-13T11:59:00Z"/>
        </w:rPr>
      </w:pPr>
    </w:p>
    <w:p w14:paraId="14A9BDED" w14:textId="25CE63BA" w:rsidR="005A6BB1" w:rsidRDefault="005A6BB1" w:rsidP="00A47C88">
      <w:pPr>
        <w:spacing w:line="240" w:lineRule="auto"/>
      </w:pPr>
      <w:ins w:id="54" w:author="Jameal Samhouri" w:date="2017-06-13T11:59:00Z">
        <w:r>
          <w:t>Otter prey community categorized by strong vs weak interactors (rows/panels), then within each row compare trends in prey between sites categorized by otter abundance a la Table 1</w:t>
        </w:r>
      </w:ins>
    </w:p>
    <w:p w14:paraId="2C70EB72" w14:textId="77777777" w:rsidR="005A6BB1" w:rsidRDefault="005A6BB1" w:rsidP="00A47C88">
      <w:pPr>
        <w:spacing w:line="240" w:lineRule="auto"/>
      </w:pPr>
    </w:p>
    <w:p w14:paraId="290CBB7D" w14:textId="4AC707EA" w:rsidR="005A6BB1" w:rsidRDefault="005A6BB1" w:rsidP="00A47C88">
      <w:pPr>
        <w:spacing w:line="240" w:lineRule="auto"/>
      </w:pPr>
    </w:p>
    <w:p w14:paraId="50877A6B" w14:textId="77777777" w:rsidR="005A6BB1" w:rsidRDefault="005A6BB1" w:rsidP="00A47C88">
      <w:pPr>
        <w:spacing w:line="240" w:lineRule="auto"/>
      </w:pPr>
    </w:p>
    <w:p w14:paraId="78702F9D" w14:textId="77777777" w:rsidR="005A6BB1" w:rsidRDefault="005A6BB1" w:rsidP="00A47C88">
      <w:pPr>
        <w:spacing w:line="240" w:lineRule="auto"/>
      </w:pPr>
    </w:p>
    <w:p w14:paraId="02DF8496" w14:textId="77777777" w:rsidR="005A6BB1" w:rsidRDefault="005A6BB1" w:rsidP="00A47C88">
      <w:pPr>
        <w:spacing w:line="240" w:lineRule="auto"/>
      </w:pPr>
    </w:p>
    <w:p w14:paraId="53EE2D5B" w14:textId="77777777" w:rsidR="005A6BB1" w:rsidRDefault="005A6BB1" w:rsidP="00A47C88">
      <w:pPr>
        <w:spacing w:line="240" w:lineRule="auto"/>
      </w:pPr>
    </w:p>
    <w:p w14:paraId="0BBA4216" w14:textId="77777777" w:rsidR="005A6BB1" w:rsidRDefault="005A6BB1" w:rsidP="00A47C88">
      <w:pPr>
        <w:spacing w:line="240" w:lineRule="auto"/>
      </w:pPr>
    </w:p>
    <w:p w14:paraId="0385F26E" w14:textId="77777777" w:rsidR="005A6BB1" w:rsidRDefault="005A6BB1" w:rsidP="00A47C88">
      <w:pPr>
        <w:spacing w:line="240" w:lineRule="auto"/>
      </w:pPr>
    </w:p>
    <w:p w14:paraId="44B20E6C" w14:textId="77777777" w:rsidR="005A6BB1" w:rsidRDefault="005A6BB1" w:rsidP="00A47C88">
      <w:pPr>
        <w:spacing w:line="240" w:lineRule="auto"/>
      </w:pPr>
    </w:p>
    <w:p w14:paraId="7DE0225E" w14:textId="77777777" w:rsidR="005A6BB1" w:rsidRDefault="005A6BB1" w:rsidP="00A47C88">
      <w:pPr>
        <w:spacing w:line="240" w:lineRule="auto"/>
      </w:pPr>
    </w:p>
    <w:p w14:paraId="1A9367E3" w14:textId="77777777" w:rsidR="005A6BB1" w:rsidRDefault="005A6BB1" w:rsidP="00A47C88">
      <w:pPr>
        <w:spacing w:line="240" w:lineRule="auto"/>
      </w:pPr>
    </w:p>
    <w:p w14:paraId="24052D22" w14:textId="794A6D79" w:rsidR="005A6BB1" w:rsidRDefault="005A6BB1">
      <w:pPr>
        <w:spacing w:after="0" w:line="240" w:lineRule="auto"/>
      </w:pPr>
      <w:r>
        <w:br w:type="page"/>
      </w:r>
    </w:p>
    <w:p w14:paraId="3756BD09" w14:textId="159EC256" w:rsidR="005A6BB1" w:rsidRDefault="005A6BB1" w:rsidP="00A47C88">
      <w:pPr>
        <w:spacing w:line="240" w:lineRule="auto"/>
      </w:pPr>
      <w:bookmarkStart w:id="55" w:name="_GoBack"/>
      <w:r>
        <w:rPr>
          <w:noProof/>
        </w:rPr>
        <mc:AlternateContent>
          <mc:Choice Requires="wpg">
            <w:drawing>
              <wp:anchor distT="0" distB="0" distL="114300" distR="114300" simplePos="0" relativeHeight="251665408" behindDoc="0" locked="0" layoutInCell="1" allowOverlap="1" wp14:anchorId="06921C56" wp14:editId="205F7FB8">
                <wp:simplePos x="0" y="0"/>
                <wp:positionH relativeFrom="column">
                  <wp:posOffset>114300</wp:posOffset>
                </wp:positionH>
                <wp:positionV relativeFrom="paragraph">
                  <wp:posOffset>228600</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id="Group 15" o:spid="_x0000_s1026" style="position:absolute;margin-left:9pt;margin-top:18pt;width:315pt;height:522pt;z-index:25166540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">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1" o:title=""/>
                  <v:path arrowok="t"/>
                </v:shape>
                <v:shape id="Picture 9" o:spid="_x0000_s1028"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2" o:title=""/>
                  <v:path arrowok="t"/>
                </v:shape>
                <v:shape id="Picture 10" o:spid="_x0000_s1029"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3" o:title=""/>
                  <v:path arrowok="t"/>
                </v:shape>
                <v:shape id="Picture 11" o:spid="_x0000_s1030"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4" o:title=""/>
                  <v:path arrowok="t"/>
                </v:shape>
                <v:shape id="Picture 12" o:spid="_x0000_s1031"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5" o:title=""/>
                  <v:path arrowok="t"/>
                </v:shape>
                <w10:wrap type="square"/>
              </v:group>
            </w:pict>
          </mc:Fallback>
        </mc:AlternateContent>
      </w:r>
      <w:bookmarkEnd w:id="55"/>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Pr="00E03D7D" w:rsidRDefault="005A661D" w:rsidP="00E03D7D">
      <w:pPr>
        <w:spacing w:line="240" w:lineRule="auto"/>
      </w:pPr>
    </w:p>
    <w:sectPr w:rsidR="005A661D"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62EE4"/>
    <w:rsid w:val="000C69BB"/>
    <w:rsid w:val="001304D8"/>
    <w:rsid w:val="0014591A"/>
    <w:rsid w:val="0015623D"/>
    <w:rsid w:val="0019376B"/>
    <w:rsid w:val="001F2684"/>
    <w:rsid w:val="0030534E"/>
    <w:rsid w:val="0032205A"/>
    <w:rsid w:val="00330AF8"/>
    <w:rsid w:val="00533D58"/>
    <w:rsid w:val="005A661D"/>
    <w:rsid w:val="005A6BB1"/>
    <w:rsid w:val="005F6B9A"/>
    <w:rsid w:val="00701655"/>
    <w:rsid w:val="007E640F"/>
    <w:rsid w:val="0084203E"/>
    <w:rsid w:val="0093520C"/>
    <w:rsid w:val="00984577"/>
    <w:rsid w:val="00A47C88"/>
    <w:rsid w:val="00AF21D6"/>
    <w:rsid w:val="00C242E2"/>
    <w:rsid w:val="00C34B89"/>
    <w:rsid w:val="00D152D0"/>
    <w:rsid w:val="00DF303D"/>
    <w:rsid w:val="00E03D7D"/>
    <w:rsid w:val="00E216B7"/>
    <w:rsid w:val="00E64BBC"/>
    <w:rsid w:val="00E920AB"/>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7938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665</Words>
  <Characters>3791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8</cp:revision>
  <dcterms:created xsi:type="dcterms:W3CDTF">2017-05-31T20:53:00Z</dcterms:created>
  <dcterms:modified xsi:type="dcterms:W3CDTF">2017-06-16T22:24:00Z</dcterms:modified>
</cp:coreProperties>
</file>