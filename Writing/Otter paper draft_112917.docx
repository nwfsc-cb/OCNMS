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3E6C90">
      <w:pPr>
        <w:shd w:val="clear" w:color="auto" w:fill="FFFF00"/>
        <w:spacing w:after="360" w:line="480" w:lineRule="auto"/>
        <w:outlineLvl w:val="0"/>
        <w:rPr>
          <w:ins w:id="1" w:author="Jameal Samhouri" w:date="2017-10-27T12:29:00Z"/>
          <w:rFonts w:ascii="Times New Roman" w:hAnsi="Times New Roman" w:cs="Times New Roman"/>
          <w:b/>
          <w:sz w:val="24"/>
          <w:szCs w:val="24"/>
        </w:rPr>
      </w:pPr>
      <w:ins w:id="2"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3E6C90">
      <w:pPr>
        <w:shd w:val="clear" w:color="auto" w:fill="FFFF00"/>
        <w:spacing w:after="360" w:line="480" w:lineRule="auto"/>
        <w:outlineLvl w:val="0"/>
        <w:rPr>
          <w:rFonts w:ascii="Times New Roman" w:hAnsi="Times New Roman" w:cs="Times New Roman"/>
          <w:b/>
          <w:sz w:val="24"/>
          <w:szCs w:val="24"/>
        </w:rPr>
      </w:pPr>
      <w:ins w:id="3" w:author="Jameal Samhouri" w:date="2017-10-27T12:29:00Z">
        <w:r>
          <w:rPr>
            <w:rFonts w:ascii="Times New Roman" w:hAnsi="Times New Roman" w:cs="Times New Roman"/>
            <w:b/>
            <w:sz w:val="24"/>
            <w:szCs w:val="24"/>
          </w:rPr>
          <w:t>Beyond trophic cascade theory…</w:t>
        </w:r>
      </w:ins>
    </w:p>
    <w:p w14:paraId="0DF64B29" w14:textId="74F5B05E" w:rsidR="009F3627" w:rsidRDefault="00136355" w:rsidP="00055AE1">
      <w:pPr>
        <w:spacing w:after="360" w:line="480" w:lineRule="auto"/>
        <w:rPr>
          <w:rFonts w:ascii="Times New Roman" w:hAnsi="Times New Roman" w:cs="Times New Roman"/>
          <w:sz w:val="24"/>
          <w:szCs w:val="24"/>
        </w:rPr>
      </w:pPr>
      <w:moveFromRangeStart w:id="4" w:author="Chris Harvey" w:date="2017-11-24T15:19:00Z" w:name="move499300096"/>
      <w:commentRangeStart w:id="5"/>
      <w:moveFrom w:id="6" w:author="Chris Harvey" w:date="2017-11-24T15:19:00Z">
        <w:r w:rsidDel="00035310">
          <w:rPr>
            <w:rFonts w:ascii="Times New Roman" w:hAnsi="Times New Roman" w:cs="Times New Roman"/>
            <w:sz w:val="24"/>
            <w:szCs w:val="24"/>
          </w:rPr>
          <w:t>Chris J. Harvey</w:t>
        </w:r>
        <w:r w:rsidRPr="009F3627" w:rsidDel="00035310">
          <w:rPr>
            <w:rFonts w:ascii="Times New Roman" w:hAnsi="Times New Roman" w:cs="Times New Roman"/>
            <w:sz w:val="24"/>
            <w:szCs w:val="24"/>
            <w:vertAlign w:val="superscript"/>
          </w:rPr>
          <w:t>1</w:t>
        </w:r>
        <w:r w:rsidDel="00035310">
          <w:rPr>
            <w:rFonts w:ascii="Times New Roman" w:hAnsi="Times New Roman" w:cs="Times New Roman"/>
            <w:sz w:val="24"/>
            <w:szCs w:val="24"/>
          </w:rPr>
          <w:t xml:space="preserve">, </w:t>
        </w:r>
      </w:moveFrom>
      <w:moveFromRangeEnd w:id="4"/>
      <w:r>
        <w:rPr>
          <w:rFonts w:ascii="Times New Roman" w:hAnsi="Times New Roman" w:cs="Times New Roman"/>
          <w:sz w:val="24"/>
          <w:szCs w:val="24"/>
        </w:rPr>
        <w:t>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commentRangeEnd w:id="5"/>
      <w:r w:rsidR="00035310">
        <w:rPr>
          <w:rStyle w:val="CommentReference"/>
        </w:rPr>
        <w:commentReference w:id="5"/>
      </w:r>
      <w:moveToRangeStart w:id="7" w:author="Chris Harvey" w:date="2017-11-24T15:19:00Z" w:name="move499300096"/>
      <w:moveTo w:id="8" w:author="Chris Harvey" w:date="2017-11-24T15:19:00Z">
        <w:r w:rsidR="00035310">
          <w:rPr>
            <w:rFonts w:ascii="Times New Roman" w:hAnsi="Times New Roman" w:cs="Times New Roman"/>
            <w:sz w:val="24"/>
            <w:szCs w:val="24"/>
          </w:rPr>
          <w:t>Chris J. Harvey</w:t>
        </w:r>
        <w:r w:rsidR="00035310" w:rsidRPr="009F3627">
          <w:rPr>
            <w:rFonts w:ascii="Times New Roman" w:hAnsi="Times New Roman" w:cs="Times New Roman"/>
            <w:sz w:val="24"/>
            <w:szCs w:val="24"/>
            <w:vertAlign w:val="superscript"/>
          </w:rPr>
          <w:t>1</w:t>
        </w:r>
        <w:r w:rsidR="00035310">
          <w:rPr>
            <w:rFonts w:ascii="Times New Roman" w:hAnsi="Times New Roman" w:cs="Times New Roman"/>
            <w:sz w:val="24"/>
            <w:szCs w:val="24"/>
          </w:rPr>
          <w:t xml:space="preserve">, </w:t>
        </w:r>
      </w:moveTo>
      <w:moveToRangeEnd w:id="7"/>
      <w:r w:rsidR="004278B2">
        <w:rPr>
          <w:rFonts w:ascii="Times New Roman" w:hAnsi="Times New Roman" w:cs="Times New Roman"/>
          <w:sz w:val="24"/>
          <w:szCs w:val="24"/>
        </w:rPr>
        <w:t>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orthwest Fisheries Science Center, National Marine Fisheries Service, National Oceanic and Atmospheric Administration, 2725 Montlake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Fisheries Ecology Division, Northwest Fisheries Science Center, National Marine Fisheries Service, National Oceanic and Atmospheric Administration, 2725 Montlake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Montlake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3E6C90">
      <w:pPr>
        <w:spacing w:before="240" w:after="0" w:line="480" w:lineRule="auto"/>
        <w:outlineLvl w:val="0"/>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Blah blah blah</w:t>
      </w:r>
      <w:r w:rsidR="0011350E">
        <w:rPr>
          <w:rFonts w:ascii="Times New Roman" w:hAnsi="Times New Roman" w:cs="Times New Roman"/>
          <w:sz w:val="24"/>
          <w:szCs w:val="24"/>
        </w:rPr>
        <w:t xml:space="preserve"> sea otter </w:t>
      </w:r>
      <w:r w:rsidR="0011350E" w:rsidRPr="0011350E">
        <w:rPr>
          <w:rFonts w:ascii="Times New Roman" w:hAnsi="Times New Roman" w:cs="Times New Roman"/>
          <w:i/>
          <w:sz w:val="24"/>
          <w:szCs w:val="24"/>
        </w:rPr>
        <w:t>Enhydra lutris</w:t>
      </w:r>
      <w:r w:rsidR="0011350E">
        <w:rPr>
          <w:rFonts w:ascii="Times New Roman" w:hAnsi="Times New Roman" w:cs="Times New Roman"/>
          <w:sz w:val="24"/>
          <w:szCs w:val="24"/>
        </w:rPr>
        <w:t xml:space="preserve"> canopy-forming kelps </w:t>
      </w:r>
      <w:r w:rsidR="0011350E">
        <w:rPr>
          <w:rFonts w:ascii="Times New Roman" w:hAnsi="Times New Roman" w:cs="Times New Roman"/>
          <w:i/>
          <w:sz w:val="24"/>
          <w:szCs w:val="24"/>
        </w:rPr>
        <w:t>Nereocystis 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r w:rsidR="0011350E">
        <w:rPr>
          <w:rFonts w:ascii="Times New Roman" w:hAnsi="Times New Roman" w:cs="Times New Roman"/>
          <w:sz w:val="24"/>
          <w:szCs w:val="24"/>
        </w:rPr>
        <w:t xml:space="preserve"> and </w:t>
      </w:r>
      <w:r w:rsidR="0011350E" w:rsidRPr="00F542F8">
        <w:rPr>
          <w:rFonts w:ascii="Times New Roman" w:hAnsi="Times New Roman" w:cs="Times New Roman"/>
          <w:i/>
          <w:sz w:val="24"/>
          <w:szCs w:val="24"/>
        </w:rPr>
        <w:t>Macrocystis</w:t>
      </w:r>
      <w:r w:rsidR="0011350E">
        <w:rPr>
          <w:rFonts w:ascii="Times New Roman" w:hAnsi="Times New Roman" w:cs="Times New Roman"/>
          <w:i/>
          <w:sz w:val="24"/>
          <w:szCs w:val="24"/>
        </w:rPr>
        <w:t xml:space="preserve"> pyrifera</w:t>
      </w:r>
      <w:r w:rsidR="0011350E">
        <w:rPr>
          <w:rFonts w:ascii="Times New Roman" w:hAnsi="Times New Roman" w:cs="Times New Roman"/>
          <w:sz w:val="24"/>
          <w:szCs w:val="24"/>
        </w:rPr>
        <w:t xml:space="preserve"> </w:t>
      </w:r>
    </w:p>
    <w:p w14:paraId="18601736" w14:textId="082FB721" w:rsidR="00EB7E71" w:rsidRPr="00EB7E71" w:rsidRDefault="00EB7E71" w:rsidP="003E6C90">
      <w:pPr>
        <w:spacing w:after="360" w:line="480" w:lineRule="auto"/>
        <w:outlineLvl w:val="0"/>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3E6C90">
      <w:pPr>
        <w:spacing w:before="240" w:after="0" w:line="480" w:lineRule="auto"/>
        <w:outlineLvl w:val="0"/>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04A81751"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C052BB">
        <w:rPr>
          <w:rFonts w:ascii="Times New Roman" w:hAnsi="Times New Roman" w:cs="Times New Roman"/>
          <w:sz w:val="24"/>
          <w:szCs w:val="24"/>
        </w:rPr>
        <w:t>“</w:t>
      </w:r>
      <w:r w:rsidR="00CB10C3">
        <w:rPr>
          <w:rFonts w:ascii="Times New Roman" w:hAnsi="Times New Roman" w:cs="Times New Roman"/>
          <w:sz w:val="24"/>
          <w:szCs w:val="24"/>
        </w:rPr>
        <w:t>k</w:t>
      </w:r>
      <w:r w:rsidR="00C7428B">
        <w:rPr>
          <w:rFonts w:ascii="Times New Roman" w:hAnsi="Times New Roman" w:cs="Times New Roman"/>
          <w:sz w:val="24"/>
          <w:szCs w:val="24"/>
        </w:rPr>
        <w:t>eysto</w:t>
      </w:r>
      <w:r w:rsidR="00CB10C3">
        <w:rPr>
          <w:rFonts w:ascii="Times New Roman" w:hAnsi="Times New Roman" w:cs="Times New Roman"/>
          <w:sz w:val="24"/>
          <w:szCs w:val="24"/>
        </w:rPr>
        <w:t>ne</w:t>
      </w:r>
      <w:r w:rsidR="00C052BB">
        <w:rPr>
          <w:rFonts w:ascii="Times New Roman" w:hAnsi="Times New Roman" w:cs="Times New Roman"/>
          <w:sz w:val="24"/>
          <w:szCs w:val="24"/>
        </w:rPr>
        <w:t>”</w:t>
      </w:r>
      <w:r w:rsidR="00CB10C3">
        <w:rPr>
          <w:rFonts w:ascii="Times New Roman" w:hAnsi="Times New Roman" w:cs="Times New Roman"/>
          <w:sz w:val="24"/>
          <w:szCs w:val="24"/>
        </w:rPr>
        <w:t xml:space="preserve"> </w:t>
      </w:r>
      <w:r w:rsidR="00C052BB">
        <w:rPr>
          <w:rFonts w:ascii="Times New Roman" w:hAnsi="Times New Roman" w:cs="Times New Roman"/>
          <w:sz w:val="24"/>
          <w:szCs w:val="24"/>
        </w:rPr>
        <w:t xml:space="preserve">species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r w:rsidR="00C03DCA">
        <w:rPr>
          <w:rFonts w:ascii="Times New Roman" w:hAnsi="Times New Roman" w:cs="Times New Roman"/>
          <w:i/>
          <w:sz w:val="24"/>
          <w:szCs w:val="24"/>
        </w:rPr>
        <w:t xml:space="preserve">Enhydra </w:t>
      </w:r>
      <w:r w:rsidR="00C03DCA" w:rsidRPr="00C03DCA">
        <w:rPr>
          <w:rFonts w:ascii="Times New Roman" w:hAnsi="Times New Roman" w:cs="Times New Roman"/>
          <w:i/>
          <w:sz w:val="24"/>
          <w:szCs w:val="24"/>
        </w:rPr>
        <w:t>lutris</w:t>
      </w:r>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extend beyond just sea urchin</w:t>
      </w:r>
      <w:ins w:id="9" w:author="Chris Harvey" w:date="2017-11-24T15:30:00Z">
        <w:r w:rsidR="00655068">
          <w:rPr>
            <w:rFonts w:ascii="Times New Roman" w:hAnsi="Times New Roman" w:cs="Times New Roman"/>
            <w:sz w:val="24"/>
            <w:szCs w:val="24"/>
          </w:rPr>
          <w:t xml:space="preserve"> abundance</w:t>
        </w:r>
      </w:ins>
      <w:del w:id="10" w:author="Chris Harvey" w:date="2017-11-24T15:30:00Z">
        <w:r w:rsidR="0010045F" w:rsidDel="00655068">
          <w:rPr>
            <w:rFonts w:ascii="Times New Roman" w:hAnsi="Times New Roman" w:cs="Times New Roman"/>
            <w:sz w:val="24"/>
            <w:szCs w:val="24"/>
          </w:rPr>
          <w:delText>s</w:delText>
        </w:r>
      </w:del>
      <w:r w:rsidR="0010045F">
        <w:rPr>
          <w:rFonts w:ascii="Times New Roman" w:hAnsi="Times New Roman" w:cs="Times New Roman"/>
          <w:sz w:val="24"/>
          <w:szCs w:val="24"/>
        </w:rPr>
        <w:t xml:space="preserve"> and kelp</w:t>
      </w:r>
      <w:ins w:id="11" w:author="Chris Harvey" w:date="2017-11-24T15:29:00Z">
        <w:r w:rsidR="00655068">
          <w:rPr>
            <w:rFonts w:ascii="Times New Roman" w:hAnsi="Times New Roman" w:cs="Times New Roman"/>
            <w:sz w:val="24"/>
            <w:szCs w:val="24"/>
          </w:rPr>
          <w:t xml:space="preserve"> coverage</w:t>
        </w:r>
      </w:ins>
      <w:r w:rsidR="0010045F">
        <w:rPr>
          <w:rFonts w:ascii="Times New Roman" w:hAnsi="Times New Roman" w:cs="Times New Roman"/>
          <w:sz w:val="24"/>
          <w:szCs w:val="24"/>
        </w:rPr>
        <w:t xml:space="preserve">: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1E6FFA">
        <w:rPr>
          <w:rFonts w:ascii="Times New Roman" w:hAnsi="Times New Roman" w:cs="Times New Roman"/>
          <w:sz w:val="24"/>
          <w:szCs w:val="24"/>
        </w:rPr>
        <w:t xml:space="preserve"> and carbon storage </w:t>
      </w:r>
      <w:r w:rsidR="003D1D77">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822FC241-F6AA-43CC-B5EC-5C71853E0DCE&lt;/uuid&gt;&lt;priority&gt;0&lt;/priority&gt;&lt;publications&gt;&lt;publication&gt;&lt;uuid&gt;110FF667-626F-479F-9DEC-DB11F4470A4D&lt;/uuid&gt;&lt;volume&gt;10&lt;/volume&gt;&lt;doi&gt;10.1890/110176&lt;/doi&gt;&lt;startpage&gt;409&lt;/startpage&gt;&lt;publication_date&gt;99201210011200000000222000&lt;/publication_date&gt;&lt;url&gt;http://onlinelibrary.wiley.com/doi/10.1890/110176/full&lt;/url&gt;&lt;type&gt;400&lt;/type&gt;&lt;title&gt;Do trophic cascades affect the storage and flux of atmospheric carbon? An analysis of sea otters and kelp forests&lt;/title&gt;&lt;publisher&gt;Ecological Society of America&lt;/publisher&gt;&lt;number&gt;8&lt;/number&gt;&lt;subtype&gt;400&lt;/subtype&gt;&lt;endpage&gt;415&lt;/endpage&gt;&lt;bundle&gt;&lt;publication&gt;&lt;publisher&gt;Ecological Society of America&lt;/publisher&gt;&lt;title&gt;Frontiers in Ecology and the Environment&lt;/title&gt;&lt;type&gt;-100&lt;/type&gt;&lt;subtype&gt;-100&lt;/subtype&gt;&lt;uuid&gt;C70B5C44-4195-4E1A-B836-C6FD3BAAFC39&lt;/uuid&gt;&lt;/publication&gt;&lt;/bundle&gt;&lt;authors&gt;&lt;author&gt;&lt;firstName&gt;Christopher&lt;/firstName&gt;&lt;middleNames&gt;C&lt;/middleNames&gt;&lt;lastName&gt;Wilmers&lt;/lastName&gt;&lt;/author&gt;&lt;author&gt;&lt;firstName&gt;James&lt;/firstName&gt;&lt;middleNames&gt;A&lt;/middleNames&gt;&lt;lastName&gt;Estes&lt;/lastName&gt;&lt;/author&gt;&lt;author&gt;&lt;firstName&gt;Matthew&lt;/firstName&gt;&lt;lastName&gt;Edwards&lt;/lastName&gt;&lt;/author&gt;&lt;author&gt;&lt;firstName&gt;Kristin&lt;/firstName&gt;&lt;middleNames&gt;L&lt;/middleNames&gt;&lt;lastName&gt;Laidre&lt;/lastName&gt;&lt;/author&gt;&lt;author&gt;&lt;firstName&gt;Brenda&lt;/firstName&gt;&lt;lastName&gt;Konar&lt;/lastName&gt;&lt;/author&gt;&lt;/authors&gt;&lt;/publication&gt;&lt;/publications&gt;&lt;cites&gt;&lt;/cites&gt;&lt;/citation&gt;</w:instrText>
      </w:r>
      <w:r w:rsidR="003D1D77">
        <w:rPr>
          <w:rFonts w:ascii="Times New Roman" w:hAnsi="Times New Roman" w:cs="Times New Roman"/>
          <w:sz w:val="24"/>
          <w:szCs w:val="24"/>
        </w:rPr>
        <w:fldChar w:fldCharType="separate"/>
      </w:r>
      <w:r w:rsidR="003D1D77">
        <w:rPr>
          <w:rFonts w:ascii="Helvetica" w:hAnsi="Helvetica" w:cs="Helvetica"/>
          <w:sz w:val="24"/>
          <w:szCs w:val="24"/>
        </w:rPr>
        <w:t>(Wilmers et al. 2012)</w:t>
      </w:r>
      <w:r w:rsidR="003D1D77">
        <w:rPr>
          <w:rFonts w:ascii="Times New Roman" w:hAnsi="Times New Roman" w:cs="Times New Roman"/>
          <w:sz w:val="24"/>
          <w:szCs w:val="24"/>
        </w:rPr>
        <w:fldChar w:fldCharType="end"/>
      </w:r>
      <w:r w:rsidR="00467531">
        <w:rPr>
          <w:rFonts w:ascii="Times New Roman" w:hAnsi="Times New Roman" w:cs="Times New Roman"/>
          <w:sz w:val="24"/>
          <w:szCs w:val="24"/>
        </w:rPr>
        <w:t>.</w:t>
      </w:r>
      <w:ins w:id="12" w:author="Ole Shelton" w:date="2017-11-30T09:48:00Z">
        <w:r w:rsidR="005742B0">
          <w:rPr>
            <w:rFonts w:ascii="Times New Roman" w:hAnsi="Times New Roman" w:cs="Times New Roman"/>
            <w:sz w:val="24"/>
            <w:szCs w:val="24"/>
          </w:rPr>
          <w:t xml:space="preserve"> Furthermore, the effects of otters extend to seagrass and other nearshore </w:t>
        </w:r>
      </w:ins>
      <w:ins w:id="13" w:author="Ole Shelton" w:date="2017-11-30T09:49:00Z">
        <w:r w:rsidR="005742B0">
          <w:rPr>
            <w:rFonts w:ascii="Times New Roman" w:hAnsi="Times New Roman" w:cs="Times New Roman"/>
            <w:sz w:val="24"/>
            <w:szCs w:val="24"/>
          </w:rPr>
          <w:t>communities</w:t>
        </w:r>
      </w:ins>
      <w:ins w:id="14" w:author="Ole Shelton" w:date="2017-11-30T09:48:00Z">
        <w:r w:rsidR="005742B0">
          <w:rPr>
            <w:rFonts w:ascii="Times New Roman" w:hAnsi="Times New Roman" w:cs="Times New Roman"/>
            <w:sz w:val="24"/>
            <w:szCs w:val="24"/>
          </w:rPr>
          <w:t xml:space="preserve"> as well (Hughes et al</w:t>
        </w:r>
      </w:ins>
      <w:ins w:id="15" w:author="Ole Shelton" w:date="2017-11-30T09:49:00Z">
        <w:r w:rsidR="005742B0">
          <w:rPr>
            <w:rFonts w:ascii="Times New Roman" w:hAnsi="Times New Roman" w:cs="Times New Roman"/>
            <w:sz w:val="24"/>
            <w:szCs w:val="24"/>
          </w:rPr>
          <w:t>….)</w:t>
        </w:r>
      </w:ins>
    </w:p>
    <w:p w14:paraId="41225908" w14:textId="088B8374" w:rsidR="00ED4AD3" w:rsidRDefault="00470FF0" w:rsidP="00ED4AD3">
      <w:pPr>
        <w:spacing w:after="0" w:line="480" w:lineRule="auto"/>
        <w:ind w:firstLine="720"/>
        <w:rPr>
          <w:rFonts w:ascii="Times New Roman" w:hAnsi="Times New Roman" w:cs="Times New Roman"/>
          <w:sz w:val="24"/>
          <w:szCs w:val="24"/>
        </w:rPr>
      </w:pPr>
      <w:commentRangeStart w:id="16"/>
      <w:r>
        <w:rPr>
          <w:rFonts w:ascii="Times New Roman" w:hAnsi="Times New Roman" w:cs="Times New Roman"/>
          <w:sz w:val="24"/>
          <w:szCs w:val="24"/>
        </w:rPr>
        <w:t>W</w:t>
      </w:r>
      <w:commentRangeEnd w:id="16"/>
      <w:r w:rsidR="006438ED">
        <w:rPr>
          <w:rStyle w:val="CommentReference"/>
        </w:rPr>
        <w:commentReference w:id="16"/>
      </w:r>
      <w:r>
        <w:rPr>
          <w:rFonts w:ascii="Times New Roman" w:hAnsi="Times New Roman" w:cs="Times New Roman"/>
          <w:sz w:val="24"/>
          <w:szCs w:val="24"/>
        </w:rPr>
        <w:t>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del w:id="17" w:author="Chris Harvey" w:date="2017-11-24T15:33:00Z">
        <w:r w:rsidR="005619A3" w:rsidDel="00655068">
          <w:rPr>
            <w:rFonts w:ascii="Times New Roman" w:hAnsi="Times New Roman" w:cs="Times New Roman"/>
            <w:sz w:val="24"/>
            <w:szCs w:val="24"/>
          </w:rPr>
          <w:delText xml:space="preserve">eastern </w:delText>
        </w:r>
      </w:del>
      <w:r w:rsidR="005619A3">
        <w:rPr>
          <w:rFonts w:ascii="Times New Roman" w:hAnsi="Times New Roman" w:cs="Times New Roman"/>
          <w:sz w:val="24"/>
          <w:szCs w:val="24"/>
        </w:rPr>
        <w:t xml:space="preserve">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For example,</w:t>
      </w:r>
      <w:ins w:id="18" w:author="Chris Harvey" w:date="2017-11-24T15:22:00Z">
        <w:r w:rsidR="00035310">
          <w:rPr>
            <w:rFonts w:ascii="Times New Roman" w:hAnsi="Times New Roman" w:cs="Times New Roman"/>
            <w:sz w:val="24"/>
            <w:szCs w:val="24"/>
          </w:rPr>
          <w:t xml:space="preserve"> </w:t>
        </w:r>
      </w:ins>
      <w:r w:rsidR="00655068">
        <w:rPr>
          <w:rFonts w:ascii="Times New Roman" w:hAnsi="Times New Roman" w:cs="Times New Roman"/>
          <w:sz w:val="24"/>
          <w:szCs w:val="24"/>
        </w:rPr>
        <w:fldChar w:fldCharType="begin">
          <w:fldData xml:space="preserve">PEVuZE5vdGU+PENpdGUgQXV0aG9yWWVhcj0iMSI+PEF1dGhvcj5SZWVkPC9BdXRob3I+PFllYXI+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</w:fldData>
        </w:fldChar>
      </w:r>
      <w:r w:rsidR="00655068">
        <w:rPr>
          <w:rFonts w:ascii="Times New Roman" w:hAnsi="Times New Roman" w:cs="Times New Roman"/>
          <w:sz w:val="24"/>
          <w:szCs w:val="24"/>
        </w:rPr>
        <w:instrText xml:space="preserve"> ADDIN EN.CITE </w:instrText>
      </w:r>
      <w:r w:rsidR="00655068">
        <w:rPr>
          <w:rFonts w:ascii="Times New Roman" w:hAnsi="Times New Roman" w:cs="Times New Roman"/>
          <w:sz w:val="24"/>
          <w:szCs w:val="24"/>
        </w:rPr>
        <w:fldChar w:fldCharType="begin">
          <w:fldData xml:space="preserve">PEVuZE5vdGU+PENpdGUgQXV0aG9yWWVhcj0iMSI+PEF1dGhvcj5SZWVkPC9BdXRob3I+PFllYXI+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</w:fldData>
        </w:fldChar>
      </w:r>
      <w:r w:rsidR="00655068">
        <w:rPr>
          <w:rFonts w:ascii="Times New Roman" w:hAnsi="Times New Roman" w:cs="Times New Roman"/>
          <w:sz w:val="24"/>
          <w:szCs w:val="24"/>
        </w:rPr>
        <w:instrText xml:space="preserve"> ADDIN EN.CITE.DATA </w:instrText>
      </w:r>
      <w:r w:rsidR="00655068">
        <w:rPr>
          <w:rFonts w:ascii="Times New Roman" w:hAnsi="Times New Roman" w:cs="Times New Roman"/>
          <w:sz w:val="24"/>
          <w:szCs w:val="24"/>
        </w:rPr>
      </w:r>
      <w:r w:rsidR="00655068">
        <w:rPr>
          <w:rFonts w:ascii="Times New Roman" w:hAnsi="Times New Roman" w:cs="Times New Roman"/>
          <w:sz w:val="24"/>
          <w:szCs w:val="24"/>
        </w:rPr>
        <w:fldChar w:fldCharType="end"/>
      </w:r>
      <w:r w:rsidR="00655068">
        <w:rPr>
          <w:rFonts w:ascii="Times New Roman" w:hAnsi="Times New Roman" w:cs="Times New Roman"/>
          <w:sz w:val="24"/>
          <w:szCs w:val="24"/>
        </w:rPr>
      </w:r>
      <w:r w:rsidR="00655068">
        <w:rPr>
          <w:rFonts w:ascii="Times New Roman" w:hAnsi="Times New Roman" w:cs="Times New Roman"/>
          <w:sz w:val="24"/>
          <w:szCs w:val="24"/>
        </w:rPr>
        <w:fldChar w:fldCharType="separate"/>
      </w:r>
      <w:r w:rsidR="00655068">
        <w:rPr>
          <w:rFonts w:ascii="Times New Roman" w:hAnsi="Times New Roman" w:cs="Times New Roman"/>
          <w:noProof/>
          <w:sz w:val="24"/>
          <w:szCs w:val="24"/>
        </w:rPr>
        <w:t xml:space="preserve">Reed et </w:t>
      </w:r>
      <w:r w:rsidR="00655068">
        <w:rPr>
          <w:rFonts w:ascii="Times New Roman" w:hAnsi="Times New Roman" w:cs="Times New Roman"/>
          <w:noProof/>
          <w:sz w:val="24"/>
          <w:szCs w:val="24"/>
        </w:rPr>
        <w:lastRenderedPageBreak/>
        <w:t>al. (2011)</w:t>
      </w:r>
      <w:r w:rsidR="00655068">
        <w:rPr>
          <w:rFonts w:ascii="Times New Roman" w:hAnsi="Times New Roman" w:cs="Times New Roman"/>
          <w:sz w:val="24"/>
          <w:szCs w:val="24"/>
        </w:rPr>
        <w:fldChar w:fldCharType="end"/>
      </w:r>
      <w:r w:rsidR="000C6B87">
        <w:rPr>
          <w:rFonts w:ascii="Times New Roman" w:hAnsi="Times New Roman" w:cs="Times New Roman"/>
          <w:sz w:val="24"/>
          <w:szCs w:val="24"/>
        </w:rPr>
        <w:t xml:space="preserve"> </w:t>
      </w:r>
      <w:del w:id="19" w:author="Chris Harvey" w:date="2017-11-24T15:25:00Z">
        <w:r w:rsidR="008B09E4" w:rsidDel="00655068">
          <w:rPr>
            <w:rFonts w:ascii="Times New Roman" w:hAnsi="Times New Roman" w:cs="Times New Roman"/>
            <w:sz w:val="24"/>
            <w:szCs w:val="24"/>
          </w:rPr>
          <w:fldChar w:fldCharType="begin"/>
        </w:r>
        <w:r w:rsidR="005365FF" w:rsidDel="00655068">
          <w:rPr>
            <w:rFonts w:ascii="Times New Roman" w:hAnsi="Times New Roman" w:cs="Times New Roman"/>
            <w:sz w:val="24"/>
            <w:szCs w:val="24"/>
          </w:rPr>
          <w:delInstrText xml:space="preserve"> ADDIN PAPERS2_CITATIONS &lt;citation&gt;&lt;uuid&gt;C187CC70-F948-42F8-A902-DE40A44505FB&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delInstrText>
        </w:r>
        <w:r w:rsidR="005365FF" w:rsidDel="00655068">
          <w:rPr>
            <w:rFonts w:ascii="Calibri" w:eastAsia="Calibri" w:hAnsi="Calibri" w:cs="Calibri"/>
            <w:sz w:val="24"/>
            <w:szCs w:val="24"/>
          </w:rPr>
          <w:delInstrText>‐</w:delInstrText>
        </w:r>
        <w:r w:rsidR="005365FF" w:rsidDel="00655068">
          <w:rPr>
            <w:rFonts w:ascii="Times New Roman" w:hAnsi="Times New Roman" w:cs="Times New Roman"/>
            <w:sz w:val="24"/>
            <w:szCs w:val="24"/>
          </w:rPr>
          <w:delInstrText>down and bottom</w:delInstrText>
        </w:r>
        <w:r w:rsidR="005365FF" w:rsidDel="00655068">
          <w:rPr>
            <w:rFonts w:ascii="Calibri" w:eastAsia="Calibri" w:hAnsi="Calibri" w:cs="Calibri"/>
            <w:sz w:val="24"/>
            <w:szCs w:val="24"/>
          </w:rPr>
          <w:delInstrText>‐</w:delInstrText>
        </w:r>
        <w:r w:rsidR="005365FF" w:rsidDel="00655068">
          <w:rPr>
            <w:rFonts w:ascii="Times New Roman" w:hAnsi="Times New Roman" w:cs="Times New Roman"/>
            <w:sz w:val="24"/>
            <w:szCs w:val="24"/>
          </w:rPr>
          <w:del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delInstrText>
        </w:r>
        <w:r w:rsidR="008B09E4" w:rsidDel="00655068">
          <w:rPr>
            <w:rFonts w:ascii="Times New Roman" w:hAnsi="Times New Roman" w:cs="Times New Roman"/>
            <w:sz w:val="24"/>
            <w:szCs w:val="24"/>
          </w:rPr>
          <w:fldChar w:fldCharType="separate"/>
        </w:r>
        <w:r w:rsidR="005365FF" w:rsidDel="00655068">
          <w:rPr>
            <w:rFonts w:ascii="Helvetica" w:hAnsi="Helvetica" w:cs="Helvetica"/>
            <w:sz w:val="24"/>
            <w:szCs w:val="24"/>
          </w:rPr>
          <w:delText>(Reed et al., 2011)</w:delText>
        </w:r>
        <w:r w:rsidR="008B09E4" w:rsidDel="00655068">
          <w:rPr>
            <w:rFonts w:ascii="Times New Roman" w:hAnsi="Times New Roman" w:cs="Times New Roman"/>
            <w:sz w:val="24"/>
            <w:szCs w:val="24"/>
          </w:rPr>
          <w:fldChar w:fldCharType="end"/>
        </w:r>
        <w:r w:rsidR="008B09E4" w:rsidDel="00655068">
          <w:rPr>
            <w:rFonts w:ascii="Times New Roman" w:hAnsi="Times New Roman" w:cs="Times New Roman"/>
            <w:sz w:val="24"/>
            <w:szCs w:val="24"/>
          </w:rPr>
          <w:delText xml:space="preserve"> </w:delText>
        </w:r>
      </w:del>
      <w:r w:rsidR="008B09E4">
        <w:rPr>
          <w:rFonts w:ascii="Times New Roman" w:hAnsi="Times New Roman" w:cs="Times New Roman"/>
          <w:sz w:val="24"/>
          <w:szCs w:val="24"/>
        </w:rPr>
        <w:t xml:space="preserve">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nutrient availability in determining kelp forest dynamics</w:t>
      </w:r>
      <w:r w:rsidR="00C052BB">
        <w:rPr>
          <w:rFonts w:ascii="Times New Roman" w:hAnsi="Times New Roman" w:cs="Times New Roman"/>
          <w:sz w:val="24"/>
          <w:szCs w:val="24"/>
        </w:rPr>
        <w:t xml:space="preserve"> in central and southern California</w:t>
      </w:r>
      <w:r w:rsidR="00CA12C2">
        <w:rPr>
          <w:rFonts w:ascii="Times New Roman" w:hAnsi="Times New Roman" w:cs="Times New Roman"/>
          <w:sz w:val="24"/>
          <w:szCs w:val="24"/>
        </w:rPr>
        <w:t xml:space="preserve">. </w:t>
      </w:r>
      <w:r w:rsidR="00F164CA" w:rsidRPr="00470FF0">
        <w:rPr>
          <w:rFonts w:ascii="Times New Roman" w:hAnsi="Times New Roman" w:cs="Times New Roman"/>
          <w:sz w:val="24"/>
          <w:szCs w:val="24"/>
        </w:rPr>
        <w:t>This highlights the importance of other physical and biological interactions for structuring coastal habitats</w:t>
      </w:r>
      <w:del w:id="20" w:author="Ole Shelton" w:date="2017-11-30T09:46:00Z">
        <w:r w:rsidR="00F164CA" w:rsidRPr="00470FF0" w:rsidDel="005742B0">
          <w:rPr>
            <w:rFonts w:ascii="Times New Roman" w:hAnsi="Times New Roman" w:cs="Times New Roman"/>
            <w:sz w:val="24"/>
            <w:szCs w:val="24"/>
          </w:rPr>
          <w:delText xml:space="preserve"> </w:delText>
        </w:r>
        <w:commentRangeStart w:id="21"/>
        <w:r w:rsidR="00F164CA" w:rsidRPr="00470FF0" w:rsidDel="005742B0">
          <w:rPr>
            <w:rFonts w:ascii="Times New Roman" w:hAnsi="Times New Roman" w:cs="Times New Roman"/>
            <w:sz w:val="24"/>
            <w:szCs w:val="24"/>
          </w:rPr>
          <w:delText>in the absence of otters</w:delText>
        </w:r>
        <w:commentRangeEnd w:id="21"/>
        <w:r w:rsidR="006653E5" w:rsidDel="005742B0">
          <w:rPr>
            <w:rStyle w:val="CommentReference"/>
          </w:rPr>
          <w:commentReference w:id="21"/>
        </w:r>
      </w:del>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712A1A48" w14:textId="4B05C615" w:rsidR="00C052BB" w:rsidDel="00435703" w:rsidRDefault="00C052BB" w:rsidP="00ED4AD3">
      <w:pPr>
        <w:spacing w:after="0" w:line="480" w:lineRule="auto"/>
        <w:ind w:firstLine="720"/>
        <w:rPr>
          <w:del w:id="22" w:author="Chris Harvey" w:date="2017-11-24T15:58:00Z"/>
          <w:rFonts w:ascii="Times New Roman" w:hAnsi="Times New Roman" w:cs="Times New Roman"/>
          <w:sz w:val="24"/>
          <w:szCs w:val="24"/>
        </w:rPr>
      </w:pPr>
      <w:commentRangeStart w:id="23"/>
      <w:del w:id="24" w:author="Chris Harvey" w:date="2017-11-24T15:58:00Z">
        <w:r w:rsidDel="00435703">
          <w:rPr>
            <w:rFonts w:ascii="Times New Roman" w:hAnsi="Times New Roman" w:cs="Times New Roman"/>
            <w:sz w:val="24"/>
            <w:szCs w:val="24"/>
          </w:rPr>
          <w:delText xml:space="preserve">Coastal kelp forests of Washington help support recreational and commercial fisheries on nearshore fishes and invertebrates and provide additional ecosystem services from nearshore habitats such as rocky reefs and kelp forests </w:delText>
        </w:r>
        <w:r w:rsidDel="00435703">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sidDel="00435703">
          <w:rPr>
            <w:rFonts w:ascii="Times New Roman" w:hAnsi="Times New Roman" w:cs="Times New Roman"/>
            <w:sz w:val="24"/>
            <w:szCs w:val="24"/>
          </w:rPr>
          <w:delInstrText xml:space="preserve"> ADDIN EN.CITE </w:delInstrText>
        </w:r>
        <w:r w:rsidDel="00435703">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sidDel="00435703">
          <w:rPr>
            <w:rFonts w:ascii="Times New Roman" w:hAnsi="Times New Roman" w:cs="Times New Roman"/>
            <w:sz w:val="24"/>
            <w:szCs w:val="24"/>
          </w:rPr>
          <w:delInstrText xml:space="preserve"> ADDIN EN.CITE.DATA </w:delInstrText>
        </w:r>
        <w:r w:rsidDel="00435703">
          <w:rPr>
            <w:rFonts w:ascii="Times New Roman" w:hAnsi="Times New Roman" w:cs="Times New Roman"/>
            <w:sz w:val="24"/>
            <w:szCs w:val="24"/>
          </w:rPr>
        </w:r>
        <w:r w:rsidDel="00435703">
          <w:rPr>
            <w:rFonts w:ascii="Times New Roman" w:hAnsi="Times New Roman" w:cs="Times New Roman"/>
            <w:sz w:val="24"/>
            <w:szCs w:val="24"/>
          </w:rPr>
          <w:fldChar w:fldCharType="end"/>
        </w:r>
        <w:r w:rsidDel="00435703">
          <w:rPr>
            <w:rFonts w:ascii="Times New Roman" w:hAnsi="Times New Roman" w:cs="Times New Roman"/>
            <w:sz w:val="24"/>
            <w:szCs w:val="24"/>
          </w:rPr>
        </w:r>
        <w:r w:rsidDel="00435703">
          <w:rPr>
            <w:rFonts w:ascii="Times New Roman" w:hAnsi="Times New Roman" w:cs="Times New Roman"/>
            <w:sz w:val="24"/>
            <w:szCs w:val="24"/>
          </w:rPr>
          <w:fldChar w:fldCharType="separate"/>
        </w:r>
        <w:r w:rsidDel="00435703">
          <w:rPr>
            <w:rFonts w:ascii="Times New Roman" w:hAnsi="Times New Roman" w:cs="Times New Roman"/>
            <w:noProof/>
            <w:sz w:val="24"/>
            <w:szCs w:val="24"/>
          </w:rPr>
          <w:delText>(Kvitek et al. 1989, Steneck et al. 2002)</w:delText>
        </w:r>
        <w:r w:rsidDel="00435703">
          <w:rPr>
            <w:rFonts w:ascii="Times New Roman" w:hAnsi="Times New Roman" w:cs="Times New Roman"/>
            <w:sz w:val="24"/>
            <w:szCs w:val="24"/>
          </w:rPr>
          <w:fldChar w:fldCharType="end"/>
        </w:r>
        <w:r w:rsidDel="00435703">
          <w:rPr>
            <w:rFonts w:ascii="Times New Roman" w:hAnsi="Times New Roman" w:cs="Times New Roman"/>
            <w:sz w:val="24"/>
            <w:szCs w:val="24"/>
          </w:rPr>
          <w:delText xml:space="preserve">. </w:delText>
        </w:r>
      </w:del>
    </w:p>
    <w:p w14:paraId="051A4568" w14:textId="2397CC18" w:rsidR="00960441"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commentRangeEnd w:id="23"/>
      <w:r w:rsidR="00435703">
        <w:rPr>
          <w:rStyle w:val="CommentReference"/>
        </w:rPr>
        <w:commentReference w:id="23"/>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w:t>
      </w:r>
      <w:r w:rsidR="00C052BB">
        <w:rPr>
          <w:rFonts w:ascii="Times New Roman" w:hAnsi="Times New Roman" w:cs="Times New Roman"/>
          <w:sz w:val="24"/>
          <w:szCs w:val="24"/>
        </w:rPr>
        <w:t xml:space="preserve"> coast of</w:t>
      </w:r>
      <w:r w:rsidR="00244886">
        <w:rPr>
          <w:rFonts w:ascii="Times New Roman" w:hAnsi="Times New Roman" w:cs="Times New Roman"/>
          <w:sz w:val="24"/>
          <w:szCs w:val="24"/>
        </w:rPr>
        <w:t xml:space="preserve"> </w:t>
      </w:r>
      <w:r w:rsidR="00C052BB">
        <w:rPr>
          <w:rFonts w:ascii="Times New Roman" w:hAnsi="Times New Roman" w:cs="Times New Roman"/>
          <w:sz w:val="24"/>
          <w:szCs w:val="24"/>
        </w:rPr>
        <w:t xml:space="preserve">the </w:t>
      </w:r>
      <w:r w:rsidR="00244886">
        <w:rPr>
          <w:rFonts w:ascii="Times New Roman" w:hAnsi="Times New Roman" w:cs="Times New Roman"/>
          <w:sz w:val="24"/>
          <w:szCs w:val="24"/>
        </w:rPr>
        <w:t xml:space="preserve">Olympic </w:t>
      </w:r>
      <w:r w:rsidR="00C052BB">
        <w:rPr>
          <w:rFonts w:ascii="Times New Roman" w:hAnsi="Times New Roman" w:cs="Times New Roman"/>
          <w:sz w:val="24"/>
          <w:szCs w:val="24"/>
        </w:rPr>
        <w:t xml:space="preserve">Penninsula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D85CD7">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C052BB">
        <w:rPr>
          <w:rFonts w:ascii="Times New Roman" w:hAnsi="Times New Roman" w:cs="Times New Roman"/>
          <w:sz w:val="24"/>
          <w:szCs w:val="24"/>
        </w:rPr>
        <w:t>(</w:t>
      </w:r>
      <w:r w:rsidR="00D85CD7">
        <w:rPr>
          <w:rFonts w:ascii="Times New Roman" w:hAnsi="Times New Roman" w:cs="Times New Roman"/>
          <w:sz w:val="24"/>
          <w:szCs w:val="24"/>
        </w:rPr>
        <w:t xml:space="preserve">; </w:t>
      </w:r>
      <w:r w:rsidR="00C052BB">
        <w:rPr>
          <w:rFonts w:ascii="Times New Roman" w:hAnsi="Times New Roman" w:cs="Times New Roman"/>
          <w:sz w:val="24"/>
          <w:szCs w:val="24"/>
        </w:rPr>
        <w:t>Fig. 1b)</w:t>
      </w:r>
      <w:r w:rsidR="0018150D">
        <w:rPr>
          <w:rFonts w:ascii="Times New Roman" w:hAnsi="Times New Roman" w:cs="Times New Roman"/>
          <w:sz w:val="24"/>
          <w:szCs w:val="24"/>
        </w:rPr>
        <w:t xml:space="preserve">. </w:t>
      </w:r>
      <w:r w:rsidR="00BE6DBA">
        <w:rPr>
          <w:rFonts w:ascii="Times New Roman" w:hAnsi="Times New Roman" w:cs="Times New Roman"/>
          <w:sz w:val="24"/>
          <w:szCs w:val="24"/>
        </w:rPr>
        <w:t>SCUBA</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 franciscanus</w:t>
      </w:r>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4A11B6">
        <w:rPr>
          <w:rFonts w:ascii="Times New Roman" w:hAnsi="Times New Roman" w:cs="Times New Roman"/>
          <w:sz w:val="24"/>
          <w:szCs w:val="24"/>
        </w:rPr>
        <w:t xml:space="preserve"> </w:t>
      </w:r>
      <w:r w:rsidR="004A11B6">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4A44C88F-57FC-4F53-BA0D-34679010ED24&lt;/uuid&gt;&lt;priority&gt;0&lt;/priority&gt;&lt;publications&gt;&lt;publication&gt;&lt;uuid&gt;E174B135-3F47-4D0F-AA57-424A670260AB&lt;/uuid&gt;&lt;volume&gt;5&lt;/volume&gt;&lt;doi&gt;10.1111/j.1748-7692.1989.tb00340.x&lt;/doi&gt;&lt;startpage&gt;266&lt;/startpage&gt;&lt;publication_date&gt;99199807011200000000222000&lt;/publication_date&gt;&lt;url&gt;http://doi.wiley.com/10.1111/j.1748-7692.1989.tb00340.x&lt;/url&gt;&lt;type&gt;400&lt;/type&gt;&lt;title&gt;Sea otters and benthic prey communities in Washington state&lt;/title&gt;&lt;publisher&gt;Blackwell Publishing Ltd&lt;/publisher&gt;&lt;number&gt;3&lt;/number&gt;&lt;subtype&gt;400&lt;/subtype&gt;&lt;endpage&gt;280&lt;/endpage&gt;&lt;bundle&gt;&lt;publication&gt;&lt;publisher&gt;Blackwell Publishing Ltd&lt;/publisher&gt;&lt;title&gt;Marine Mammal Science&lt;/title&gt;&lt;type&gt;-100&lt;/type&gt;&lt;subtype&gt;-100&lt;/subtype&gt;&lt;uuid&gt;AC408BE0-97BB-437E-B1FD-870BDD9FE9B3&lt;/uuid&gt;&lt;/publication&gt;&lt;/bundle&gt;&lt;authors&gt;&lt;author&gt;&lt;firstName&gt;Rikk&lt;/firstName&gt;&lt;middleNames&gt;G&lt;/middleNames&gt;&lt;lastName&gt;Kvitek&lt;/lastName&gt;&lt;/author&gt;&lt;author&gt;&lt;firstName&gt;David&lt;/firstName&gt;&lt;lastName&gt;Shull&lt;/lastName&gt;&lt;/author&gt;&lt;author&gt;&lt;firstName&gt;Don&lt;/firstName&gt;&lt;lastName&gt;Canestro&lt;/lastName&gt;&lt;/author&gt;&lt;author&gt;&lt;firstName&gt;Edward&lt;/firstName&gt;&lt;middleNames&gt;C&lt;/middleNames&gt;&lt;lastName&gt;Bowlby&lt;/lastName&gt;&lt;/author&gt;&lt;author&gt;&lt;firstName&gt;Barry&lt;/firstName&gt;&lt;middleNames&gt;L&lt;/middleNames&gt;&lt;lastName&gt;Troutman&lt;/lastName&gt;&lt;/author&gt;&lt;/authors&gt;&lt;/publication&gt;&lt;/publications&gt;&lt;cites&gt;&lt;/cites&gt;&lt;/citation&gt;</w:instrText>
      </w:r>
      <w:r w:rsidR="004A11B6">
        <w:rPr>
          <w:rFonts w:ascii="Times New Roman" w:hAnsi="Times New Roman" w:cs="Times New Roman"/>
          <w:sz w:val="24"/>
          <w:szCs w:val="24"/>
        </w:rPr>
        <w:fldChar w:fldCharType="separate"/>
      </w:r>
      <w:r w:rsidR="009E74CB">
        <w:rPr>
          <w:rFonts w:ascii="Helvetica" w:hAnsi="Helvetica" w:cs="Helvetica"/>
          <w:sz w:val="24"/>
          <w:szCs w:val="24"/>
        </w:rPr>
        <w:t>(Kvitek et al. 1998)</w:t>
      </w:r>
      <w:r w:rsidR="004A11B6">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r w:rsidR="009E74CB">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&lt;citation&gt;&lt;uuid&gt;CFFD230D-F2CB-456C-8F90-A0FCA558F9A2&lt;/uuid&gt;&lt;priority&gt;0&lt;/priority&gt;&lt;publications&gt;&lt;publication&gt;&lt;publication_date&gt;99201700001200000000200000&lt;/publication_date&gt;&lt;title&gt;The dynamics of kelp forests in the Northeast Pacific Ocean and the relationship with environmental drivers.&lt;/title&gt;&lt;volume&gt;In Press&lt;/volume&gt;&lt;type&gt;400&lt;/type&gt;&lt;subtype&gt;400&lt;/subtype&gt;&lt;uuid&gt;80E3F449-B4C5-46AD-B553-EFA558EBE6E7&lt;/uuid&gt;&lt;bundle&gt;&lt;publication&gt;&lt;title&gt;Journal of Ecology&lt;/title&gt;&lt;type&gt;-100&lt;/type&gt;&lt;subtype&gt;-100&lt;/subtype&gt;&lt;uuid&gt;BB7A5B60-B859-4925-8D62-5E2C4422F854&lt;/uuid&gt;&lt;/publication&gt;&lt;/bundle&gt;&lt;authors&gt;&lt;author&gt;&lt;firstName&gt;Catherine&lt;/firstName&gt;&lt;middleNames&gt;A&lt;/middleNames&gt;&lt;lastName&gt;Pfister&lt;/lastName&gt;&lt;/author&gt;&lt;author&gt;&lt;firstName&gt;Helen&lt;/firstName&gt;&lt;middleNames&gt;D&lt;/middleNames&gt;&lt;lastName&gt;Berry&lt;/lastName&gt;&lt;/author&gt;&lt;author&gt;&lt;firstName&gt;Thomas&lt;/firstName&gt;&lt;lastName&gt;Mumford&lt;/lastName&gt;&lt;/author&gt;&lt;/authors&gt;&lt;/publication&gt;&lt;/publications&gt;&lt;cites&gt;&lt;/cites&gt;&lt;/citation&gt;</w:instrText>
      </w:r>
      <w:r w:rsidR="009E74CB">
        <w:rPr>
          <w:rFonts w:ascii="Times New Roman" w:hAnsi="Times New Roman" w:cs="Times New Roman"/>
          <w:sz w:val="24"/>
          <w:szCs w:val="24"/>
        </w:rPr>
        <w:fldChar w:fldCharType="separate"/>
      </w:r>
      <w:r w:rsidR="003D1D77">
        <w:rPr>
          <w:rFonts w:ascii="Helvetica" w:hAnsi="Helvetica" w:cs="Helvetica"/>
          <w:sz w:val="24"/>
          <w:szCs w:val="24"/>
        </w:rPr>
        <w:t>(Pfister et al. 2017)</w:t>
      </w:r>
      <w:r w:rsidR="009E74CB">
        <w:rPr>
          <w:rFonts w:ascii="Times New Roman" w:hAnsi="Times New Roman" w:cs="Times New Roman"/>
          <w:sz w:val="24"/>
          <w:szCs w:val="24"/>
        </w:rPr>
        <w:fldChar w:fldCharType="end"/>
      </w:r>
      <w:r w:rsidR="00B63FF4">
        <w:rPr>
          <w:rFonts w:ascii="Times New Roman" w:hAnsi="Times New Roman" w:cs="Times New Roman"/>
          <w:sz w:val="24"/>
          <w:szCs w:val="24"/>
        </w:rPr>
        <w:t>)</w:t>
      </w:r>
    </w:p>
    <w:p w14:paraId="2608E717" w14:textId="68DA8ACB" w:rsidR="007F630F" w:rsidRDefault="005F15BF" w:rsidP="00D85CD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 xml:space="preserve">the </w:t>
      </w:r>
      <w:r w:rsidR="00AC5069">
        <w:rPr>
          <w:rFonts w:ascii="Times New Roman" w:hAnsi="Times New Roman" w:cs="Times New Roman"/>
          <w:sz w:val="24"/>
          <w:szCs w:val="24"/>
        </w:rPr>
        <w:lastRenderedPageBreak/>
        <w:t>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and</w:t>
      </w:r>
      <w:r w:rsidR="00C052BB">
        <w:rPr>
          <w:rFonts w:ascii="Times New Roman" w:hAnsi="Times New Roman" w:cs="Times New Roman"/>
          <w:sz w:val="24"/>
          <w:szCs w:val="24"/>
        </w:rPr>
        <w:t xml:space="preserve"> increased kelp canopy cover</w:t>
      </w:r>
      <w:r w:rsidR="006438ED">
        <w:rPr>
          <w:rFonts w:ascii="Times New Roman" w:hAnsi="Times New Roman" w:cs="Times New Roman"/>
          <w:sz w:val="24"/>
          <w:szCs w:val="24"/>
        </w:rPr>
        <w:t>; however,</w:t>
      </w:r>
      <w:r w:rsidR="00C052BB">
        <w:rPr>
          <w:rFonts w:ascii="Times New Roman" w:hAnsi="Times New Roman" w:cs="Times New Roman"/>
          <w:sz w:val="24"/>
          <w:szCs w:val="24"/>
        </w:rPr>
        <w:t xml:space="preserve"> the</w:t>
      </w:r>
      <w:r w:rsidR="00740EAB">
        <w:rPr>
          <w:rFonts w:ascii="Times New Roman" w:hAnsi="Times New Roman" w:cs="Times New Roman"/>
          <w:sz w:val="24"/>
          <w:szCs w:val="24"/>
        </w:rPr>
        <w:t xml:space="preserve"> total kelp canopy area has declined </w:t>
      </w:r>
      <w:r w:rsidR="005742B0">
        <w:rPr>
          <w:rFonts w:ascii="Times New Roman" w:hAnsi="Times New Roman" w:cs="Times New Roman"/>
          <w:sz w:val="24"/>
          <w:szCs w:val="24"/>
        </w:rPr>
        <w:t xml:space="preserve">from a peak abundance in </w:t>
      </w:r>
      <w:r w:rsidR="00DB4238">
        <w:rPr>
          <w:rFonts w:ascii="Times New Roman" w:hAnsi="Times New Roman" w:cs="Times New Roman"/>
          <w:sz w:val="24"/>
          <w:szCs w:val="24"/>
        </w:rPr>
        <w:t xml:space="preserve">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r w:rsidR="00DE6451">
        <w:rPr>
          <w:rFonts w:ascii="Times New Roman" w:hAnsi="Times New Roman" w:cs="Times New Roman"/>
          <w:sz w:val="24"/>
          <w:szCs w:val="24"/>
        </w:rPr>
        <w:t>T</w:t>
      </w:r>
      <w:r w:rsidR="00C052BB">
        <w:rPr>
          <w:rFonts w:ascii="Times New Roman" w:hAnsi="Times New Roman" w:cs="Times New Roman"/>
          <w:sz w:val="24"/>
          <w:szCs w:val="24"/>
        </w:rPr>
        <w:t xml:space="preserve">he decoupling of sea otter and kelp </w:t>
      </w:r>
      <w:r w:rsidR="00DE6451">
        <w:rPr>
          <w:rFonts w:ascii="Times New Roman" w:hAnsi="Times New Roman" w:cs="Times New Roman"/>
          <w:sz w:val="24"/>
          <w:szCs w:val="24"/>
        </w:rPr>
        <w:t>changes warrant renewed research to understand patterns of nearshore community change at the regional and landscape scales.</w:t>
      </w:r>
      <w:r w:rsidR="00510746">
        <w:rPr>
          <w:rFonts w:ascii="Times New Roman" w:hAnsi="Times New Roman" w:cs="Times New Roman"/>
          <w:sz w:val="24"/>
          <w:szCs w:val="24"/>
        </w:rPr>
        <w:t xml:space="preserve"> </w:t>
      </w:r>
      <w:r w:rsidR="00D85CD7">
        <w:rPr>
          <w:rFonts w:ascii="Times New Roman" w:hAnsi="Times New Roman" w:cs="Times New Roman"/>
          <w:sz w:val="24"/>
          <w:szCs w:val="24"/>
        </w:rPr>
        <w:t xml:space="preserve">An intriguing possibility is that the decoupling of sea otters and kelp indicates a recovery of benthic grazers </w:t>
      </w:r>
      <w:r w:rsidR="00435703">
        <w:rPr>
          <w:rFonts w:ascii="Times New Roman" w:hAnsi="Times New Roman" w:cs="Times New Roman"/>
          <w:sz w:val="24"/>
          <w:szCs w:val="24"/>
        </w:rPr>
        <w:t>on the Olympic Coast</w:t>
      </w:r>
      <w:r w:rsidR="00D85CD7">
        <w:rPr>
          <w:rFonts w:ascii="Times New Roman" w:hAnsi="Times New Roman" w:cs="Times New Roman"/>
          <w:sz w:val="24"/>
          <w:szCs w:val="24"/>
        </w:rPr>
        <w:t>.</w:t>
      </w:r>
    </w:p>
    <w:p w14:paraId="35B849EE" w14:textId="6CF1B7F4" w:rsidR="002730AC" w:rsidRDefault="00DE6451" w:rsidP="004A11B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we combine available information on sea otters, kelp, and benthic invertebrates along the Olympic </w:t>
      </w:r>
      <w:r w:rsidR="00762599">
        <w:rPr>
          <w:rFonts w:ascii="Times New Roman" w:hAnsi="Times New Roman" w:cs="Times New Roman"/>
          <w:sz w:val="24"/>
          <w:szCs w:val="24"/>
        </w:rPr>
        <w:t>C</w:t>
      </w:r>
      <w:r>
        <w:rPr>
          <w:rFonts w:ascii="Times New Roman" w:hAnsi="Times New Roman" w:cs="Times New Roman"/>
          <w:sz w:val="24"/>
          <w:szCs w:val="24"/>
        </w:rPr>
        <w:t xml:space="preserve">oast over the past 30 years </w:t>
      </w:r>
      <w:r w:rsidR="006438ED">
        <w:rPr>
          <w:rFonts w:ascii="Times New Roman" w:hAnsi="Times New Roman" w:cs="Times New Roman"/>
          <w:sz w:val="24"/>
          <w:szCs w:val="24"/>
        </w:rPr>
        <w:t xml:space="preserve">in order </w:t>
      </w:r>
      <w:r>
        <w:rPr>
          <w:rFonts w:ascii="Times New Roman" w:hAnsi="Times New Roman" w:cs="Times New Roman"/>
          <w:sz w:val="24"/>
          <w:szCs w:val="24"/>
        </w:rPr>
        <w:t xml:space="preserve">to </w:t>
      </w:r>
      <w:r w:rsidR="006438ED">
        <w:rPr>
          <w:rFonts w:ascii="Times New Roman" w:hAnsi="Times New Roman" w:cs="Times New Roman"/>
          <w:sz w:val="24"/>
          <w:szCs w:val="24"/>
        </w:rPr>
        <w:t xml:space="preserve">better </w:t>
      </w:r>
      <w:r>
        <w:rPr>
          <w:rFonts w:ascii="Times New Roman" w:hAnsi="Times New Roman" w:cs="Times New Roman"/>
          <w:sz w:val="24"/>
          <w:szCs w:val="24"/>
        </w:rPr>
        <w:t>understand nearshore community dynamics at regional and landscape scale</w:t>
      </w:r>
      <w:r w:rsidR="00206F21">
        <w:rPr>
          <w:rFonts w:ascii="Times New Roman" w:hAnsi="Times New Roman" w:cs="Times New Roman"/>
          <w:sz w:val="24"/>
          <w:szCs w:val="24"/>
        </w:rPr>
        <w:t>s</w:t>
      </w:r>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r w:rsidR="001F3C2E">
        <w:rPr>
          <w:rFonts w:ascii="Times New Roman" w:hAnsi="Times New Roman" w:cs="Times New Roman"/>
          <w:sz w:val="24"/>
          <w:szCs w:val="24"/>
        </w:rPr>
        <w:t>t</w:t>
      </w:r>
      <w:r>
        <w:rPr>
          <w:rFonts w:ascii="Times New Roman" w:hAnsi="Times New Roman" w:cs="Times New Roman"/>
          <w:sz w:val="24"/>
          <w:szCs w:val="24"/>
        </w:rPr>
        <w:t xml:space="preserve"> focal sites by Kvitek et al. (1989, 2000)</w:t>
      </w:r>
      <w:r w:rsidR="00F346BB">
        <w:rPr>
          <w:rFonts w:ascii="Times New Roman" w:hAnsi="Times New Roman" w:cs="Times New Roman"/>
          <w:sz w:val="24"/>
          <w:szCs w:val="24"/>
        </w:rPr>
        <w:t xml:space="preserve"> </w:t>
      </w:r>
      <w:r w:rsidR="00F346BB">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985DFF5C-266D-4AFF-B883-A4AEF72E43F4&lt;/uuid&gt;&lt;priority&gt;0&lt;/priority&gt;&lt;publications&gt;&lt;publication&gt;&lt;uuid&gt;E174B135-3F47-4D0F-AA57-424A670260AB&lt;/uuid&gt;&lt;volume&gt;5&lt;/volume&gt;&lt;doi&gt;10.1111/j.1748-7692.1989.tb00340.x&lt;/doi&gt;&lt;startpage&gt;266&lt;/startpage&gt;&lt;publication_date&gt;99199807011200000000222000&lt;/publication_date&gt;&lt;url&gt;http://doi.wiley.com/10.1111/j.1748-7692.1989.tb00340.x&lt;/url&gt;&lt;type&gt;400&lt;/type&gt;&lt;title&gt;Sea otters and benthic prey communities in Washington state&lt;/title&gt;&lt;publisher&gt;Blackwell Publishing Ltd&lt;/publisher&gt;&lt;number&gt;3&lt;/number&gt;&lt;subtype&gt;400&lt;/subtype&gt;&lt;endpage&gt;280&lt;/endpage&gt;&lt;bundle&gt;&lt;publication&gt;&lt;publisher&gt;Blackwell Publishing Ltd&lt;/publisher&gt;&lt;title&gt;Marine Mammal Science&lt;/title&gt;&lt;type&gt;-100&lt;/type&gt;&lt;subtype&gt;-100&lt;/subtype&gt;&lt;uuid&gt;AC408BE0-97BB-437E-B1FD-870BDD9FE9B3&lt;/uuid&gt;&lt;/publication&gt;&lt;/bundle&gt;&lt;authors&gt;&lt;author&gt;&lt;firstName&gt;Rikk&lt;/firstName&gt;&lt;middleNames&gt;G&lt;/middleNames&gt;&lt;lastName&gt;Kvitek&lt;/lastName&gt;&lt;/author&gt;&lt;author&gt;&lt;firstName&gt;David&lt;/firstName&gt;&lt;lastName&gt;Shull&lt;/lastName&gt;&lt;/author&gt;&lt;author&gt;&lt;firstName&gt;Don&lt;/firstName&gt;&lt;lastName&gt;Canestro&lt;/lastName&gt;&lt;/author&gt;&lt;author&gt;&lt;firstName&gt;Edward&lt;/firstName&gt;&lt;middleNames&gt;C&lt;/middleNames&gt;&lt;lastName&gt;Bowlby&lt;/lastName&gt;&lt;/author&gt;&lt;author&gt;&lt;firstName&gt;Barry&lt;/firstName&gt;&lt;middleNames&gt;L&lt;/middleNames&gt;&lt;lastName&gt;Troutman&lt;/lastName&gt;&lt;/author&gt;&lt;/authors&gt;&lt;/publication&gt;&lt;/publications&gt;&lt;cites&gt;&lt;/cites&gt;&lt;/citation&gt;</w:instrText>
      </w:r>
      <w:r w:rsidR="00F346BB">
        <w:rPr>
          <w:rFonts w:ascii="Times New Roman" w:hAnsi="Times New Roman" w:cs="Times New Roman"/>
          <w:sz w:val="24"/>
          <w:szCs w:val="24"/>
        </w:rPr>
        <w:fldChar w:fldCharType="separate"/>
      </w:r>
      <w:r w:rsidR="009E74CB">
        <w:rPr>
          <w:rFonts w:ascii="Helvetica" w:hAnsi="Helvetica" w:cs="Helvetica"/>
          <w:sz w:val="24"/>
          <w:szCs w:val="24"/>
        </w:rPr>
        <w:t>(Kvitek et al. 1998)</w:t>
      </w:r>
      <w:r w:rsidR="00F346BB">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F21">
        <w:rPr>
          <w:rFonts w:ascii="Times New Roman" w:hAnsi="Times New Roman" w:cs="Times New Roman"/>
          <w:sz w:val="24"/>
          <w:szCs w:val="24"/>
        </w:rPr>
        <w:t xml:space="preserve">Together these data </w:t>
      </w:r>
      <w:r w:rsidR="00C1717E">
        <w:rPr>
          <w:rFonts w:ascii="Times New Roman" w:hAnsi="Times New Roman" w:cs="Times New Roman"/>
          <w:sz w:val="24"/>
          <w:szCs w:val="24"/>
        </w:rPr>
        <w:t xml:space="preserve">demonstrate that coastwide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r w:rsidR="00EE3EE2">
        <w:rPr>
          <w:rFonts w:ascii="Times New Roman" w:hAnsi="Times New Roman" w:cs="Times New Roman"/>
          <w:sz w:val="24"/>
          <w:szCs w:val="24"/>
        </w:rPr>
        <w:t>while an</w:t>
      </w:r>
      <w:r w:rsidR="002D5800">
        <w:rPr>
          <w:rFonts w:ascii="Times New Roman" w:hAnsi="Times New Roman" w:cs="Times New Roman"/>
          <w:sz w:val="24"/>
          <w:szCs w:val="24"/>
        </w:rPr>
        <w:t xml:space="preserve"> otter-induced trophic cascade </w:t>
      </w:r>
      <w:r w:rsidR="00206F21">
        <w:rPr>
          <w:rFonts w:ascii="Times New Roman" w:hAnsi="Times New Roman" w:cs="Times New Roman"/>
          <w:sz w:val="24"/>
          <w:szCs w:val="24"/>
        </w:rPr>
        <w:t>explain</w:t>
      </w:r>
      <w:r w:rsidR="00EE3EE2">
        <w:rPr>
          <w:rFonts w:ascii="Times New Roman" w:hAnsi="Times New Roman" w:cs="Times New Roman"/>
          <w:sz w:val="24"/>
          <w:szCs w:val="24"/>
        </w:rPr>
        <w:t xml:space="preserve">ed changes in the nearshore community along the Washington coast initially, more recent years have seen a fundamental shift in </w:t>
      </w:r>
      <w:r w:rsidR="002730AC">
        <w:rPr>
          <w:rFonts w:ascii="Times New Roman" w:hAnsi="Times New Roman" w:cs="Times New Roman"/>
          <w:sz w:val="24"/>
          <w:szCs w:val="24"/>
        </w:rPr>
        <w:t xml:space="preserve">the invertebrate </w:t>
      </w:r>
      <w:r w:rsidR="00EE3EE2">
        <w:rPr>
          <w:rFonts w:ascii="Times New Roman" w:hAnsi="Times New Roman" w:cs="Times New Roman"/>
          <w:sz w:val="24"/>
          <w:szCs w:val="24"/>
        </w:rPr>
        <w:t>community dynamics that requires invoking additional environmental influences.</w:t>
      </w:r>
      <w:r w:rsidR="00BE6DBA">
        <w:rPr>
          <w:rFonts w:ascii="Times New Roman" w:hAnsi="Times New Roman" w:cs="Times New Roman"/>
          <w:sz w:val="24"/>
          <w:szCs w:val="24"/>
        </w:rPr>
        <w:t xml:space="preserve"> </w:t>
      </w:r>
      <w:r w:rsidR="00580D80">
        <w:rPr>
          <w:rFonts w:ascii="Times New Roman" w:hAnsi="Times New Roman" w:cs="Times New Roman"/>
          <w:sz w:val="24"/>
          <w:szCs w:val="24"/>
        </w:rPr>
        <w:t xml:space="preserve">Our ability to understand these dynamics is essential for proper management and conservation of coastal species, habitats, ecosystems and services, particularly in this area where maintaining high native biodiversity and keystone species populations are explicit management objectives </w:t>
      </w:r>
      <w:r w:rsidR="00580D80" w:rsidDel="006653E5">
        <w:rPr>
          <w:rFonts w:ascii="Times New Roman" w:hAnsi="Times New Roman" w:cs="Times New Roman"/>
          <w:sz w:val="24"/>
          <w:szCs w:val="24"/>
        </w:rPr>
        <w:fldChar w:fldCharType="begin"/>
      </w:r>
      <w:r w:rsidR="00580D80" w:rsidDel="006653E5">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sidR="00580D80" w:rsidDel="006653E5">
        <w:rPr>
          <w:rFonts w:ascii="Times New Roman" w:hAnsi="Times New Roman" w:cs="Times New Roman"/>
          <w:sz w:val="24"/>
          <w:szCs w:val="24"/>
        </w:rPr>
        <w:fldChar w:fldCharType="separate"/>
      </w:r>
      <w:r w:rsidR="00580D80" w:rsidDel="006653E5">
        <w:rPr>
          <w:rFonts w:ascii="Times New Roman" w:hAnsi="Times New Roman" w:cs="Times New Roman"/>
          <w:noProof/>
          <w:sz w:val="24"/>
          <w:szCs w:val="24"/>
        </w:rPr>
        <w:t>(Office of National Marine Sanctuaries 2008)</w:t>
      </w:r>
      <w:r w:rsidR="00580D80" w:rsidDel="006653E5">
        <w:rPr>
          <w:rFonts w:ascii="Times New Roman" w:hAnsi="Times New Roman" w:cs="Times New Roman"/>
          <w:sz w:val="24"/>
          <w:szCs w:val="24"/>
        </w:rPr>
        <w:fldChar w:fldCharType="end"/>
      </w:r>
      <w:r w:rsidR="00BE6DBA">
        <w:rPr>
          <w:rFonts w:ascii="Times New Roman" w:hAnsi="Times New Roman" w:cs="Times New Roman"/>
          <w:sz w:val="24"/>
          <w:szCs w:val="24"/>
        </w:rPr>
        <w:t>.</w:t>
      </w:r>
    </w:p>
    <w:p w14:paraId="667EAC29" w14:textId="77777777" w:rsidR="00EF6080" w:rsidRPr="00F346BB" w:rsidRDefault="00EF6080" w:rsidP="004A11B6">
      <w:pPr>
        <w:spacing w:line="480" w:lineRule="auto"/>
        <w:ind w:firstLine="720"/>
        <w:rPr>
          <w:rFonts w:ascii="Times New Roman" w:hAnsi="Times New Roman" w:cs="Times New Roman"/>
          <w:sz w:val="24"/>
          <w:szCs w:val="24"/>
        </w:rPr>
      </w:pPr>
    </w:p>
    <w:p w14:paraId="571E1572" w14:textId="0F0B3BF6" w:rsidR="00BE34AA" w:rsidRPr="00BE34AA" w:rsidRDefault="00BE34AA" w:rsidP="003E6C90">
      <w:pPr>
        <w:spacing w:before="240" w:after="0" w:line="480" w:lineRule="auto"/>
        <w:outlineLvl w:val="0"/>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3E6C90">
      <w:pPr>
        <w:spacing w:before="120" w:after="0" w:line="480" w:lineRule="auto"/>
        <w:outlineLvl w:val="0"/>
        <w:rPr>
          <w:rFonts w:ascii="Times New Roman" w:hAnsi="Times New Roman" w:cs="Times New Roman"/>
          <w:i/>
          <w:sz w:val="24"/>
          <w:szCs w:val="24"/>
        </w:rPr>
      </w:pPr>
      <w:r>
        <w:rPr>
          <w:rFonts w:ascii="Times New Roman" w:hAnsi="Times New Roman" w:cs="Times New Roman"/>
          <w:i/>
          <w:sz w:val="24"/>
          <w:szCs w:val="24"/>
        </w:rPr>
        <w:lastRenderedPageBreak/>
        <w:t>Study location</w:t>
      </w:r>
      <w:r w:rsidR="00260C9C">
        <w:rPr>
          <w:rFonts w:ascii="Times New Roman" w:hAnsi="Times New Roman" w:cs="Times New Roman"/>
          <w:i/>
          <w:sz w:val="24"/>
          <w:szCs w:val="24"/>
        </w:rPr>
        <w:t>s</w:t>
      </w:r>
    </w:p>
    <w:p w14:paraId="132DE42B" w14:textId="62E9A766" w:rsidR="0077345D" w:rsidRDefault="00435703" w:rsidP="0077345D">
      <w:pPr>
        <w:spacing w:after="0" w:line="480" w:lineRule="auto"/>
        <w:ind w:firstLine="720"/>
        <w:rPr>
          <w:rFonts w:ascii="Times New Roman" w:hAnsi="Times New Roman" w:cs="Times New Roman"/>
          <w:sz w:val="24"/>
          <w:szCs w:val="24"/>
        </w:rPr>
      </w:pPr>
      <w:r w:rsidDel="006653E5">
        <w:rPr>
          <w:rFonts w:ascii="Times New Roman" w:hAnsi="Times New Roman" w:cs="Times New Roman"/>
          <w:sz w:val="24"/>
          <w:szCs w:val="24"/>
        </w:rPr>
        <w:t xml:space="preserve">Our study </w:t>
      </w:r>
      <w:r>
        <w:rPr>
          <w:rFonts w:ascii="Times New Roman" w:hAnsi="Times New Roman" w:cs="Times New Roman"/>
          <w:sz w:val="24"/>
          <w:szCs w:val="24"/>
        </w:rPr>
        <w:t xml:space="preserve">region </w:t>
      </w:r>
      <w:r w:rsidDel="006653E5">
        <w:rPr>
          <w:rFonts w:ascii="Times New Roman" w:hAnsi="Times New Roman" w:cs="Times New Roman"/>
          <w:sz w:val="24"/>
          <w:szCs w:val="24"/>
        </w:rPr>
        <w:t>falls within the Olympic Coast National Marine Sanctuary (OCNMS, designated in 1994).</w:t>
      </w:r>
      <w:r w:rsidR="00C72B5B">
        <w:rPr>
          <w:rFonts w:ascii="Times New Roman" w:hAnsi="Times New Roman" w:cs="Times New Roman"/>
          <w:sz w:val="24"/>
          <w:szCs w:val="24"/>
        </w:rPr>
        <w:t xml:space="preserve"> Analyses are at both a large scale (sea otter abundance and kelp coverage for the entire coastwide region) and at finer scales (sea otter, kelp and invertebrate abundance by region and by site). </w:t>
      </w:r>
      <w:r w:rsidR="0077345D">
        <w:rPr>
          <w:rFonts w:ascii="Times New Roman" w:hAnsi="Times New Roman" w:cs="Times New Roman"/>
          <w:sz w:val="24"/>
          <w:szCs w:val="24"/>
        </w:rPr>
        <w:t xml:space="preserve">For the large-scale analysis, data for sea otters and total kelp canopy surface coverage were derived from long-term coastwide monitoring surveys conducted in most years. Below we describe these data sources and detail how we connect these coastwide surveys to provide sea otter and kelp abundance at our focal sites. </w:t>
      </w:r>
    </w:p>
    <w:p w14:paraId="64783EC2" w14:textId="217BED22" w:rsidR="0024088A" w:rsidRDefault="0077345D" w:rsidP="0077345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finer-scale analyses, w</w:t>
      </w:r>
      <w:r w:rsidR="00260C9C">
        <w:rPr>
          <w:rFonts w:ascii="Times New Roman" w:hAnsi="Times New Roman" w:cs="Times New Roman"/>
          <w:sz w:val="24"/>
          <w:szCs w:val="24"/>
        </w:rPr>
        <w:t xml:space="preserve">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w:t>
      </w:r>
      <w:r w:rsidR="00A31F8F">
        <w:rPr>
          <w:rFonts w:ascii="Times New Roman" w:hAnsi="Times New Roman" w:cs="Times New Roman"/>
          <w:sz w:val="24"/>
          <w:szCs w:val="24"/>
        </w:rPr>
        <w:t xml:space="preserve">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 xml:space="preserve">Most of the sites are on the outer coast, while </w:t>
      </w:r>
      <w:r w:rsidR="00F37A2C">
        <w:rPr>
          <w:rFonts w:ascii="Times New Roman" w:hAnsi="Times New Roman" w:cs="Times New Roman"/>
          <w:sz w:val="24"/>
          <w:szCs w:val="24"/>
        </w:rPr>
        <w:t>two</w:t>
      </w:r>
      <w:r w:rsidR="00F37A2C" w:rsidRPr="009721A7">
        <w:rPr>
          <w:rFonts w:ascii="Times New Roman" w:hAnsi="Times New Roman" w:cs="Times New Roman"/>
          <w:sz w:val="24"/>
          <w:szCs w:val="24"/>
        </w:rPr>
        <w:t xml:space="preserve"> sites, Chibadehl Rocks and Neah Bay</w:t>
      </w:r>
      <w:r w:rsidR="00F37A2C">
        <w:rPr>
          <w:rFonts w:ascii="Times New Roman" w:hAnsi="Times New Roman" w:cs="Times New Roman"/>
          <w:sz w:val="24"/>
          <w:szCs w:val="24"/>
        </w:rPr>
        <w:t>, are 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r w:rsidR="00F37A2C">
        <w:rPr>
          <w:rFonts w:ascii="Times New Roman" w:hAnsi="Times New Roman" w:cs="Times New Roman"/>
          <w:i/>
          <w:sz w:val="24"/>
          <w:szCs w:val="24"/>
        </w:rPr>
        <w:t>Nereocystis 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r w:rsidR="00F37A2C">
        <w:rPr>
          <w:rFonts w:ascii="Times New Roman" w:hAnsi="Times New Roman" w:cs="Times New Roman"/>
          <w:sz w:val="24"/>
          <w:szCs w:val="24"/>
        </w:rPr>
        <w:t xml:space="preserve"> and/or </w:t>
      </w:r>
      <w:r w:rsidR="00F37A2C" w:rsidRPr="00F542F8">
        <w:rPr>
          <w:rFonts w:ascii="Times New Roman" w:hAnsi="Times New Roman" w:cs="Times New Roman"/>
          <w:i/>
          <w:sz w:val="24"/>
          <w:szCs w:val="24"/>
        </w:rPr>
        <w:t>Macrocystis</w:t>
      </w:r>
      <w:r w:rsidR="00F37A2C">
        <w:rPr>
          <w:rFonts w:ascii="Times New Roman" w:hAnsi="Times New Roman" w:cs="Times New Roman"/>
          <w:i/>
          <w:sz w:val="24"/>
          <w:szCs w:val="24"/>
        </w:rPr>
        <w:t xml:space="preserve"> pyrifera</w:t>
      </w:r>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w:t>
      </w:r>
      <w:r w:rsidR="004A11B6">
        <w:rPr>
          <w:rFonts w:ascii="Times New Roman" w:hAnsi="Times New Roman" w:cs="Times New Roman"/>
          <w:sz w:val="24"/>
          <w:szCs w:val="24"/>
        </w:rPr>
        <w:t>,</w:t>
      </w:r>
      <w:r w:rsidR="00F37A2C">
        <w:rPr>
          <w:rFonts w:ascii="Times New Roman" w:hAnsi="Times New Roman" w:cs="Times New Roman"/>
          <w:sz w:val="24"/>
          <w:szCs w:val="24"/>
        </w:rPr>
        <w:t xml:space="preserve"> and coralline algae. </w:t>
      </w:r>
      <w:r w:rsidR="002730AC">
        <w:rPr>
          <w:rFonts w:ascii="Times New Roman" w:hAnsi="Times New Roman" w:cs="Times New Roman"/>
          <w:sz w:val="24"/>
          <w:szCs w:val="24"/>
        </w:rPr>
        <w:t xml:space="preserve">Canopy forming kelp </w:t>
      </w:r>
      <w:r w:rsidR="00F37A2C">
        <w:rPr>
          <w:rFonts w:ascii="Times New Roman" w:hAnsi="Times New Roman" w:cs="Times New Roman"/>
          <w:sz w:val="24"/>
          <w:szCs w:val="24"/>
        </w:rPr>
        <w:t xml:space="preserve">forests </w:t>
      </w:r>
      <w:r w:rsidR="00580D80">
        <w:rPr>
          <w:rFonts w:ascii="Times New Roman" w:hAnsi="Times New Roman" w:cs="Times New Roman"/>
          <w:sz w:val="24"/>
          <w:szCs w:val="24"/>
        </w:rPr>
        <w:t xml:space="preserve">generally </w:t>
      </w:r>
      <w:r w:rsidR="00F37A2C">
        <w:rPr>
          <w:rFonts w:ascii="Times New Roman" w:hAnsi="Times New Roman" w:cs="Times New Roman"/>
          <w:sz w:val="24"/>
          <w:szCs w:val="24"/>
        </w:rPr>
        <w:t xml:space="preserve">occupy depths of </w:t>
      </w:r>
      <w:r w:rsidR="00580D80">
        <w:rPr>
          <w:rFonts w:ascii="Times New Roman" w:hAnsi="Times New Roman" w:cs="Times New Roman"/>
          <w:sz w:val="24"/>
          <w:szCs w:val="24"/>
        </w:rPr>
        <w:t>≤</w:t>
      </w:r>
      <w:r w:rsidR="00F37A2C" w:rsidRPr="00B10915">
        <w:rPr>
          <w:rFonts w:ascii="Times New Roman" w:hAnsi="Times New Roman" w:cs="Times New Roman"/>
          <w:sz w:val="24"/>
          <w:szCs w:val="24"/>
        </w:rPr>
        <w:t>10 m</w:t>
      </w:r>
      <w:r w:rsidR="00F37A2C">
        <w:rPr>
          <w:rFonts w:ascii="Times New Roman" w:hAnsi="Times New Roman" w:cs="Times New Roman"/>
          <w:sz w:val="24"/>
          <w:szCs w:val="24"/>
        </w:rPr>
        <w:t xml:space="preserve"> in the OCNMS. Each site was surveyed for benthic invertebrates using SCUBA in 2015 (see methods below) and in at least two of three years</w:t>
      </w:r>
      <w:r w:rsidR="00CA12C2">
        <w:rPr>
          <w:rFonts w:ascii="Times New Roman" w:hAnsi="Times New Roman" w:cs="Times New Roman"/>
          <w:sz w:val="24"/>
          <w:szCs w:val="24"/>
        </w:rPr>
        <w:t xml:space="preserve"> </w:t>
      </w:r>
      <w:r w:rsidR="00580D80">
        <w:rPr>
          <w:rFonts w:ascii="Times New Roman" w:hAnsi="Times New Roman" w:cs="Times New Roman"/>
          <w:sz w:val="24"/>
          <w:szCs w:val="24"/>
        </w:rPr>
        <w:t xml:space="preserve">(1987, 1995 and 1999) that were surveyed by </w:t>
      </w:r>
      <w:r w:rsidR="00F37A2C">
        <w:rPr>
          <w:rFonts w:ascii="Times New Roman" w:hAnsi="Times New Roman" w:cs="Times New Roman"/>
          <w:sz w:val="24"/>
          <w:szCs w:val="24"/>
        </w:rPr>
        <w:t xml:space="preserve">Kvitek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655068">
        <w:rPr>
          <w:rFonts w:ascii="Times New Roman" w:hAnsi="Times New Roman" w:cs="Times New Roman"/>
          <w:sz w:val="24"/>
          <w:szCs w:val="24"/>
        </w:rPr>
        <w:instrText xml:space="preserve"> ADDIN EN.CITE </w:instrText>
      </w:r>
      <w:r w:rsidR="00655068">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655068">
        <w:rPr>
          <w:rFonts w:ascii="Times New Roman" w:hAnsi="Times New Roman" w:cs="Times New Roman"/>
          <w:sz w:val="24"/>
          <w:szCs w:val="24"/>
        </w:rPr>
        <w:instrText xml:space="preserve"> ADDIN EN.CITE.DATA </w:instrText>
      </w:r>
      <w:r w:rsidR="00655068">
        <w:rPr>
          <w:rFonts w:ascii="Times New Roman" w:hAnsi="Times New Roman" w:cs="Times New Roman"/>
          <w:sz w:val="24"/>
          <w:szCs w:val="24"/>
        </w:rPr>
      </w:r>
      <w:r w:rsidR="00655068">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655068">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 xml:space="preserve">whit Head, Rock 305, Cape Johnson, Cape Alava, Anderson Point, and Neah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w:t>
      </w:r>
      <w:r w:rsidR="0024088A">
        <w:rPr>
          <w:rFonts w:ascii="Times New Roman" w:hAnsi="Times New Roman" w:cs="Times New Roman"/>
          <w:sz w:val="24"/>
          <w:szCs w:val="24"/>
        </w:rPr>
        <w:t xml:space="preserve"> These ten sites were also located within the </w:t>
      </w:r>
      <w:r w:rsidR="00037C85">
        <w:rPr>
          <w:rFonts w:ascii="Times New Roman" w:hAnsi="Times New Roman" w:cs="Times New Roman"/>
          <w:sz w:val="24"/>
          <w:szCs w:val="24"/>
        </w:rPr>
        <w:t xml:space="preserve">range of </w:t>
      </w:r>
      <w:r w:rsidR="0024088A">
        <w:rPr>
          <w:rFonts w:ascii="Times New Roman" w:hAnsi="Times New Roman" w:cs="Times New Roman"/>
          <w:sz w:val="24"/>
          <w:szCs w:val="24"/>
        </w:rPr>
        <w:t>coastwide survey</w:t>
      </w:r>
      <w:r w:rsidR="00037C85">
        <w:rPr>
          <w:rFonts w:ascii="Times New Roman" w:hAnsi="Times New Roman" w:cs="Times New Roman"/>
          <w:sz w:val="24"/>
          <w:szCs w:val="24"/>
        </w:rPr>
        <w:t>s</w:t>
      </w:r>
      <w:r w:rsidR="0024088A">
        <w:rPr>
          <w:rFonts w:ascii="Times New Roman" w:hAnsi="Times New Roman" w:cs="Times New Roman"/>
          <w:sz w:val="24"/>
          <w:szCs w:val="24"/>
        </w:rPr>
        <w:t xml:space="preserve"> for sea otters and kelp canopies, mentioned above.</w:t>
      </w:r>
    </w:p>
    <w:p w14:paraId="3A66B52E" w14:textId="02BAB6DB" w:rsidR="00863D60" w:rsidRDefault="001E05ED" w:rsidP="0077345D">
      <w:pPr>
        <w:spacing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For </w:t>
      </w:r>
      <w:r w:rsidR="0077345D">
        <w:rPr>
          <w:rFonts w:ascii="Times New Roman" w:hAnsi="Times New Roman" w:cs="Times New Roman"/>
          <w:color w:val="151518"/>
          <w:sz w:val="24"/>
          <w:szCs w:val="24"/>
        </w:rPr>
        <w:t>regional comparisons</w:t>
      </w:r>
      <w:r>
        <w:rPr>
          <w:rFonts w:ascii="Times New Roman" w:hAnsi="Times New Roman" w:cs="Times New Roman"/>
          <w:color w:val="151518"/>
          <w:sz w:val="24"/>
          <w:szCs w:val="24"/>
        </w:rPr>
        <w:t xml:space="preserve">, we divided </w:t>
      </w:r>
      <w:r w:rsidR="0077345D">
        <w:rPr>
          <w:rFonts w:ascii="Times New Roman" w:hAnsi="Times New Roman" w:cs="Times New Roman"/>
          <w:color w:val="151518"/>
          <w:sz w:val="24"/>
          <w:szCs w:val="24"/>
        </w:rPr>
        <w:t>the</w:t>
      </w:r>
      <w:r w:rsidR="0024088A">
        <w:rPr>
          <w:rFonts w:ascii="Times New Roman" w:hAnsi="Times New Roman" w:cs="Times New Roman"/>
          <w:color w:val="151518"/>
          <w:sz w:val="24"/>
          <w:szCs w:val="24"/>
        </w:rPr>
        <w:t xml:space="preserve"> ten</w:t>
      </w:r>
      <w:r w:rsidR="0077345D">
        <w:rPr>
          <w:rFonts w:ascii="Times New Roman" w:hAnsi="Times New Roman" w:cs="Times New Roman"/>
          <w:color w:val="151518"/>
          <w:sz w:val="24"/>
          <w:szCs w:val="24"/>
        </w:rPr>
        <w:t xml:space="preserve"> </w:t>
      </w:r>
      <w:r>
        <w:rPr>
          <w:rFonts w:ascii="Times New Roman" w:hAnsi="Times New Roman" w:cs="Times New Roman"/>
          <w:color w:val="151518"/>
          <w:sz w:val="24"/>
          <w:szCs w:val="24"/>
        </w:rPr>
        <w:t xml:space="preserve">sites into three geographic groupings: Northern (Neah Bay, Chibadehl Rocks, and Tatoosh Island), Central (Andersen Point, Point of the Arches, and Cape Alava) and Southern (Rock 305, Cape Johnson, Teahwhit Head, and Destruction Island). These groupings </w:t>
      </w:r>
      <w:r w:rsidR="00AC152A">
        <w:rPr>
          <w:rFonts w:ascii="Times New Roman" w:hAnsi="Times New Roman" w:cs="Times New Roman"/>
          <w:color w:val="151518"/>
          <w:sz w:val="24"/>
          <w:szCs w:val="24"/>
        </w:rPr>
        <w:t>approximately reflect</w:t>
      </w:r>
      <w:r>
        <w:rPr>
          <w:rFonts w:ascii="Times New Roman" w:hAnsi="Times New Roman" w:cs="Times New Roman"/>
          <w:color w:val="151518"/>
          <w:sz w:val="24"/>
          <w:szCs w:val="24"/>
        </w:rPr>
        <w:t xml:space="preserve"> the areas used to describe sea otter </w:t>
      </w:r>
      <w:r>
        <w:rPr>
          <w:rFonts w:ascii="Times New Roman" w:hAnsi="Times New Roman" w:cs="Times New Roman"/>
          <w:color w:val="151518"/>
          <w:sz w:val="24"/>
          <w:szCs w:val="24"/>
        </w:rPr>
        <w:lastRenderedPageBreak/>
        <w:t xml:space="preserve">trends </w:t>
      </w:r>
      <w:r w:rsidR="00AC152A">
        <w:rPr>
          <w:rFonts w:ascii="Times New Roman" w:hAnsi="Times New Roman" w:cs="Times New Roman"/>
          <w:color w:val="151518"/>
          <w:sz w:val="24"/>
          <w:szCs w:val="24"/>
        </w:rPr>
        <w:t xml:space="preserve">within OCNMS </w:t>
      </w:r>
      <w:r>
        <w:rPr>
          <w:rFonts w:ascii="Times New Roman" w:hAnsi="Times New Roman" w:cs="Times New Roman"/>
          <w:color w:val="151518"/>
          <w:sz w:val="24"/>
          <w:szCs w:val="24"/>
        </w:rPr>
        <w:t>historically (</w:t>
      </w:r>
      <w:r w:rsidR="00331DFA">
        <w:rPr>
          <w:rFonts w:ascii="Times New Roman" w:hAnsi="Times New Roman" w:cs="Times New Roman"/>
          <w:color w:val="151518"/>
          <w:sz w:val="24"/>
          <w:szCs w:val="24"/>
        </w:rPr>
        <w:t>Lan</w:t>
      </w:r>
      <w:r w:rsidR="00AC152A">
        <w:rPr>
          <w:rFonts w:ascii="Times New Roman" w:hAnsi="Times New Roman" w:cs="Times New Roman"/>
          <w:color w:val="151518"/>
          <w:sz w:val="24"/>
          <w:szCs w:val="24"/>
        </w:rPr>
        <w:t>ce et al. 2004</w:t>
      </w:r>
      <w:r>
        <w:rPr>
          <w:rFonts w:ascii="Times New Roman" w:hAnsi="Times New Roman" w:cs="Times New Roman"/>
          <w:color w:val="151518"/>
          <w:sz w:val="24"/>
          <w:szCs w:val="24"/>
        </w:rPr>
        <w:t>) and reflect geographic pattern</w:t>
      </w:r>
      <w:r w:rsidR="0024088A">
        <w:rPr>
          <w:rFonts w:ascii="Times New Roman" w:hAnsi="Times New Roman" w:cs="Times New Roman"/>
          <w:color w:val="151518"/>
          <w:sz w:val="24"/>
          <w:szCs w:val="24"/>
        </w:rPr>
        <w:t>s</w:t>
      </w:r>
      <w:r>
        <w:rPr>
          <w:rFonts w:ascii="Times New Roman" w:hAnsi="Times New Roman" w:cs="Times New Roman"/>
          <w:color w:val="151518"/>
          <w:sz w:val="24"/>
          <w:szCs w:val="24"/>
        </w:rPr>
        <w:t xml:space="preserve"> in kelp and </w:t>
      </w:r>
      <w:r w:rsidR="00863D60">
        <w:rPr>
          <w:rFonts w:ascii="Times New Roman" w:hAnsi="Times New Roman" w:cs="Times New Roman"/>
          <w:color w:val="151518"/>
          <w:sz w:val="24"/>
          <w:szCs w:val="24"/>
        </w:rPr>
        <w:t>sea otter trend</w:t>
      </w:r>
      <w:r w:rsidR="0024088A">
        <w:rPr>
          <w:rFonts w:ascii="Times New Roman" w:hAnsi="Times New Roman" w:cs="Times New Roman"/>
          <w:color w:val="151518"/>
          <w:sz w:val="24"/>
          <w:szCs w:val="24"/>
        </w:rPr>
        <w:t>s</w:t>
      </w:r>
      <w:r w:rsidR="00863D60">
        <w:rPr>
          <w:rFonts w:ascii="Times New Roman" w:hAnsi="Times New Roman" w:cs="Times New Roman"/>
          <w:color w:val="151518"/>
          <w:sz w:val="24"/>
          <w:szCs w:val="24"/>
        </w:rPr>
        <w:t xml:space="preserve"> (see Results). We also use these grouping to avoid pseu</w:t>
      </w:r>
      <w:r w:rsidR="00264EBD">
        <w:rPr>
          <w:rFonts w:ascii="Times New Roman" w:hAnsi="Times New Roman" w:cs="Times New Roman"/>
          <w:color w:val="151518"/>
          <w:sz w:val="24"/>
          <w:szCs w:val="24"/>
        </w:rPr>
        <w:t>d</w:t>
      </w:r>
      <w:r w:rsidR="00863D60">
        <w:rPr>
          <w:rFonts w:ascii="Times New Roman" w:hAnsi="Times New Roman" w:cs="Times New Roman"/>
          <w:color w:val="151518"/>
          <w:sz w:val="24"/>
          <w:szCs w:val="24"/>
        </w:rPr>
        <w:t xml:space="preserve">o-replication </w:t>
      </w:r>
      <w:r w:rsidR="004563B1">
        <w:rPr>
          <w:rFonts w:ascii="Times New Roman" w:hAnsi="Times New Roman" w:cs="Times New Roman"/>
          <w:color w:val="151518"/>
          <w:sz w:val="24"/>
          <w:szCs w:val="24"/>
        </w:rPr>
        <w:t xml:space="preserve">in </w:t>
      </w:r>
      <w:r w:rsidR="00AC152A">
        <w:rPr>
          <w:rFonts w:ascii="Times New Roman" w:hAnsi="Times New Roman" w:cs="Times New Roman"/>
          <w:color w:val="151518"/>
          <w:sz w:val="24"/>
          <w:szCs w:val="24"/>
        </w:rPr>
        <w:t xml:space="preserve">statistical </w:t>
      </w:r>
      <w:r w:rsidR="004563B1">
        <w:rPr>
          <w:rFonts w:ascii="Times New Roman" w:hAnsi="Times New Roman" w:cs="Times New Roman"/>
          <w:color w:val="151518"/>
          <w:sz w:val="24"/>
          <w:szCs w:val="24"/>
        </w:rPr>
        <w:t>analyses</w:t>
      </w:r>
      <w:r w:rsidR="00264EBD">
        <w:rPr>
          <w:rFonts w:ascii="Times New Roman" w:hAnsi="Times New Roman" w:cs="Times New Roman"/>
          <w:color w:val="151518"/>
          <w:sz w:val="24"/>
          <w:szCs w:val="24"/>
        </w:rPr>
        <w:t xml:space="preserve"> </w:t>
      </w:r>
      <w:r w:rsidR="00863D60">
        <w:rPr>
          <w:rFonts w:ascii="Times New Roman" w:hAnsi="Times New Roman" w:cs="Times New Roman"/>
          <w:color w:val="151518"/>
          <w:sz w:val="24"/>
          <w:szCs w:val="24"/>
        </w:rPr>
        <w:t>and to allow for regional difference in biological relationships.</w:t>
      </w:r>
    </w:p>
    <w:p w14:paraId="1CB888E3" w14:textId="35990EB8" w:rsidR="007A3631" w:rsidRDefault="007A3631" w:rsidP="0077345D">
      <w:pPr>
        <w:spacing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Finally, we calculated an exposure metric for each site to </w:t>
      </w:r>
      <w:r w:rsidR="00EF6080">
        <w:rPr>
          <w:rFonts w:ascii="Times New Roman" w:hAnsi="Times New Roman" w:cs="Times New Roman"/>
          <w:color w:val="151518"/>
          <w:sz w:val="24"/>
          <w:szCs w:val="24"/>
        </w:rPr>
        <w:t xml:space="preserve">use as an explanatory variable in statistical mocels </w:t>
      </w:r>
      <w:r>
        <w:rPr>
          <w:rFonts w:ascii="Times New Roman" w:hAnsi="Times New Roman" w:cs="Times New Roman"/>
          <w:color w:val="151518"/>
          <w:sz w:val="24"/>
          <w:szCs w:val="24"/>
        </w:rPr>
        <w:t>[</w:t>
      </w:r>
      <w:r w:rsidRPr="00EF6080">
        <w:rPr>
          <w:rFonts w:ascii="Times New Roman" w:hAnsi="Times New Roman" w:cs="Times New Roman"/>
          <w:color w:val="151518"/>
          <w:sz w:val="24"/>
          <w:szCs w:val="24"/>
          <w:highlight w:val="yellow"/>
        </w:rPr>
        <w:t>BLAKE INSERT METHODS HERE FOR ANALYSES</w:t>
      </w:r>
      <w:r>
        <w:rPr>
          <w:rFonts w:ascii="Times New Roman" w:hAnsi="Times New Roman" w:cs="Times New Roman"/>
          <w:color w:val="151518"/>
          <w:sz w:val="24"/>
          <w:szCs w:val="24"/>
        </w:rPr>
        <w:t xml:space="preserve">] </w:t>
      </w:r>
    </w:p>
    <w:p w14:paraId="5F312986" w14:textId="77777777" w:rsidR="007A3631" w:rsidRDefault="007A3631" w:rsidP="0077345D">
      <w:pPr>
        <w:spacing w:after="0" w:line="480" w:lineRule="auto"/>
        <w:ind w:firstLine="720"/>
        <w:rPr>
          <w:rFonts w:ascii="Times New Roman" w:hAnsi="Times New Roman" w:cs="Times New Roman"/>
          <w:color w:val="151518"/>
          <w:sz w:val="24"/>
          <w:szCs w:val="24"/>
        </w:rPr>
      </w:pPr>
    </w:p>
    <w:p w14:paraId="3BB9099A" w14:textId="0ABB2290" w:rsidR="000F51AE" w:rsidRPr="00863D60" w:rsidRDefault="000F51AE" w:rsidP="003E6C90">
      <w:pPr>
        <w:spacing w:before="120" w:after="0" w:line="480" w:lineRule="auto"/>
        <w:outlineLvl w:val="0"/>
        <w:rPr>
          <w:rFonts w:ascii="Times New Roman" w:hAnsi="Times New Roman" w:cs="Times New Roman"/>
          <w:color w:val="151518"/>
          <w:sz w:val="24"/>
          <w:szCs w:val="24"/>
        </w:rPr>
      </w:pPr>
      <w:r w:rsidRPr="00075CE5">
        <w:rPr>
          <w:rFonts w:ascii="Times New Roman" w:hAnsi="Times New Roman" w:cs="Times New Roman"/>
          <w:i/>
          <w:sz w:val="24"/>
          <w:szCs w:val="24"/>
        </w:rPr>
        <w:t>Sea otter abundance and distribution</w:t>
      </w:r>
    </w:p>
    <w:p w14:paraId="44B23BDA" w14:textId="35491FA8" w:rsidR="000F51AE" w:rsidRPr="00BE38E3" w:rsidRDefault="000F51AE" w:rsidP="00B10915">
      <w:pPr>
        <w:widowControl w:val="0"/>
        <w:autoSpaceDE w:val="0"/>
        <w:autoSpaceDN w:val="0"/>
        <w:adjustRightInd w:val="0"/>
        <w:spacing w:after="0" w:line="480" w:lineRule="auto"/>
        <w:ind w:firstLine="720"/>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00264EBD">
        <w:rPr>
          <w:rFonts w:ascii="Times New Roman" w:hAnsi="Times New Roman" w:cs="Times New Roman"/>
          <w:sz w:val="24"/>
          <w:szCs w:val="24"/>
        </w:rPr>
        <w:t xml:space="preserve"> </w:t>
      </w:r>
      <w:r w:rsidR="00264EBD">
        <w:rPr>
          <w:rFonts w:ascii="Times New Roman" w:hAnsi="Times New Roman" w:cs="Times New Roman"/>
          <w:sz w:val="24"/>
          <w:szCs w:val="24"/>
        </w:rPr>
        <w:fldChar w:fldCharType="begin"/>
      </w:r>
      <w:r w:rsidR="00264EBD">
        <w:rPr>
          <w:rFonts w:ascii="Times New Roman" w:hAnsi="Times New Roman" w:cs="Times New Roman"/>
          <w:sz w:val="24"/>
          <w:szCs w:val="24"/>
        </w:rPr>
        <w:instrText xml:space="preserve"> ADDIN EN.CITE &lt;EndNote&gt;&lt;Cite&gt;&lt;Author&gt;Lance&lt;/Author&gt;&lt;Year&gt;2004&lt;/Year&gt;&lt;RecNum&gt;2456&lt;/RecNum&gt;&lt;Prefix&gt;see e.g. &lt;/Prefix&gt;&lt;DisplayText&gt;(see e.g. Lance et al. 2004, Jeffries and Jameson 2014)&lt;/DisplayText&gt;&lt;record&gt;&lt;rec-number&gt;2456&lt;/rec-number&gt;&lt;foreign-keys&gt;&lt;key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Cite&gt;&lt;Author&gt;Jeffries&lt;/Author&gt;&lt;Year&gt;2014&lt;/Year&gt;&lt;RecNum&gt;2457&lt;/RecNum&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264EBD">
        <w:rPr>
          <w:rFonts w:ascii="Times New Roman" w:hAnsi="Times New Roman" w:cs="Times New Roman"/>
          <w:sz w:val="24"/>
          <w:szCs w:val="24"/>
        </w:rPr>
        <w:fldChar w:fldCharType="separate"/>
      </w:r>
      <w:r w:rsidR="00264EBD">
        <w:rPr>
          <w:rFonts w:ascii="Times New Roman" w:hAnsi="Times New Roman" w:cs="Times New Roman"/>
          <w:noProof/>
          <w:sz w:val="24"/>
          <w:szCs w:val="24"/>
        </w:rPr>
        <w:t>(see e.g. Lance et al. 2004, Jeffries and Jameson 2014)</w:t>
      </w:r>
      <w:r w:rsidR="00264EBD">
        <w:rPr>
          <w:rFonts w:ascii="Times New Roman" w:hAnsi="Times New Roman" w:cs="Times New Roman"/>
          <w:sz w:val="24"/>
          <w:szCs w:val="24"/>
        </w:rPr>
        <w:fldChar w:fldCharType="end"/>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sidR="002730AC">
        <w:rPr>
          <w:rFonts w:ascii="Times New Roman" w:hAnsi="Times New Roman" w:cs="Times New Roman"/>
          <w:sz w:val="24"/>
          <w:szCs w:val="24"/>
        </w:rPr>
        <w:t>S</w:t>
      </w:r>
      <w:r>
        <w:rPr>
          <w:rFonts w:ascii="Times New Roman" w:hAnsi="Times New Roman" w:cs="Times New Roman"/>
          <w:sz w:val="24"/>
          <w:szCs w:val="24"/>
        </w:rPr>
        <w:t xml:space="preserve">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 xml:space="preserve">reflect summer distribution and abundance </w:t>
      </w:r>
      <w:r w:rsidR="00264EBD">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sidR="00264EBD">
        <w:rPr>
          <w:rFonts w:ascii="Times New Roman" w:hAnsi="Times New Roman" w:cs="Times New Roman"/>
          <w:sz w:val="24"/>
          <w:szCs w:val="24"/>
        </w:rPr>
        <w:instrText xml:space="preserve"> ADDIN EN.CITE </w:instrText>
      </w:r>
      <w:r w:rsidR="00264EBD">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sidR="00264EBD">
        <w:rPr>
          <w:rFonts w:ascii="Times New Roman" w:hAnsi="Times New Roman" w:cs="Times New Roman"/>
          <w:sz w:val="24"/>
          <w:szCs w:val="24"/>
        </w:rPr>
        <w:instrText xml:space="preserve"> ADDIN EN.CITE.DATA </w:instrText>
      </w:r>
      <w:r w:rsidR="00264EBD">
        <w:rPr>
          <w:rFonts w:ascii="Times New Roman" w:hAnsi="Times New Roman" w:cs="Times New Roman"/>
          <w:sz w:val="24"/>
          <w:szCs w:val="24"/>
        </w:rPr>
      </w:r>
      <w:r w:rsidR="00264EBD">
        <w:rPr>
          <w:rFonts w:ascii="Times New Roman" w:hAnsi="Times New Roman" w:cs="Times New Roman"/>
          <w:sz w:val="24"/>
          <w:szCs w:val="24"/>
        </w:rPr>
        <w:fldChar w:fldCharType="end"/>
      </w:r>
      <w:r w:rsidR="00264EBD">
        <w:rPr>
          <w:rFonts w:ascii="Times New Roman" w:hAnsi="Times New Roman" w:cs="Times New Roman"/>
          <w:sz w:val="24"/>
          <w:szCs w:val="24"/>
        </w:rPr>
      </w:r>
      <w:r w:rsidR="00264EBD">
        <w:rPr>
          <w:rFonts w:ascii="Times New Roman" w:hAnsi="Times New Roman" w:cs="Times New Roman"/>
          <w:sz w:val="24"/>
          <w:szCs w:val="24"/>
        </w:rPr>
        <w:fldChar w:fldCharType="separate"/>
      </w:r>
      <w:r w:rsidR="00264EBD">
        <w:rPr>
          <w:rFonts w:ascii="Times New Roman" w:hAnsi="Times New Roman" w:cs="Times New Roman"/>
          <w:noProof/>
          <w:sz w:val="24"/>
          <w:szCs w:val="24"/>
        </w:rPr>
        <w:t>(Laidre et al. 2009)</w:t>
      </w:r>
      <w:r w:rsidR="00264EBD">
        <w:rPr>
          <w:rFonts w:ascii="Times New Roman" w:hAnsi="Times New Roman" w:cs="Times New Roman"/>
          <w:sz w:val="24"/>
          <w:szCs w:val="24"/>
        </w:rPr>
        <w:fldChar w:fldCharType="end"/>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sidR="004563B1">
        <w:rPr>
          <w:rFonts w:ascii="Times New Roman" w:hAnsi="Times New Roman" w:cs="Times New Roman"/>
          <w:sz w:val="24"/>
          <w:szCs w:val="24"/>
        </w:rPr>
        <w:t>.</w:t>
      </w:r>
      <w:r>
        <w:rPr>
          <w:rFonts w:ascii="Times New Roman" w:hAnsi="Times New Roman" w:cs="Times New Roman"/>
          <w:sz w:val="24"/>
          <w:szCs w:val="24"/>
        </w:rPr>
        <w:t xml:space="preserve"> </w:t>
      </w:r>
      <w:r w:rsidR="004563B1">
        <w:rPr>
          <w:rFonts w:ascii="Times New Roman" w:hAnsi="Times New Roman" w:cs="Times New Roman"/>
          <w:sz w:val="24"/>
          <w:szCs w:val="24"/>
        </w:rPr>
        <w:t>Available</w:t>
      </w:r>
      <w:r w:rsidRPr="00F207C9">
        <w:rPr>
          <w:rFonts w:ascii="Times New Roman" w:hAnsi="Times New Roman" w:cs="Times New Roman"/>
          <w:sz w:val="24"/>
          <w:szCs w:val="24"/>
        </w:rPr>
        <w:t xml:space="preserve">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004563B1">
        <w:rPr>
          <w:rFonts w:ascii="Times New Roman" w:hAnsi="Times New Roman" w:cs="Times New Roman"/>
          <w:sz w:val="24"/>
          <w:szCs w:val="24"/>
        </w:rPr>
        <w:t>, but information on seasonal patterns is notably uncertain.</w:t>
      </w:r>
    </w:p>
    <w:p w14:paraId="04AEEB0C" w14:textId="5389381A" w:rsidR="000F51AE" w:rsidRPr="00ED4AD3" w:rsidRDefault="000F51AE" w:rsidP="000F51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generated a smooth </w:t>
      </w:r>
      <w:r w:rsidRPr="00F207C9">
        <w:rPr>
          <w:rFonts w:ascii="Times New Roman" w:hAnsi="Times New Roman" w:cs="Times New Roman"/>
          <w:sz w:val="24"/>
          <w:szCs w:val="24"/>
        </w:rPr>
        <w:t xml:space="preserve">density of otters along the coastline </w:t>
      </w:r>
      <w:r>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Pr>
          <w:rFonts w:ascii="Times New Roman" w:hAnsi="Times New Roman" w:cs="Times New Roman"/>
          <w:sz w:val="24"/>
          <w:szCs w:val="24"/>
        </w:rPr>
        <w:t xml:space="preserve">of </w:t>
      </w:r>
      <w:r>
        <w:rPr>
          <w:rFonts w:ascii="Times New Roman" w:hAnsi="Times New Roman" w:cs="Times New Roman"/>
          <w:sz w:val="24"/>
          <w:szCs w:val="24"/>
        </w:rPr>
        <w:lastRenderedPageBreak/>
        <w:t xml:space="preserve">Normal (Gaussian) </w:t>
      </w:r>
      <w:r w:rsidRPr="00F207C9">
        <w:rPr>
          <w:rFonts w:ascii="Times New Roman" w:hAnsi="Times New Roman" w:cs="Times New Roman"/>
          <w:sz w:val="24"/>
          <w:szCs w:val="24"/>
        </w:rPr>
        <w:t>distribution</w:t>
      </w:r>
      <w:r>
        <w:rPr>
          <w:rFonts w:ascii="Times New Roman" w:hAnsi="Times New Roman" w:cs="Times New Roman"/>
          <w:sz w:val="24"/>
          <w:szCs w:val="24"/>
        </w:rPr>
        <w:t xml:space="preserve">s. Specifically, we </w:t>
      </w:r>
      <w:r w:rsidRPr="00F207C9">
        <w:rPr>
          <w:rFonts w:ascii="Times New Roman" w:hAnsi="Times New Roman" w:cs="Times New Roman"/>
          <w:sz w:val="24"/>
          <w:szCs w:val="24"/>
        </w:rPr>
        <w:t>plac</w:t>
      </w:r>
      <w:r>
        <w:rPr>
          <w:rFonts w:ascii="Times New Roman" w:hAnsi="Times New Roman" w:cs="Times New Roman"/>
          <w:sz w:val="24"/>
          <w:szCs w:val="24"/>
        </w:rPr>
        <w:t>ed</w:t>
      </w:r>
      <w:r w:rsidRPr="00F207C9">
        <w:rPr>
          <w:rFonts w:ascii="Times New Roman" w:hAnsi="Times New Roman" w:cs="Times New Roman"/>
          <w:sz w:val="24"/>
          <w:szCs w:val="24"/>
        </w:rPr>
        <w:t xml:space="preserve"> a </w:t>
      </w:r>
      <w:r>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00655068">
        <w:rPr>
          <w:rFonts w:ascii="Times New Roman" w:hAnsi="Times New Roman" w:cs="Times New Roman"/>
          <w:color w:val="151518"/>
          <w:sz w:val="24"/>
          <w:szCs w:val="24"/>
          <w:highlight w:val="yellow"/>
        </w:rPr>
        <w:instrText xml:space="preserve"> ADDIN EN.CITE </w:instrText>
      </w:r>
      <w:r w:rsidR="00655068">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00655068">
        <w:rPr>
          <w:rFonts w:ascii="Times New Roman" w:hAnsi="Times New Roman" w:cs="Times New Roman"/>
          <w:color w:val="151518"/>
          <w:sz w:val="24"/>
          <w:szCs w:val="24"/>
          <w:highlight w:val="yellow"/>
        </w:rPr>
        <w:instrText xml:space="preserve"> ADDIN EN.CITE.DATA </w:instrText>
      </w:r>
      <w:r w:rsidR="00655068">
        <w:rPr>
          <w:rFonts w:ascii="Times New Roman" w:hAnsi="Times New Roman" w:cs="Times New Roman"/>
          <w:color w:val="151518"/>
          <w:sz w:val="24"/>
          <w:szCs w:val="24"/>
          <w:highlight w:val="yellow"/>
        </w:rPr>
      </w:r>
      <w:r w:rsidR="00655068">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00655068">
        <w:rPr>
          <w:rFonts w:ascii="Times New Roman" w:hAnsi="Times New Roman" w:cs="Times New Roman"/>
          <w:noProof/>
          <w:color w:val="151518"/>
          <w:sz w:val="24"/>
          <w:szCs w:val="24"/>
          <w:highlight w:val="yellow"/>
        </w:rPr>
        <w:t>(</w:t>
      </w:r>
      <w:r w:rsidR="00655068" w:rsidRPr="0024088A">
        <w:rPr>
          <w:rFonts w:ascii="Times New Roman" w:hAnsi="Times New Roman" w:cs="Times New Roman"/>
          <w:i/>
          <w:noProof/>
          <w:color w:val="151518"/>
          <w:sz w:val="24"/>
          <w:szCs w:val="24"/>
          <w:highlight w:val="yellow"/>
          <w:rPrChange w:id="25" w:author="Chris Harvey" w:date="2017-11-24T17:50:00Z">
            <w:rPr>
              <w:rFonts w:ascii="Times New Roman" w:hAnsi="Times New Roman" w:cs="Times New Roman"/>
              <w:noProof/>
              <w:color w:val="151518"/>
              <w:sz w:val="24"/>
              <w:szCs w:val="24"/>
              <w:highlight w:val="yellow"/>
            </w:rPr>
          </w:rPrChange>
        </w:rPr>
        <w:t>h</w:t>
      </w:r>
      <w:r w:rsidR="00655068">
        <w:rPr>
          <w:rFonts w:ascii="Times New Roman" w:hAnsi="Times New Roman" w:cs="Times New Roman"/>
          <w:noProof/>
          <w:color w:val="151518"/>
          <w:sz w:val="24"/>
          <w:szCs w:val="24"/>
          <w:highlight w:val="yellow"/>
        </w:rPr>
        <w:t xml:space="preserve"> = 10.2; Laidre et al. 2009)</w:t>
      </w:r>
      <w:r w:rsidRPr="006B7F85">
        <w:rPr>
          <w:rFonts w:ascii="Times New Roman" w:hAnsi="Times New Roman" w:cs="Times New Roman"/>
          <w:color w:val="151518"/>
          <w:sz w:val="24"/>
          <w:szCs w:val="24"/>
          <w:highlight w:val="yellow"/>
        </w:rPr>
        <w:fldChar w:fldCharType="end"/>
      </w:r>
      <w:commentRangeStart w:id="26"/>
      <w:r w:rsidRPr="00F207C9">
        <w:rPr>
          <w:rFonts w:ascii="Times New Roman" w:hAnsi="Times New Roman" w:cs="Times New Roman"/>
          <w:color w:val="151518"/>
          <w:sz w:val="24"/>
          <w:szCs w:val="24"/>
        </w:rPr>
        <w:t>.</w:t>
      </w:r>
      <w:commentRangeEnd w:id="26"/>
      <w:r>
        <w:rPr>
          <w:rStyle w:val="CommentReference"/>
        </w:rPr>
        <w:commentReference w:id="26"/>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r w:rsidRPr="00F207C9">
        <w:rPr>
          <w:rFonts w:ascii="Times New Roman" w:hAnsi="Times New Roman" w:cs="Times New Roman"/>
          <w:i/>
          <w:color w:val="151518"/>
          <w:sz w:val="24"/>
          <w:szCs w:val="24"/>
        </w:rPr>
        <w:t>i</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27"/>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w:t>
      </w:r>
      <w:del w:id="28" w:author="Chris Harvey" w:date="2017-11-24T17:00:00Z">
        <w:r w:rsidRPr="00F207C9" w:rsidDel="00C92335">
          <w:rPr>
            <w:rFonts w:ascii="Times New Roman" w:hAnsi="Times New Roman" w:cs="Times New Roman"/>
            <w:color w:val="151518"/>
            <w:sz w:val="24"/>
            <w:szCs w:val="24"/>
          </w:rPr>
          <w:delText>during the survey</w:delText>
        </w:r>
      </w:del>
      <w:ins w:id="29" w:author="Chris Harvey" w:date="2017-11-24T17:00:00Z">
        <w:r w:rsidR="00C92335">
          <w:rPr>
            <w:rFonts w:ascii="Times New Roman" w:hAnsi="Times New Roman" w:cs="Times New Roman"/>
            <w:color w:val="151518"/>
            <w:sz w:val="24"/>
            <w:szCs w:val="24"/>
          </w:rPr>
          <w:t xml:space="preserve">at location </w:t>
        </w:r>
        <w:r w:rsidR="00C92335" w:rsidRPr="00C92335">
          <w:rPr>
            <w:rFonts w:ascii="Times New Roman" w:hAnsi="Times New Roman" w:cs="Times New Roman"/>
            <w:i/>
            <w:color w:val="151518"/>
            <w:sz w:val="24"/>
            <w:szCs w:val="24"/>
            <w:rPrChange w:id="30" w:author="Chris Harvey" w:date="2017-11-24T17:00:00Z">
              <w:rPr>
                <w:rFonts w:ascii="Times New Roman" w:hAnsi="Times New Roman" w:cs="Times New Roman"/>
                <w:color w:val="151518"/>
                <w:sz w:val="24"/>
                <w:szCs w:val="24"/>
              </w:rPr>
            </w:rPrChange>
          </w:rPr>
          <w:t>i</w:t>
        </w:r>
      </w:ins>
      <w:r w:rsidRPr="00F207C9">
        <w:rPr>
          <w:rFonts w:ascii="Times New Roman" w:hAnsi="Times New Roman" w:cs="Times New Roman"/>
          <w:color w:val="151518"/>
          <w:sz w:val="24"/>
          <w:szCs w:val="24"/>
        </w:rPr>
        <w:t xml:space="preserve">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w:t>
      </w:r>
      <w:ins w:id="31" w:author="Chris Harvey" w:date="2017-11-24T17:00:00Z">
        <w:r w:rsidR="00C92335">
          <w:rPr>
            <w:rFonts w:ascii="Times New Roman" w:hAnsi="Times New Roman" w:cs="Times New Roman"/>
            <w:color w:val="151518"/>
            <w:sz w:val="24"/>
            <w:szCs w:val="24"/>
          </w:rPr>
          <w:t xml:space="preserve"> across all site</w:t>
        </w:r>
        <w:commentRangeStart w:id="32"/>
        <w:r w:rsidR="00C92335">
          <w:rPr>
            <w:rFonts w:ascii="Times New Roman" w:hAnsi="Times New Roman" w:cs="Times New Roman"/>
            <w:color w:val="151518"/>
            <w:sz w:val="24"/>
            <w:szCs w:val="24"/>
          </w:rPr>
          <w:t>s</w:t>
        </w:r>
        <w:commentRangeEnd w:id="32"/>
        <w:r w:rsidR="00C92335">
          <w:rPr>
            <w:rStyle w:val="CommentReference"/>
          </w:rPr>
          <w:commentReference w:id="32"/>
        </w:r>
      </w:ins>
      <w:r w:rsidRPr="00F207C9">
        <w:rPr>
          <w:rFonts w:ascii="Times New Roman" w:hAnsi="Times New Roman" w:cs="Times New Roman"/>
          <w:color w:val="151518"/>
          <w:sz w:val="24"/>
          <w:szCs w:val="24"/>
        </w:rPr>
        <w:t xml:space="preserve">. </w:t>
      </w:r>
      <w:commentRangeEnd w:id="27"/>
      <w:r>
        <w:rPr>
          <w:rStyle w:val="CommentReference"/>
        </w:rPr>
        <w:commentReference w:id="27"/>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457BDE76" w14:textId="77777777" w:rsidR="000F51AE" w:rsidRPr="00F207C9" w:rsidRDefault="000F51AE" w:rsidP="000F51AE">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3C122A10" w14:textId="35CD24A8" w:rsidR="000F51AE" w:rsidRPr="00F207C9" w:rsidRDefault="000F51AE" w:rsidP="000F51AE">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1FE46F72" w14:textId="267DA096" w:rsidR="000F51AE" w:rsidRPr="00F207C9" w:rsidRDefault="005742B0" w:rsidP="000F51AE">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t>(2)</w:t>
      </w:r>
    </w:p>
    <w:p w14:paraId="199434C5" w14:textId="5C92B24D" w:rsidR="000F51AE" w:rsidRDefault="000F51AE" w:rsidP="000F51AE">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w:t>
      </w:r>
      <w:r w:rsidR="00CC22CD">
        <w:rPr>
          <w:rFonts w:ascii="Times New Roman" w:hAnsi="Times New Roman" w:cs="Times New Roman"/>
          <w:color w:val="151518"/>
          <w:sz w:val="24"/>
          <w:szCs w:val="24"/>
        </w:rPr>
        <w:t xml:space="preserve">pattern of </w:t>
      </w:r>
      <w:r w:rsidRPr="00F207C9">
        <w:rPr>
          <w:rFonts w:ascii="Times New Roman" w:hAnsi="Times New Roman" w:cs="Times New Roman"/>
          <w:color w:val="151518"/>
          <w:sz w:val="24"/>
          <w:szCs w:val="24"/>
        </w:rPr>
        <w:t xml:space="preserve">results did not change with alternate bandwidths. </w:t>
      </w:r>
    </w:p>
    <w:p w14:paraId="65B92090" w14:textId="7B852B36" w:rsidR="000F51AE" w:rsidRDefault="000F51AE" w:rsidP="000F51AE">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r w:rsidRPr="0050274A">
        <w:rPr>
          <w:rFonts w:ascii="Times New Roman" w:hAnsi="Times New Roman" w:cs="Times New Roman"/>
          <w:sz w:val="24"/>
        </w:rPr>
        <w:t>at each site</w:t>
      </w:r>
      <w:r>
        <w:rPr>
          <w:rFonts w:ascii="Times New Roman" w:hAnsi="Times New Roman" w:cs="Times New Roman"/>
          <w:sz w:val="24"/>
        </w:rPr>
        <w:t xml:space="preserve"> </w:t>
      </w:r>
      <w:r w:rsidR="002730AC">
        <w:rPr>
          <w:rFonts w:ascii="Times New Roman" w:hAnsi="Times New Roman" w:cs="Times New Roman"/>
          <w:sz w:val="24"/>
        </w:rPr>
        <w:t xml:space="preserve">and coastwide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sidR="002730AC">
        <w:rPr>
          <w:rFonts w:ascii="Times New Roman" w:hAnsi="Times New Roman" w:cs="Times New Roman"/>
          <w:sz w:val="24"/>
        </w:rPr>
        <w:t>o</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w:t>
      </w:r>
      <w:r>
        <w:rPr>
          <w:rFonts w:ascii="Times New Roman" w:hAnsi="Times New Roman" w:cs="Times New Roman"/>
          <w:sz w:val="24"/>
        </w:rPr>
        <w:lastRenderedPageBreak/>
        <w:t xml:space="preserve">dividing the </w:t>
      </w:r>
      <w:r w:rsidR="00037C85">
        <w:rPr>
          <w:rFonts w:ascii="Times New Roman" w:hAnsi="Times New Roman" w:cs="Times New Roman"/>
          <w:sz w:val="24"/>
        </w:rPr>
        <w:t xml:space="preserve">average number of </w:t>
      </w:r>
      <w:r>
        <w:rPr>
          <w:rFonts w:ascii="Times New Roman" w:hAnsi="Times New Roman" w:cs="Times New Roman"/>
          <w:sz w:val="24"/>
        </w:rPr>
        <w:t xml:space="preserve">sea otter </w:t>
      </w:r>
      <w:r w:rsidR="00037C85">
        <w:rPr>
          <w:rFonts w:ascii="Times New Roman" w:hAnsi="Times New Roman" w:cs="Times New Roman"/>
          <w:sz w:val="24"/>
        </w:rPr>
        <w:t xml:space="preserve">estimated at each site </w:t>
      </w:r>
      <w:r>
        <w:rPr>
          <w:rFonts w:ascii="Times New Roman" w:hAnsi="Times New Roman" w:cs="Times New Roman"/>
          <w:sz w:val="24"/>
        </w:rPr>
        <w:t>during the first three years of the kelp surveys (1989-91</w:t>
      </w:r>
      <w:r w:rsidR="00037C85">
        <w:rPr>
          <w:rFonts w:ascii="Times New Roman" w:hAnsi="Times New Roman" w:cs="Times New Roman"/>
          <w:sz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Pr>
          <w:rFonts w:ascii="Times New Roman" w:hAnsi="Times New Roman" w:cs="Times New Roman"/>
          <w:sz w:val="24"/>
        </w:rPr>
        <w:t>. Using such an index provides a graphical interpretation</w:t>
      </w:r>
      <w:r w:rsidR="00037C85">
        <w:rPr>
          <w:rFonts w:ascii="Times New Roman" w:hAnsi="Times New Roman" w:cs="Times New Roman"/>
          <w:sz w:val="24"/>
        </w:rPr>
        <w:t xml:space="preserve"> of sea otter trend</w:t>
      </w:r>
      <w:r>
        <w:rPr>
          <w:rFonts w:ascii="Times New Roman" w:hAnsi="Times New Roman" w:cs="Times New Roman"/>
          <w:sz w:val="24"/>
        </w:rPr>
        <w:t xml:space="preserve"> (linear trends are exponential changes in </w:t>
      </w:r>
      <w:r w:rsidR="00037C85">
        <w:rPr>
          <w:rFonts w:ascii="Times New Roman" w:hAnsi="Times New Roman" w:cs="Times New Roman"/>
          <w:sz w:val="24"/>
        </w:rPr>
        <w:t>abundance</w:t>
      </w:r>
      <w:r>
        <w:rPr>
          <w:rFonts w:ascii="Times New Roman" w:hAnsi="Times New Roman" w:cs="Times New Roman"/>
          <w:sz w:val="24"/>
        </w:rPr>
        <w:t>), and allows for sites across a large range of abundance to be visualized on the same axes.</w:t>
      </w:r>
    </w:p>
    <w:p w14:paraId="0A231A98" w14:textId="77777777" w:rsidR="000F51AE" w:rsidRDefault="000F51AE" w:rsidP="000F51AE">
      <w:pPr>
        <w:spacing w:after="0" w:line="480" w:lineRule="auto"/>
        <w:rPr>
          <w:rFonts w:ascii="Times New Roman" w:hAnsi="Times New Roman" w:cs="Times New Roman"/>
          <w:i/>
          <w:sz w:val="24"/>
          <w:u w:val="single"/>
        </w:rPr>
      </w:pPr>
    </w:p>
    <w:p w14:paraId="7FBFEA5E" w14:textId="77777777" w:rsidR="000F51AE" w:rsidRPr="00B928AA" w:rsidRDefault="000F51AE" w:rsidP="003E6C90">
      <w:pPr>
        <w:spacing w:after="0" w:line="480" w:lineRule="auto"/>
        <w:outlineLvl w:val="0"/>
        <w:rPr>
          <w:rFonts w:ascii="Times New Roman" w:hAnsi="Times New Roman" w:cs="Times New Roman"/>
          <w:i/>
          <w:sz w:val="24"/>
        </w:rPr>
      </w:pPr>
      <w:r w:rsidRPr="00B928AA">
        <w:rPr>
          <w:rFonts w:ascii="Times New Roman" w:hAnsi="Times New Roman" w:cs="Times New Roman"/>
          <w:i/>
          <w:sz w:val="24"/>
        </w:rPr>
        <w:t>Kelp canopy area</w:t>
      </w:r>
    </w:p>
    <w:p w14:paraId="008F1E59" w14:textId="341EF806" w:rsidR="000F51AE" w:rsidRPr="0050274A" w:rsidRDefault="000F51AE" w:rsidP="000F51AE">
      <w:pPr>
        <w:spacing w:after="0" w:line="480" w:lineRule="auto"/>
        <w:rPr>
          <w:rFonts w:ascii="Times New Roman" w:hAnsi="Times New Roman" w:cs="Times New Roman"/>
          <w:sz w:val="24"/>
        </w:rPr>
      </w:pPr>
      <w:r>
        <w:rPr>
          <w:rFonts w:ascii="Times New Roman" w:hAnsi="Times New Roman" w:cs="Times New Roman"/>
          <w:sz w:val="24"/>
        </w:rPr>
        <w:t>To describe kelp abundance at each site, w</w:t>
      </w:r>
      <w:r w:rsidRPr="0050274A">
        <w:rPr>
          <w:rFonts w:ascii="Times New Roman" w:hAnsi="Times New Roman" w:cs="Times New Roman"/>
          <w:sz w:val="24"/>
        </w:rPr>
        <w:t xml:space="preserve">e used publicly available </w:t>
      </w:r>
      <w:r>
        <w:rPr>
          <w:rFonts w:ascii="Times New Roman" w:hAnsi="Times New Roman" w:cs="Times New Roman"/>
          <w:sz w:val="24"/>
        </w:rPr>
        <w:t xml:space="preserve">data from </w:t>
      </w:r>
      <w:r w:rsidRPr="0050274A">
        <w:rPr>
          <w:rFonts w:ascii="Times New Roman" w:hAnsi="Times New Roman" w:cs="Times New Roman"/>
          <w:sz w:val="24"/>
        </w:rPr>
        <w:t xml:space="preserve">aerial </w:t>
      </w:r>
      <w:r>
        <w:rPr>
          <w:rFonts w:ascii="Times New Roman" w:hAnsi="Times New Roman" w:cs="Times New Roman"/>
          <w:sz w:val="24"/>
        </w:rPr>
        <w:t xml:space="preserve">overflight </w:t>
      </w:r>
      <w:r w:rsidRPr="0050274A">
        <w:rPr>
          <w:rFonts w:ascii="Times New Roman" w:hAnsi="Times New Roman" w:cs="Times New Roman"/>
          <w:sz w:val="24"/>
        </w:rPr>
        <w:t>surveys of algae from the Washington Department of Natural Resources (WDNR</w:t>
      </w:r>
      <w:r>
        <w:rPr>
          <w:rFonts w:ascii="Times New Roman" w:hAnsi="Times New Roman" w:cs="Times New Roman"/>
          <w:sz w:val="24"/>
        </w:rPr>
        <w:t xml:space="preserve">; survey methods </w:t>
      </w:r>
      <w:r w:rsidR="0048093C">
        <w:rPr>
          <w:rFonts w:ascii="Times New Roman" w:hAnsi="Times New Roman" w:cs="Times New Roman"/>
          <w:sz w:val="24"/>
        </w:rPr>
        <w:t>described</w:t>
      </w:r>
      <w:r>
        <w:rPr>
          <w:rFonts w:ascii="Times New Roman" w:hAnsi="Times New Roman" w:cs="Times New Roman"/>
          <w:sz w:val="24"/>
        </w:rPr>
        <w:t xml:space="preserve"> in </w:t>
      </w:r>
      <w:r w:rsidR="005A1AC8" w:rsidRPr="00ED4AD3">
        <w:rPr>
          <w:rFonts w:ascii="Times New Roman" w:hAnsi="Times New Roman" w:cs="Times New Roman"/>
          <w:sz w:val="24"/>
          <w:szCs w:val="24"/>
        </w:rPr>
        <w:t xml:space="preserve"> </w:t>
      </w:r>
      <w:r w:rsidR="005A1AC8">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&lt;citation&gt;&lt;uuid&gt;85E961AE-663E-4065-9D4B-3E3577319255&lt;/uuid&gt;&lt;priority&gt;0&lt;/priority&gt;&lt;publications&gt;&lt;publication&gt;&lt;publication_date&gt;99201700001200000000200000&lt;/publication_date&gt;&lt;title&gt;The dynamics of kelp forests in the Northeast Pacific Ocean and the relationship with environmental drivers.&lt;/title&gt;&lt;volume&gt;In Press&lt;/volume&gt;&lt;type&gt;400&lt;/type&gt;&lt;subtype&gt;400&lt;/subtype&gt;&lt;uuid&gt;80E3F449-B4C5-46AD-B553-EFA558EBE6E7&lt;/uuid&gt;&lt;bundle&gt;&lt;publication&gt;&lt;title&gt;Journal of Ecology&lt;/title&gt;&lt;type&gt;-100&lt;/type&gt;&lt;subtype&gt;-100&lt;/subtype&gt;&lt;uuid&gt;BB7A5B60-B859-4925-8D62-5E2C4422F854&lt;/uuid&gt;&lt;/publication&gt;&lt;/bundle&gt;&lt;authors&gt;&lt;author&gt;&lt;firstName&gt;Catherine&lt;/firstName&gt;&lt;middleNames&gt;A&lt;/middleNames&gt;&lt;lastName&gt;Pfister&lt;/lastName&gt;&lt;/author&gt;&lt;author&gt;&lt;firstName&gt;Helen&lt;/firstName&gt;&lt;middleNames&gt;D&lt;/middleNames&gt;&lt;lastName&gt;Berry&lt;/lastName&gt;&lt;/author&gt;&lt;author&gt;&lt;firstName&gt;Thomas&lt;/firstName&gt;&lt;lastName&gt;Mumford&lt;/lastName&gt;&lt;/author&gt;&lt;/authors&gt;&lt;/publication&gt;&lt;/publications&gt;&lt;cites&gt;&lt;/cites&gt;&lt;/citation&gt;</w:instrText>
      </w:r>
      <w:r w:rsidR="005A1AC8">
        <w:rPr>
          <w:rFonts w:ascii="Times New Roman" w:hAnsi="Times New Roman" w:cs="Times New Roman"/>
          <w:sz w:val="24"/>
          <w:szCs w:val="24"/>
        </w:rPr>
        <w:fldChar w:fldCharType="separate"/>
      </w:r>
      <w:r w:rsidR="001E6FFA">
        <w:rPr>
          <w:rFonts w:ascii="Helvetica" w:hAnsi="Helvetica" w:cs="Helvetica"/>
          <w:sz w:val="24"/>
          <w:szCs w:val="24"/>
        </w:rPr>
        <w:t>(Pfister et al. 2017)</w:t>
      </w:r>
      <w:r w:rsidR="005A1AC8">
        <w:rPr>
          <w:rFonts w:ascii="Times New Roman" w:hAnsi="Times New Roman" w:cs="Times New Roman"/>
          <w:sz w:val="24"/>
          <w:szCs w:val="24"/>
        </w:rPr>
        <w:fldChar w:fldCharType="end"/>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Surveys were conducted </w:t>
      </w:r>
      <w:r>
        <w:rPr>
          <w:rFonts w:ascii="Times New Roman" w:hAnsi="Times New Roman" w:cs="Times New Roman"/>
          <w:sz w:val="24"/>
        </w:rPr>
        <w:t xml:space="preserve">annually between </w:t>
      </w:r>
      <w:r w:rsidRPr="0050274A">
        <w:rPr>
          <w:rFonts w:ascii="Times New Roman" w:hAnsi="Times New Roman" w:cs="Times New Roman"/>
          <w:sz w:val="24"/>
        </w:rPr>
        <w:t>1989 and 2015 (no data available for 1993)</w:t>
      </w:r>
      <w:r>
        <w:rPr>
          <w:rFonts w:ascii="Times New Roman" w:hAnsi="Times New Roman" w:cs="Times New Roman"/>
          <w:sz w:val="24"/>
        </w:rPr>
        <w:t xml:space="preserve"> </w:t>
      </w:r>
      <w:r w:rsidRPr="0050274A">
        <w:rPr>
          <w:rFonts w:ascii="Times New Roman" w:hAnsi="Times New Roman" w:cs="Times New Roman"/>
          <w:sz w:val="24"/>
        </w:rPr>
        <w:t xml:space="preserve">during peak kelp abundance </w:t>
      </w:r>
      <w:r>
        <w:rPr>
          <w:rFonts w:ascii="Times New Roman" w:hAnsi="Times New Roman" w:cs="Times New Roman"/>
          <w:sz w:val="24"/>
        </w:rPr>
        <w:t>for the region</w:t>
      </w:r>
      <w:r w:rsidRPr="0050274A">
        <w:rPr>
          <w:rFonts w:ascii="Times New Roman" w:hAnsi="Times New Roman" w:cs="Times New Roman"/>
          <w:sz w:val="24"/>
        </w:rPr>
        <w:t xml:space="preserve"> (late July or early August</w:t>
      </w:r>
      <w:r>
        <w:rPr>
          <w:rFonts w:ascii="Times New Roman" w:hAnsi="Times New Roman" w:cs="Times New Roman"/>
          <w:sz w:val="24"/>
        </w:rPr>
        <w:t xml:space="preserve"> of each year</w:t>
      </w:r>
      <w:r w:rsidRPr="0050274A">
        <w:rPr>
          <w:rFonts w:ascii="Times New Roman" w:hAnsi="Times New Roman" w:cs="Times New Roman"/>
          <w:sz w:val="24"/>
        </w:rPr>
        <w:t xml:space="preserve">). </w:t>
      </w:r>
      <w:r w:rsidR="00037C85">
        <w:rPr>
          <w:rFonts w:ascii="Times New Roman" w:hAnsi="Times New Roman" w:cs="Times New Roman"/>
          <w:sz w:val="24"/>
        </w:rPr>
        <w:t>Kelp c</w:t>
      </w:r>
      <w:r>
        <w:rPr>
          <w:rFonts w:ascii="Times New Roman" w:hAnsi="Times New Roman" w:cs="Times New Roman"/>
          <w:sz w:val="24"/>
        </w:rPr>
        <w:t>anopies in this region</w:t>
      </w:r>
      <w:r w:rsidRPr="0050274A">
        <w:rPr>
          <w:rFonts w:ascii="Times New Roman" w:hAnsi="Times New Roman" w:cs="Times New Roman"/>
          <w:sz w:val="24"/>
        </w:rPr>
        <w:t xml:space="preserve"> consist of a mix of </w:t>
      </w:r>
      <w:r w:rsidRPr="007A0FBB">
        <w:rPr>
          <w:rFonts w:ascii="Times New Roman" w:hAnsi="Times New Roman" w:cs="Times New Roman"/>
          <w:i/>
          <w:sz w:val="24"/>
        </w:rPr>
        <w:t>Macrocystis</w:t>
      </w:r>
      <w:r>
        <w:rPr>
          <w:rFonts w:ascii="Times New Roman" w:hAnsi="Times New Roman" w:cs="Times New Roman"/>
          <w:sz w:val="24"/>
        </w:rPr>
        <w:t xml:space="preserve"> </w:t>
      </w:r>
      <w:r w:rsidRPr="0050274A">
        <w:rPr>
          <w:rFonts w:ascii="Times New Roman" w:hAnsi="Times New Roman" w:cs="Times New Roman"/>
          <w:sz w:val="24"/>
        </w:rPr>
        <w:t xml:space="preserve">and </w:t>
      </w:r>
      <w:r w:rsidRPr="007A0FBB">
        <w:rPr>
          <w:rFonts w:ascii="Times New Roman" w:hAnsi="Times New Roman" w:cs="Times New Roman"/>
          <w:i/>
          <w:sz w:val="24"/>
        </w:rPr>
        <w:t>Nereocystis</w:t>
      </w:r>
      <w:r w:rsidRPr="0050274A">
        <w:rPr>
          <w:rFonts w:ascii="Times New Roman" w:hAnsi="Times New Roman" w:cs="Times New Roman"/>
          <w:sz w:val="24"/>
        </w:rPr>
        <w:t>. While overflight surveys differ</w:t>
      </w:r>
      <w:r w:rsidR="00CC22CD">
        <w:rPr>
          <w:rFonts w:ascii="Times New Roman" w:hAnsi="Times New Roman" w:cs="Times New Roman"/>
          <w:sz w:val="24"/>
        </w:rPr>
        <w:t>entiate between the two species</w:t>
      </w:r>
      <w:r w:rsidRPr="0050274A">
        <w:rPr>
          <w:rFonts w:ascii="Times New Roman" w:hAnsi="Times New Roman" w:cs="Times New Roman"/>
          <w:sz w:val="24"/>
        </w:rPr>
        <w:t xml:space="preserve">, we are primarily interested in the </w:t>
      </w:r>
      <w:r w:rsidR="00037C85">
        <w:rPr>
          <w:rFonts w:ascii="Times New Roman" w:hAnsi="Times New Roman" w:cs="Times New Roman"/>
          <w:sz w:val="24"/>
        </w:rPr>
        <w:t xml:space="preserve">total </w:t>
      </w:r>
      <w:r w:rsidRPr="0050274A">
        <w:rPr>
          <w:rFonts w:ascii="Times New Roman" w:hAnsi="Times New Roman" w:cs="Times New Roman"/>
          <w:sz w:val="24"/>
        </w:rPr>
        <w:t>canopy habitat provided</w:t>
      </w:r>
      <w:r>
        <w:rPr>
          <w:rFonts w:ascii="Times New Roman" w:hAnsi="Times New Roman" w:cs="Times New Roman"/>
          <w:sz w:val="24"/>
        </w:rPr>
        <w:t>,</w:t>
      </w:r>
      <w:r w:rsidRPr="0050274A">
        <w:rPr>
          <w:rFonts w:ascii="Times New Roman" w:hAnsi="Times New Roman" w:cs="Times New Roman"/>
          <w:sz w:val="24"/>
        </w:rPr>
        <w:t xml:space="preserve"> and </w:t>
      </w:r>
      <w:r>
        <w:rPr>
          <w:rFonts w:ascii="Times New Roman" w:hAnsi="Times New Roman" w:cs="Times New Roman"/>
          <w:sz w:val="24"/>
        </w:rPr>
        <w:t>thus</w:t>
      </w:r>
      <w:r w:rsidRPr="0050274A">
        <w:rPr>
          <w:rFonts w:ascii="Times New Roman" w:hAnsi="Times New Roman" w:cs="Times New Roman"/>
          <w:sz w:val="24"/>
        </w:rPr>
        <w:t xml:space="preserve"> we focus on the total surface </w:t>
      </w:r>
      <w:r>
        <w:rPr>
          <w:rFonts w:ascii="Times New Roman" w:hAnsi="Times New Roman" w:cs="Times New Roman"/>
          <w:sz w:val="24"/>
        </w:rPr>
        <w:t>coverage</w:t>
      </w:r>
      <w:r w:rsidRPr="0050274A">
        <w:rPr>
          <w:rFonts w:ascii="Times New Roman" w:hAnsi="Times New Roman" w:cs="Times New Roman"/>
          <w:sz w:val="24"/>
        </w:rPr>
        <w:t xml:space="preserve"> provided by the two species</w:t>
      </w:r>
      <w:r>
        <w:rPr>
          <w:rFonts w:ascii="Times New Roman" w:hAnsi="Times New Roman" w:cs="Times New Roman"/>
          <w:sz w:val="24"/>
        </w:rPr>
        <w:t>; a</w:t>
      </w:r>
      <w:r w:rsidRPr="0050274A">
        <w:rPr>
          <w:rFonts w:ascii="Times New Roman" w:hAnsi="Times New Roman" w:cs="Times New Roman"/>
          <w:sz w:val="24"/>
        </w:rPr>
        <w:t>dditionally, the two species</w:t>
      </w:r>
      <w:r>
        <w:rPr>
          <w:rFonts w:ascii="Times New Roman" w:hAnsi="Times New Roman" w:cs="Times New Roman"/>
          <w:sz w:val="24"/>
        </w:rPr>
        <w:t>’</w:t>
      </w:r>
      <w:r w:rsidRPr="0050274A">
        <w:rPr>
          <w:rFonts w:ascii="Times New Roman" w:hAnsi="Times New Roman" w:cs="Times New Roman"/>
          <w:sz w:val="24"/>
        </w:rPr>
        <w:t xml:space="preserve"> abundance</w:t>
      </w:r>
      <w:r>
        <w:rPr>
          <w:rFonts w:ascii="Times New Roman" w:hAnsi="Times New Roman" w:cs="Times New Roman"/>
          <w:sz w:val="24"/>
        </w:rPr>
        <w:t>s</w:t>
      </w:r>
      <w:r w:rsidRPr="0050274A">
        <w:rPr>
          <w:rFonts w:ascii="Times New Roman" w:hAnsi="Times New Roman" w:cs="Times New Roman"/>
          <w:sz w:val="24"/>
        </w:rPr>
        <w:t xml:space="preserve"> are strongly positively correlated in </w:t>
      </w:r>
      <w:r>
        <w:rPr>
          <w:rFonts w:ascii="Times New Roman" w:hAnsi="Times New Roman" w:cs="Times New Roman"/>
          <w:sz w:val="24"/>
        </w:rPr>
        <w:t>this region</w:t>
      </w:r>
      <w:r w:rsidRPr="0050274A">
        <w:rPr>
          <w:rFonts w:ascii="Times New Roman" w:hAnsi="Times New Roman" w:cs="Times New Roman"/>
          <w:sz w:val="24"/>
        </w:rPr>
        <w:t xml:space="preserve"> (</w:t>
      </w:r>
      <w:r w:rsidR="00533374">
        <w:rPr>
          <w:rFonts w:ascii="Times New Roman" w:hAnsi="Times New Roman" w:cs="Times New Roman"/>
          <w:sz w:val="24"/>
        </w:rPr>
        <w:t xml:space="preserve">Pearson’s </w:t>
      </w:r>
      <w:r w:rsidR="00037C85">
        <w:rPr>
          <w:rFonts w:ascii="Times New Roman" w:hAnsi="Times New Roman" w:cs="Times New Roman"/>
          <w:i/>
          <w:sz w:val="24"/>
        </w:rPr>
        <w:t xml:space="preserve">r </w:t>
      </w:r>
      <w:r w:rsidR="00B71902">
        <w:rPr>
          <w:rFonts w:ascii="Times New Roman" w:hAnsi="Times New Roman" w:cs="Times New Roman"/>
          <w:i/>
          <w:sz w:val="24"/>
        </w:rPr>
        <w:t>=</w:t>
      </w:r>
      <w:r w:rsidR="00037C85">
        <w:rPr>
          <w:rFonts w:ascii="Times New Roman" w:hAnsi="Times New Roman" w:cs="Times New Roman"/>
          <w:i/>
          <w:sz w:val="24"/>
        </w:rPr>
        <w:t xml:space="preserve"> 0.</w:t>
      </w:r>
      <w:r w:rsidR="00B71902">
        <w:rPr>
          <w:rFonts w:ascii="Times New Roman" w:hAnsi="Times New Roman" w:cs="Times New Roman"/>
          <w:i/>
          <w:sz w:val="24"/>
        </w:rPr>
        <w:t>689;</w:t>
      </w:r>
      <w:r w:rsidR="00037C85">
        <w:rPr>
          <w:rFonts w:ascii="Times New Roman" w:hAnsi="Times New Roman" w:cs="Times New Roman"/>
          <w:i/>
          <w:sz w:val="24"/>
        </w:rPr>
        <w:t xml:space="preserve"> </w:t>
      </w:r>
      <w:r w:rsidR="005A1AC8">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&lt;citation&gt;&lt;uuid&gt;A0CD9032-A834-4397-A801-F1AC008E5183&lt;/uuid&gt;&lt;priority&gt;0&lt;/priority&gt;&lt;publications&gt;&lt;publication&gt;&lt;publication_date&gt;99201700001200000000200000&lt;/publication_date&gt;&lt;title&gt;The dynamics of kelp forests in the Northeast Pacific Ocean and the relationship with environmental drivers.&lt;/title&gt;&lt;volume&gt;In Press&lt;/volume&gt;&lt;type&gt;400&lt;/type&gt;&lt;subtype&gt;400&lt;/subtype&gt;&lt;uuid&gt;80E3F449-B4C5-46AD-B553-EFA558EBE6E7&lt;/uuid&gt;&lt;bundle&gt;&lt;publication&gt;&lt;title&gt;Journal of Ecology&lt;/title&gt;&lt;type&gt;-100&lt;/type&gt;&lt;subtype&gt;-100&lt;/subtype&gt;&lt;uuid&gt;BB7A5B60-B859-4925-8D62-5E2C4422F854&lt;/uuid&gt;&lt;/publication&gt;&lt;/bundle&gt;&lt;authors&gt;&lt;author&gt;&lt;firstName&gt;Catherine&lt;/firstName&gt;&lt;middleNames&gt;A&lt;/middleNames&gt;&lt;lastName&gt;Pfister&lt;/lastName&gt;&lt;/author&gt;&lt;author&gt;&lt;firstName&gt;Helen&lt;/firstName&gt;&lt;middleNames&gt;D&lt;/middleNames&gt;&lt;lastName&gt;Berry&lt;/lastName&gt;&lt;/author&gt;&lt;author&gt;&lt;firstName&gt;Thomas&lt;/firstName&gt;&lt;lastName&gt;Mumford&lt;/lastName&gt;&lt;/author&gt;&lt;/authors&gt;&lt;/publication&gt;&lt;/publications&gt;&lt;cites&gt;&lt;/cites&gt;&lt;/citation&gt;</w:instrText>
      </w:r>
      <w:r w:rsidR="005A1AC8">
        <w:rPr>
          <w:rFonts w:ascii="Times New Roman" w:hAnsi="Times New Roman" w:cs="Times New Roman"/>
          <w:sz w:val="24"/>
          <w:szCs w:val="24"/>
        </w:rPr>
        <w:fldChar w:fldCharType="separate"/>
      </w:r>
      <w:r w:rsidR="001E6FFA">
        <w:rPr>
          <w:rFonts w:ascii="Helvetica" w:hAnsi="Helvetica" w:cs="Helvetica"/>
          <w:sz w:val="24"/>
          <w:szCs w:val="24"/>
        </w:rPr>
        <w:t>(Pfister et al. 2017)</w:t>
      </w:r>
      <w:r w:rsidR="005A1AC8">
        <w:rPr>
          <w:rFonts w:ascii="Times New Roman" w:hAnsi="Times New Roman" w:cs="Times New Roman"/>
          <w:sz w:val="24"/>
          <w:szCs w:val="24"/>
        </w:rPr>
        <w:fldChar w:fldCharType="end"/>
      </w:r>
      <w:r w:rsidR="00037C85">
        <w:rPr>
          <w:rFonts w:ascii="Times New Roman" w:hAnsi="Times New Roman" w:cs="Times New Roman"/>
          <w:sz w:val="24"/>
        </w:rPr>
        <w:t>)</w:t>
      </w:r>
      <w:r w:rsidRPr="0050274A">
        <w:rPr>
          <w:rFonts w:ascii="Times New Roman" w:hAnsi="Times New Roman" w:cs="Times New Roman"/>
          <w:sz w:val="24"/>
        </w:rPr>
        <w:t>. We examine</w:t>
      </w:r>
      <w:r>
        <w:rPr>
          <w:rFonts w:ascii="Times New Roman" w:hAnsi="Times New Roman" w:cs="Times New Roman"/>
          <w:sz w:val="24"/>
        </w:rPr>
        <w:t>d</w:t>
      </w:r>
      <w:r w:rsidRPr="0050274A">
        <w:rPr>
          <w:rFonts w:ascii="Times New Roman" w:hAnsi="Times New Roman" w:cs="Times New Roman"/>
          <w:sz w:val="24"/>
        </w:rPr>
        <w:t xml:space="preserve"> kelp abundance at two scales. </w:t>
      </w:r>
      <w:r>
        <w:rPr>
          <w:rFonts w:ascii="Times New Roman" w:hAnsi="Times New Roman" w:cs="Times New Roman"/>
          <w:sz w:val="24"/>
        </w:rPr>
        <w:t>First, w</w:t>
      </w:r>
      <w:r w:rsidRPr="0050274A">
        <w:rPr>
          <w:rFonts w:ascii="Times New Roman" w:hAnsi="Times New Roman" w:cs="Times New Roman"/>
          <w:sz w:val="24"/>
        </w:rPr>
        <w:t>e use</w:t>
      </w:r>
      <w:r>
        <w:rPr>
          <w:rFonts w:ascii="Times New Roman" w:hAnsi="Times New Roman" w:cs="Times New Roman"/>
          <w:sz w:val="24"/>
        </w:rPr>
        <w:t>d</w:t>
      </w:r>
      <w:r w:rsidRPr="0050274A">
        <w:rPr>
          <w:rFonts w:ascii="Times New Roman" w:hAnsi="Times New Roman" w:cs="Times New Roman"/>
          <w:sz w:val="24"/>
        </w:rPr>
        <w:t xml:space="preserve"> kelp area within discrete strata along the coast to provide estimates of local kelp </w:t>
      </w:r>
      <w:r>
        <w:rPr>
          <w:rFonts w:ascii="Times New Roman" w:hAnsi="Times New Roman" w:cs="Times New Roman"/>
          <w:sz w:val="24"/>
        </w:rPr>
        <w:t xml:space="preserve">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Pr>
          <w:rFonts w:ascii="Times New Roman" w:eastAsiaTheme="minorEastAsia" w:hAnsi="Times New Roman" w:cs="Times New Roman"/>
          <w:color w:val="151518"/>
          <w:sz w:val="24"/>
          <w:szCs w:val="24"/>
        </w:rPr>
        <w:t>,</w:t>
      </w:r>
      <w:r w:rsidRPr="0050274A">
        <w:rPr>
          <w:rFonts w:ascii="Times New Roman" w:hAnsi="Times New Roman" w:cs="Times New Roman"/>
          <w:sz w:val="24"/>
        </w:rPr>
        <w:t xml:space="preserve"> for </w:t>
      </w:r>
      <w:r>
        <w:rPr>
          <w:rFonts w:ascii="Times New Roman" w:hAnsi="Times New Roman" w:cs="Times New Roman"/>
          <w:sz w:val="24"/>
        </w:rPr>
        <w:t>the strata containing each</w:t>
      </w:r>
      <w:r w:rsidRPr="0050274A">
        <w:rPr>
          <w:rFonts w:ascii="Times New Roman" w:hAnsi="Times New Roman" w:cs="Times New Roman"/>
          <w:sz w:val="24"/>
        </w:rPr>
        <w:t xml:space="preserve"> of our </w:t>
      </w:r>
      <w:r>
        <w:rPr>
          <w:rFonts w:ascii="Times New Roman" w:hAnsi="Times New Roman" w:cs="Times New Roman"/>
          <w:sz w:val="24"/>
        </w:rPr>
        <w:t>ten</w:t>
      </w:r>
      <w:r w:rsidRPr="0050274A">
        <w:rPr>
          <w:rFonts w:ascii="Times New Roman" w:hAnsi="Times New Roman" w:cs="Times New Roman"/>
          <w:sz w:val="24"/>
        </w:rPr>
        <w:t xml:space="preserve"> sites</w:t>
      </w:r>
      <w:r>
        <w:rPr>
          <w:rFonts w:ascii="Times New Roman" w:hAnsi="Times New Roman" w:cs="Times New Roman"/>
          <w:sz w:val="24"/>
        </w:rPr>
        <w:t xml:space="preserve">, </w:t>
      </w:r>
      <w:r w:rsidRPr="007A19AA">
        <w:rPr>
          <w:rFonts w:ascii="Times New Roman" w:hAnsi="Times New Roman" w:cs="Times New Roman"/>
          <w:i/>
          <w:sz w:val="24"/>
        </w:rPr>
        <w:t>j</w:t>
      </w:r>
      <w:r>
        <w:rPr>
          <w:rFonts w:ascii="Times New Roman" w:hAnsi="Times New Roman" w:cs="Times New Roman"/>
          <w:sz w:val="24"/>
        </w:rPr>
        <w:t xml:space="preserve">, in each year, </w:t>
      </w:r>
      <w:r>
        <w:rPr>
          <w:rFonts w:ascii="Times New Roman" w:hAnsi="Times New Roman" w:cs="Times New Roman"/>
          <w:i/>
          <w:sz w:val="24"/>
        </w:rPr>
        <w:t>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Fig. </w:t>
      </w:r>
      <w:r w:rsidR="00EF6080">
        <w:rPr>
          <w:rFonts w:ascii="Times New Roman" w:hAnsi="Times New Roman" w:cs="Times New Roman"/>
          <w:sz w:val="24"/>
          <w:highlight w:val="yellow"/>
        </w:rPr>
        <w:t>1</w:t>
      </w:r>
      <w:r w:rsidRPr="002054AB">
        <w:rPr>
          <w:rFonts w:ascii="Times New Roman" w:hAnsi="Times New Roman" w:cs="Times New Roman"/>
          <w:sz w:val="24"/>
          <w:highlight w:val="yellow"/>
        </w:rPr>
        <w:t>)</w:t>
      </w:r>
      <w:r w:rsidRPr="0050274A">
        <w:rPr>
          <w:rFonts w:ascii="Times New Roman" w:hAnsi="Times New Roman" w:cs="Times New Roman"/>
          <w:sz w:val="24"/>
        </w:rPr>
        <w:t>.</w:t>
      </w:r>
      <w:r>
        <w:rPr>
          <w:rFonts w:ascii="Times New Roman" w:hAnsi="Times New Roman" w:cs="Times New Roman"/>
          <w:sz w:val="24"/>
        </w:rPr>
        <w:t xml:space="preserve"> </w:t>
      </w:r>
      <w:r w:rsidR="00CC22CD">
        <w:rPr>
          <w:rFonts w:ascii="Times New Roman" w:hAnsi="Times New Roman" w:cs="Times New Roman"/>
          <w:sz w:val="24"/>
        </w:rPr>
        <w:t>The</w:t>
      </w:r>
      <w:r>
        <w:rPr>
          <w:rFonts w:ascii="Times New Roman" w:hAnsi="Times New Roman" w:cs="Times New Roman"/>
          <w:sz w:val="24"/>
        </w:rPr>
        <w:t xml:space="preserve"> strata used by WDNR are substantially larger than the area surveyed during invertebrate surveys</w:t>
      </w:r>
      <w:r w:rsidR="00CC22CD">
        <w:rPr>
          <w:rFonts w:ascii="Times New Roman" w:hAnsi="Times New Roman" w:cs="Times New Roman"/>
          <w:sz w:val="24"/>
        </w:rPr>
        <w:t xml:space="preserve"> (see below)</w:t>
      </w:r>
      <w:r>
        <w:rPr>
          <w:rFonts w:ascii="Times New Roman" w:hAnsi="Times New Roman" w:cs="Times New Roman"/>
          <w:sz w:val="24"/>
        </w:rPr>
        <w:t>.  Unfortunately, these strata are the smallest spatial unit for which it is appropriate to generate kelp area estimates (</w:t>
      </w:r>
      <w:r w:rsidRPr="004A3CD3">
        <w:rPr>
          <w:rFonts w:ascii="Times New Roman" w:hAnsi="Times New Roman" w:cs="Times New Roman"/>
          <w:sz w:val="24"/>
          <w:highlight w:val="yellow"/>
        </w:rPr>
        <w:t>H. Barry pers. Comm.).</w:t>
      </w:r>
      <w:r>
        <w:rPr>
          <w:rFonts w:ascii="Times New Roman" w:hAnsi="Times New Roman" w:cs="Times New Roman"/>
          <w:sz w:val="24"/>
        </w:rPr>
        <w:t xml:space="preserve"> Second</w:t>
      </w:r>
      <w:r w:rsidRPr="0050274A">
        <w:rPr>
          <w:rFonts w:ascii="Times New Roman" w:hAnsi="Times New Roman" w:cs="Times New Roman"/>
          <w:sz w:val="24"/>
        </w:rPr>
        <w:t xml:space="preserve">, we summed kelp </w:t>
      </w:r>
      <w:r>
        <w:rPr>
          <w:rFonts w:ascii="Times New Roman" w:hAnsi="Times New Roman" w:cs="Times New Roman"/>
          <w:sz w:val="24"/>
        </w:rPr>
        <w:t>surface coverage</w:t>
      </w:r>
      <w:r w:rsidRPr="0050274A">
        <w:rPr>
          <w:rFonts w:ascii="Times New Roman" w:hAnsi="Times New Roman" w:cs="Times New Roman"/>
          <w:sz w:val="24"/>
        </w:rPr>
        <w:t xml:space="preserve"> in all strata between Neah Bay and Destruction Island to provide a </w:t>
      </w:r>
      <w:r w:rsidR="00CC22CD" w:rsidRPr="0050274A">
        <w:rPr>
          <w:rFonts w:ascii="Times New Roman" w:hAnsi="Times New Roman" w:cs="Times New Roman"/>
          <w:sz w:val="24"/>
        </w:rPr>
        <w:t xml:space="preserve">northern Olympic </w:t>
      </w:r>
      <w:r w:rsidR="00CC22CD">
        <w:rPr>
          <w:rFonts w:ascii="Times New Roman" w:hAnsi="Times New Roman" w:cs="Times New Roman"/>
          <w:sz w:val="24"/>
        </w:rPr>
        <w:t>C</w:t>
      </w:r>
      <w:r w:rsidR="00CC22CD" w:rsidRPr="0050274A">
        <w:rPr>
          <w:rFonts w:ascii="Times New Roman" w:hAnsi="Times New Roman" w:cs="Times New Roman"/>
          <w:sz w:val="24"/>
        </w:rPr>
        <w:t>oast</w:t>
      </w:r>
      <w:r w:rsidR="00CC22CD">
        <w:rPr>
          <w:rFonts w:ascii="Times New Roman" w:hAnsi="Times New Roman" w:cs="Times New Roman"/>
          <w:sz w:val="24"/>
        </w:rPr>
        <w:t xml:space="preserve"> </w:t>
      </w:r>
      <w:r w:rsidRPr="0050274A">
        <w:rPr>
          <w:rFonts w:ascii="Times New Roman" w:hAnsi="Times New Roman" w:cs="Times New Roman"/>
          <w:sz w:val="24"/>
        </w:rPr>
        <w:t>coastwide</w:t>
      </w:r>
      <w:r w:rsidR="00CC22CD">
        <w:rPr>
          <w:rFonts w:ascii="Times New Roman" w:hAnsi="Times New Roman" w:cs="Times New Roman"/>
          <w:sz w:val="24"/>
        </w:rPr>
        <w:t xml:space="preserve"> estimate of kelp area</w:t>
      </w:r>
      <w:r w:rsidRPr="0050274A">
        <w:rPr>
          <w:rFonts w:ascii="Times New Roman" w:hAnsi="Times New Roman" w:cs="Times New Roman"/>
          <w:sz w:val="24"/>
        </w:rPr>
        <w:t xml:space="preserve"> </w:t>
      </w:r>
      <w:r>
        <w:rPr>
          <w:rFonts w:ascii="Times New Roman" w:hAnsi="Times New Roman" w:cs="Times New Roman"/>
          <w:sz w:val="24"/>
        </w:rPr>
        <w:t>(</w:t>
      </w:r>
      <w:r w:rsidRPr="0050274A">
        <w:rPr>
          <w:rFonts w:ascii="Times New Roman" w:hAnsi="Times New Roman" w:cs="Times New Roman"/>
          <w:sz w:val="24"/>
        </w:rPr>
        <w:t>Fig. 1</w:t>
      </w:r>
      <w:r>
        <w:rPr>
          <w:rFonts w:ascii="Times New Roman" w:hAnsi="Times New Roman" w:cs="Times New Roman"/>
          <w:sz w:val="24"/>
        </w:rPr>
        <w:t>c</w:t>
      </w:r>
      <w:r w:rsidRPr="0050274A">
        <w:rPr>
          <w:rFonts w:ascii="Times New Roman" w:hAnsi="Times New Roman" w:cs="Times New Roman"/>
          <w:sz w:val="24"/>
        </w:rPr>
        <w:t>)</w:t>
      </w:r>
      <w:r>
        <w:rPr>
          <w:rFonts w:ascii="Times New Roman" w:hAnsi="Times New Roman" w:cs="Times New Roman"/>
          <w:sz w:val="24"/>
        </w:rPr>
        <w:t>.</w:t>
      </w:r>
    </w:p>
    <w:p w14:paraId="0D8BFC19" w14:textId="60153B43" w:rsidR="000F51AE" w:rsidRDefault="000F51AE" w:rsidP="000F51AE">
      <w:pPr>
        <w:spacing w:after="0" w:line="480" w:lineRule="auto"/>
        <w:ind w:firstLine="720"/>
        <w:rPr>
          <w:rFonts w:ascii="Times New Roman" w:hAnsi="Times New Roman" w:cs="Times New Roman"/>
          <w:sz w:val="24"/>
        </w:rPr>
      </w:pPr>
      <w:r w:rsidRPr="0050274A">
        <w:rPr>
          <w:rFonts w:ascii="Times New Roman" w:hAnsi="Times New Roman" w:cs="Times New Roman"/>
          <w:sz w:val="24"/>
        </w:rPr>
        <w:lastRenderedPageBreak/>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trend in kelp</w:t>
      </w:r>
      <w:r>
        <w:rPr>
          <w:rFonts w:ascii="Times New Roman" w:hAnsi="Times New Roman" w:cs="Times New Roman"/>
          <w:sz w:val="24"/>
        </w:rPr>
        <w:t xml:space="preserve"> canopy coverage</w:t>
      </w:r>
      <w:r w:rsidRPr="0050274A">
        <w:rPr>
          <w:rFonts w:ascii="Times New Roman" w:hAnsi="Times New Roman" w:cs="Times New Roman"/>
          <w:sz w:val="24"/>
        </w:rPr>
        <w:t xml:space="preserve"> at each site</w:t>
      </w:r>
      <w:r>
        <w:rPr>
          <w:rFonts w:ascii="Times New Roman" w:hAnsi="Times New Roman" w:cs="Times New Roman"/>
          <w:sz w:val="24"/>
        </w:rPr>
        <w:t xml:space="preserve"> and coastwide</w:t>
      </w:r>
      <w:r w:rsidRPr="0050274A">
        <w:rPr>
          <w:rFonts w:ascii="Times New Roman" w:hAnsi="Times New Roman" w:cs="Times New Roman"/>
          <w:sz w:val="24"/>
        </w:rPr>
        <w:t xml:space="preserve"> b</w:t>
      </w:r>
      <w:r>
        <w:rPr>
          <w:rFonts w:ascii="Times New Roman" w:hAnsi="Times New Roman" w:cs="Times New Roman"/>
          <w:sz w:val="24"/>
        </w:rPr>
        <w:t>y</w:t>
      </w:r>
      <w:r w:rsidRPr="0050274A">
        <w:rPr>
          <w:rFonts w:ascii="Times New Roman" w:hAnsi="Times New Roman" w:cs="Times New Roman"/>
          <w:sz w:val="24"/>
        </w:rPr>
        <w:t xml:space="preserve"> regressing the natural logarithm of kelp area against time. </w:t>
      </w:r>
      <w:r>
        <w:rPr>
          <w:rFonts w:ascii="Times New Roman" w:hAnsi="Times New Roman" w:cs="Times New Roman"/>
          <w:sz w:val="24"/>
        </w:rPr>
        <w:t>W</w:t>
      </w:r>
      <w:r w:rsidRPr="0050274A">
        <w:rPr>
          <w:rFonts w:ascii="Times New Roman" w:hAnsi="Times New Roman" w:cs="Times New Roman"/>
          <w:sz w:val="24"/>
        </w:rPr>
        <w:t xml:space="preserve">e </w:t>
      </w:r>
      <w:r>
        <w:rPr>
          <w:rFonts w:ascii="Times New Roman" w:hAnsi="Times New Roman" w:cs="Times New Roman"/>
          <w:sz w:val="24"/>
        </w:rPr>
        <w:t xml:space="preserve">also </w:t>
      </w:r>
      <w:r w:rsidRPr="0050274A">
        <w:rPr>
          <w:rFonts w:ascii="Times New Roman" w:hAnsi="Times New Roman" w:cs="Times New Roman"/>
          <w:sz w:val="24"/>
        </w:rPr>
        <w:t>calculated the standard deviation</w:t>
      </w:r>
      <w:r>
        <w:rPr>
          <w:rFonts w:ascii="Times New Roman" w:hAnsi="Times New Roman" w:cs="Times New Roman"/>
          <w:sz w:val="24"/>
        </w:rPr>
        <w:t xml:space="preserve"> (SD)</w:t>
      </w:r>
      <w:r w:rsidRPr="0050274A">
        <w:rPr>
          <w:rFonts w:ascii="Times New Roman" w:hAnsi="Times New Roman" w:cs="Times New Roman"/>
          <w:sz w:val="24"/>
        </w:rPr>
        <w:t xml:space="preserve"> </w:t>
      </w:r>
      <w:r>
        <w:rPr>
          <w:rFonts w:ascii="Times New Roman" w:hAnsi="Times New Roman" w:cs="Times New Roman"/>
          <w:sz w:val="24"/>
        </w:rPr>
        <w:t xml:space="preserve">and coefficient of variation (CV </w:t>
      </w:r>
      <w:r w:rsidRPr="0050274A">
        <w:rPr>
          <w:rFonts w:ascii="Times New Roman" w:hAnsi="Times New Roman" w:cs="Times New Roman"/>
          <w:sz w:val="24"/>
        </w:rPr>
        <w:t xml:space="preserve">= </w:t>
      </w:r>
      <w:r>
        <w:rPr>
          <w:rFonts w:ascii="Times New Roman" w:hAnsi="Times New Roman" w:cs="Times New Roman"/>
          <w:sz w:val="24"/>
        </w:rPr>
        <w:t>SD</w:t>
      </w:r>
      <w:r w:rsidRPr="0050274A">
        <w:rPr>
          <w:rFonts w:ascii="Times New Roman" w:hAnsi="Times New Roman" w:cs="Times New Roman"/>
          <w:sz w:val="24"/>
        </w:rPr>
        <w:t xml:space="preserve"> / mean) of observations around </w:t>
      </w:r>
      <w:r>
        <w:rPr>
          <w:rFonts w:ascii="Times New Roman" w:hAnsi="Times New Roman" w:cs="Times New Roman"/>
          <w:sz w:val="24"/>
        </w:rPr>
        <w:t xml:space="preserve">each </w:t>
      </w:r>
      <w:r w:rsidRPr="0050274A">
        <w:rPr>
          <w:rFonts w:ascii="Times New Roman" w:hAnsi="Times New Roman" w:cs="Times New Roman"/>
          <w:sz w:val="24"/>
        </w:rPr>
        <w:t>trend.</w:t>
      </w:r>
      <w:r w:rsidR="001815AF">
        <w:rPr>
          <w:rFonts w:ascii="Times New Roman" w:hAnsi="Times New Roman" w:cs="Times New Roman"/>
          <w:sz w:val="24"/>
        </w:rPr>
        <w:t xml:space="preserve"> Thus measures of CV represent variability after accounting for the overall trend in area.</w:t>
      </w:r>
      <w:r>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in order to determine if</w:t>
      </w:r>
      <w:r w:rsidRPr="0050274A">
        <w:rPr>
          <w:rFonts w:ascii="Times New Roman" w:hAnsi="Times New Roman" w:cs="Times New Roman"/>
          <w:sz w:val="24"/>
        </w:rPr>
        <w:t xml:space="preserve"> trends shifted over time.</w:t>
      </w:r>
      <w:r>
        <w:rPr>
          <w:rFonts w:ascii="Times New Roman" w:hAnsi="Times New Roman" w:cs="Times New Roman"/>
          <w:sz w:val="24"/>
        </w:rPr>
        <w:t xml:space="preserve"> As with sea otter data, to facilitate comparison among sites that vary substantially in the kelp area, we constructed a log-index of kelp area; we standardized the area of kelp by dividing the </w:t>
      </w:r>
      <w:r w:rsidR="00562380">
        <w:rPr>
          <w:rFonts w:ascii="Times New Roman" w:hAnsi="Times New Roman" w:cs="Times New Roman"/>
          <w:sz w:val="24"/>
        </w:rPr>
        <w:t xml:space="preserve">average </w:t>
      </w:r>
      <w:r>
        <w:rPr>
          <w:rFonts w:ascii="Times New Roman" w:hAnsi="Times New Roman" w:cs="Times New Roman"/>
          <w:sz w:val="24"/>
        </w:rPr>
        <w:t>kelp area observed during the first three years of the survey</w:t>
      </w:r>
      <w:r w:rsidR="00562380">
        <w:rPr>
          <w:rFonts w:ascii="Times New Roman" w:hAnsi="Times New Roman" w:cs="Times New Roman"/>
          <w:sz w:val="24"/>
        </w:rPr>
        <w:t xml:space="preserve"> (1989-91)</w:t>
      </w:r>
      <w:r>
        <w:rPr>
          <w:rFonts w:ascii="Times New Roman" w:hAnsi="Times New Roman" w:cs="Times New Roman"/>
          <w:i/>
          <w:sz w:val="24"/>
        </w:rPr>
        <w:t>,</w:t>
      </w:r>
      <w:r>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Pr>
          <w:rFonts w:ascii="Times New Roman" w:hAnsi="Times New Roman" w:cs="Times New Roman"/>
          <w:sz w:val="24"/>
        </w:rPr>
        <w:t>,</w:t>
      </w:r>
      <w:r w:rsidR="00562380">
        <w:rPr>
          <w:rFonts w:ascii="Times New Roman" w:hAnsi="Times New Roman" w:cs="Times New Roman"/>
          <w:sz w:val="24"/>
        </w:rPr>
        <w:t xml:space="preserve"> for site </w:t>
      </w:r>
      <w:r w:rsidR="00562380">
        <w:rPr>
          <w:rFonts w:ascii="Times New Roman" w:hAnsi="Times New Roman" w:cs="Times New Roman"/>
          <w:i/>
          <w:sz w:val="24"/>
        </w:rPr>
        <w:t>j</w:t>
      </w:r>
      <w:r>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Pr>
          <w:rFonts w:ascii="Times New Roman" w:eastAsiaTheme="minorEastAsia" w:hAnsi="Times New Roman" w:cs="Times New Roman"/>
          <w:color w:val="151518"/>
          <w:sz w:val="24"/>
          <w:szCs w:val="24"/>
        </w:rPr>
        <w:t>.</w:t>
      </w:r>
      <w:r>
        <w:rPr>
          <w:rFonts w:ascii="Times New Roman" w:hAnsi="Times New Roman" w:cs="Times New Roman"/>
          <w:sz w:val="24"/>
        </w:rPr>
        <w:t xml:space="preserve"> </w:t>
      </w:r>
    </w:p>
    <w:p w14:paraId="3F9022E3" w14:textId="77777777" w:rsidR="000F51AE" w:rsidRDefault="000F51AE"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3E6C90">
      <w:pPr>
        <w:spacing w:before="120" w:after="120" w:line="480" w:lineRule="auto"/>
        <w:outlineLvl w:val="0"/>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612A6496" w14:textId="53DA60DB" w:rsidR="00547D7D" w:rsidRPr="00547D7D" w:rsidRDefault="009F00BB" w:rsidP="00547D7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Kvitek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r w:rsidR="009721A7" w:rsidRPr="009721A7">
        <w:rPr>
          <w:rFonts w:ascii="Times New Roman" w:hAnsi="Times New Roman" w:cs="Times New Roman"/>
          <w:i/>
          <w:sz w:val="24"/>
          <w:szCs w:val="24"/>
        </w:rPr>
        <w:t>Nereocystis</w:t>
      </w:r>
      <w:r w:rsidR="0050274A" w:rsidRPr="0050274A">
        <w:rPr>
          <w:rFonts w:ascii="Times New Roman" w:hAnsi="Times New Roman" w:cs="Times New Roman"/>
          <w:sz w:val="24"/>
        </w:rPr>
        <w:t xml:space="preserve"> </w:t>
      </w:r>
      <w:r w:rsidR="0050274A" w:rsidRPr="00015232">
        <w:rPr>
          <w:rFonts w:ascii="Times New Roman" w:hAnsi="Times New Roman" w:cs="Times New Roman"/>
          <w:i/>
          <w:sz w:val="24"/>
        </w:rPr>
        <w:t>luetkeana</w:t>
      </w:r>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r w:rsidR="009721A7" w:rsidRPr="009721A7">
        <w:rPr>
          <w:rFonts w:ascii="Times New Roman" w:hAnsi="Times New Roman" w:cs="Times New Roman"/>
          <w:i/>
          <w:sz w:val="24"/>
          <w:szCs w:val="24"/>
        </w:rPr>
        <w:t xml:space="preserve">Macrocystis </w:t>
      </w:r>
      <w:r w:rsidR="0050274A" w:rsidRPr="00015232">
        <w:rPr>
          <w:rFonts w:ascii="Times New Roman" w:hAnsi="Times New Roman" w:cs="Times New Roman"/>
          <w:i/>
          <w:sz w:val="24"/>
        </w:rPr>
        <w:t xml:space="preserve">pyrifera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Pterygophora</w:t>
      </w:r>
      <w:r w:rsidR="00F207C9">
        <w:rPr>
          <w:rFonts w:ascii="Times New Roman" w:hAnsi="Times New Roman" w:cs="Times New Roman"/>
          <w:i/>
          <w:sz w:val="24"/>
          <w:szCs w:val="24"/>
        </w:rPr>
        <w:t xml:space="preserve"> californica</w:t>
      </w:r>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w:t>
      </w:r>
      <w:r w:rsidR="00F76E00">
        <w:rPr>
          <w:rFonts w:ascii="Times New Roman" w:hAnsi="Times New Roman" w:cs="Times New Roman"/>
          <w:sz w:val="24"/>
          <w:szCs w:val="24"/>
        </w:rPr>
        <w:t>bivalves</w:t>
      </w:r>
      <w:r w:rsidR="00251B64">
        <w:rPr>
          <w:rFonts w:ascii="Times New Roman" w:hAnsi="Times New Roman" w:cs="Times New Roman"/>
          <w:sz w:val="24"/>
          <w:szCs w:val="24"/>
        </w:rPr>
        <w:t>,</w:t>
      </w:r>
      <w:r w:rsidR="00F76E00">
        <w:rPr>
          <w:rFonts w:ascii="Times New Roman" w:hAnsi="Times New Roman" w:cs="Times New Roman"/>
          <w:sz w:val="24"/>
          <w:szCs w:val="24"/>
        </w:rPr>
        <w:t xml:space="preserve"> gastropods,</w:t>
      </w:r>
      <w:r w:rsidR="00251B64">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anemones, </w:t>
      </w:r>
      <w:r w:rsidR="00E342D0" w:rsidRPr="00331DFA">
        <w:rPr>
          <w:rFonts w:ascii="Times New Roman" w:hAnsi="Times New Roman" w:cs="Times New Roman"/>
          <w:sz w:val="24"/>
          <w:szCs w:val="24"/>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p>
    <w:p w14:paraId="4EF75A84" w14:textId="19CF1450" w:rsidR="009F00BB" w:rsidRDefault="009F00BB" w:rsidP="00547D7D">
      <w:pPr>
        <w:spacing w:line="480" w:lineRule="auto"/>
        <w:ind w:firstLine="720"/>
        <w:rPr>
          <w:rFonts w:ascii="Times New Roman" w:hAnsi="Times New Roman" w:cs="Times New Roman"/>
          <w:sz w:val="24"/>
        </w:rPr>
      </w:pPr>
      <w:r>
        <w:rPr>
          <w:rFonts w:ascii="Times New Roman" w:hAnsi="Times New Roman" w:cs="Times New Roman"/>
          <w:sz w:val="24"/>
        </w:rPr>
        <w:lastRenderedPageBreak/>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w:t>
      </w:r>
      <w:r w:rsidR="00467D12">
        <w:rPr>
          <w:rFonts w:ascii="Times New Roman" w:hAnsi="Times New Roman" w:cs="Times New Roman"/>
          <w:sz w:val="24"/>
          <w:szCs w:val="24"/>
        </w:rPr>
        <w:t xml:space="preserve"> </w:t>
      </w:r>
      <w:r w:rsidR="00467D12">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5014ED1D-DCB4-4824-BD0C-1D3A34C9E8C7&lt;/uuid&gt;&lt;priority&gt;0&lt;/priority&gt;&lt;publications&gt;&lt;publication&gt;&lt;uuid&gt;E174B135-3F47-4D0F-AA57-424A670260AB&lt;/uuid&gt;&lt;volume&gt;5&lt;/volume&gt;&lt;doi&gt;10.1111/j.1748-7692.1989.tb00340.x&lt;/doi&gt;&lt;startpage&gt;266&lt;/startpage&gt;&lt;publication_date&gt;99199807011200000000222000&lt;/publication_date&gt;&lt;url&gt;http://doi.wiley.com/10.1111/j.1748-7692.1989.tb00340.x&lt;/url&gt;&lt;type&gt;400&lt;/type&gt;&lt;title&gt;Sea otters and benthic prey communities in Washington state&lt;/title&gt;&lt;publisher&gt;Blackwell Publishing Ltd&lt;/publisher&gt;&lt;number&gt;3&lt;/number&gt;&lt;subtype&gt;400&lt;/subtype&gt;&lt;endpage&gt;280&lt;/endpage&gt;&lt;bundle&gt;&lt;publication&gt;&lt;publisher&gt;Blackwell Publishing Ltd&lt;/publisher&gt;&lt;title&gt;Marine Mammal Science&lt;/title&gt;&lt;type&gt;-100&lt;/type&gt;&lt;subtype&gt;-100&lt;/subtype&gt;&lt;uuid&gt;AC408BE0-97BB-437E-B1FD-870BDD9FE9B3&lt;/uuid&gt;&lt;/publication&gt;&lt;/bundle&gt;&lt;authors&gt;&lt;author&gt;&lt;firstName&gt;Rikk&lt;/firstName&gt;&lt;middleNames&gt;G&lt;/middleNames&gt;&lt;lastName&gt;Kvitek&lt;/lastName&gt;&lt;/author&gt;&lt;author&gt;&lt;firstName&gt;David&lt;/firstName&gt;&lt;lastName&gt;Shull&lt;/lastName&gt;&lt;/author&gt;&lt;author&gt;&lt;firstName&gt;Don&lt;/firstName&gt;&lt;lastName&gt;Canestro&lt;/lastName&gt;&lt;/author&gt;&lt;author&gt;&lt;firstName&gt;Edward&lt;/firstName&gt;&lt;middleNames&gt;C&lt;/middleNames&gt;&lt;lastName&gt;Bowlby&lt;/lastName&gt;&lt;/author&gt;&lt;author&gt;&lt;firstName&gt;Barry&lt;/firstName&gt;&lt;middleNames&gt;L&lt;/middleNames&gt;&lt;lastName&gt;Troutman&lt;/lastName&gt;&lt;/author&gt;&lt;/authors&gt;&lt;/publication&gt;&lt;/publications&gt;&lt;cites&gt;&lt;/cites&gt;&lt;/citation&gt;</w:instrText>
      </w:r>
      <w:r w:rsidR="00467D12">
        <w:rPr>
          <w:rFonts w:ascii="Times New Roman" w:hAnsi="Times New Roman" w:cs="Times New Roman"/>
          <w:sz w:val="24"/>
          <w:szCs w:val="24"/>
        </w:rPr>
        <w:fldChar w:fldCharType="separate"/>
      </w:r>
      <w:r w:rsidR="009E74CB">
        <w:rPr>
          <w:rFonts w:ascii="Helvetica" w:hAnsi="Helvetica" w:cs="Helvetica"/>
          <w:sz w:val="24"/>
          <w:szCs w:val="24"/>
        </w:rPr>
        <w:t>(Kvitek et al. 1998)</w:t>
      </w:r>
      <w:r w:rsidR="00467D12">
        <w:rPr>
          <w:rFonts w:ascii="Times New Roman" w:hAnsi="Times New Roman" w:cs="Times New Roman"/>
          <w:sz w:val="24"/>
          <w:szCs w:val="24"/>
        </w:rPr>
        <w:fldChar w:fldCharType="end"/>
      </w:r>
      <w:r>
        <w:rPr>
          <w:rFonts w:ascii="Times New Roman" w:hAnsi="Times New Roman" w:cs="Times New Roman"/>
          <w:sz w:val="24"/>
          <w:szCs w:val="24"/>
        </w:rPr>
        <w:t xml:space="preserve"> Raw data were not available from these reports nor from the original authors (L. Antrim </w:t>
      </w:r>
      <w:r w:rsidRPr="00F76E00">
        <w:rPr>
          <w:rFonts w:ascii="Times New Roman" w:hAnsi="Times New Roman" w:cs="Times New Roman"/>
          <w:sz w:val="24"/>
          <w:szCs w:val="24"/>
          <w:highlight w:val="yellow"/>
        </w:rPr>
        <w:t>pers. comm</w:t>
      </w:r>
      <w:r>
        <w:rPr>
          <w:rFonts w:ascii="Times New Roman" w:hAnsi="Times New Roman" w:cs="Times New Roman"/>
          <w:sz w:val="24"/>
          <w:szCs w:val="24"/>
        </w:rPr>
        <w:t>.)</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all </w:t>
      </w:r>
      <w:r w:rsidR="00CC22CD">
        <w:rPr>
          <w:rFonts w:ascii="Times New Roman" w:hAnsi="Times New Roman" w:cs="Times New Roman"/>
          <w:sz w:val="24"/>
        </w:rPr>
        <w:t>sites were sampled in each year</w:t>
      </w:r>
      <w:r>
        <w:rPr>
          <w:rFonts w:ascii="Times New Roman" w:hAnsi="Times New Roman" w:cs="Times New Roman"/>
          <w:sz w:val="24"/>
        </w:rPr>
        <w:t xml:space="preserve">,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t>available reports (e.g. seastars were not listed in the results for 1995</w:t>
      </w:r>
      <w:r w:rsidR="00CC22CD">
        <w:rPr>
          <w:rFonts w:ascii="Times New Roman" w:hAnsi="Times New Roman" w:cs="Times New Roman"/>
          <w:sz w:val="24"/>
        </w:rPr>
        <w:t>, gastropod densities were only available for 1987 and 2015</w:t>
      </w:r>
      <w:r w:rsidR="00325D4A">
        <w:rPr>
          <w:rFonts w:ascii="Times New Roman" w:hAnsi="Times New Roman" w:cs="Times New Roman"/>
          <w:sz w:val="24"/>
        </w:rPr>
        <w:t xml:space="preserve">).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7A3631">
        <w:rPr>
          <w:rFonts w:ascii="Times New Roman" w:hAnsi="Times New Roman" w:cs="Times New Roman"/>
          <w:sz w:val="24"/>
        </w:rPr>
        <w:t>see Table XXX</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r w:rsidR="00325D4A">
        <w:rPr>
          <w:rFonts w:ascii="Times New Roman" w:hAnsi="Times New Roman" w:cs="Times New Roman"/>
          <w:i/>
          <w:sz w:val="24"/>
        </w:rPr>
        <w:t>Polyplacophora</w:t>
      </w:r>
      <w:r w:rsidR="00325D4A">
        <w:rPr>
          <w:rFonts w:ascii="Times New Roman" w:hAnsi="Times New Roman" w:cs="Times New Roman"/>
          <w:sz w:val="24"/>
        </w:rPr>
        <w:t xml:space="preserve">). We focus on the </w:t>
      </w:r>
      <w:r w:rsidR="00AF4390">
        <w:rPr>
          <w:rFonts w:ascii="Times New Roman" w:hAnsi="Times New Roman" w:cs="Times New Roman"/>
          <w:sz w:val="24"/>
        </w:rPr>
        <w:t xml:space="preserve">time-series of </w:t>
      </w:r>
      <w:r w:rsidR="00325D4A">
        <w:rPr>
          <w:rFonts w:ascii="Times New Roman" w:hAnsi="Times New Roman" w:cs="Times New Roman"/>
          <w:sz w:val="24"/>
        </w:rPr>
        <w:t xml:space="preserve">abundance </w:t>
      </w:r>
      <w:r w:rsidR="00AF4390">
        <w:rPr>
          <w:rFonts w:ascii="Times New Roman" w:hAnsi="Times New Roman" w:cs="Times New Roman"/>
          <w:sz w:val="24"/>
        </w:rPr>
        <w:t xml:space="preserve">for </w:t>
      </w:r>
      <w:r w:rsidR="00325D4A">
        <w:rPr>
          <w:rFonts w:ascii="Times New Roman" w:hAnsi="Times New Roman" w:cs="Times New Roman"/>
          <w:sz w:val="24"/>
        </w:rPr>
        <w:t>six species groups that are common important members of the Olympic coast n</w:t>
      </w:r>
      <w:r w:rsidR="00B928AA">
        <w:rPr>
          <w:rFonts w:ascii="Times New Roman" w:hAnsi="Times New Roman" w:cs="Times New Roman"/>
          <w:sz w:val="24"/>
        </w:rPr>
        <w:t>earshore invertebrate community: sea urchins</w:t>
      </w:r>
      <w:r w:rsidR="00CC22CD">
        <w:rPr>
          <w:rFonts w:ascii="Times New Roman" w:hAnsi="Times New Roman" w:cs="Times New Roman"/>
          <w:sz w:val="24"/>
        </w:rPr>
        <w:t xml:space="preserve"> (</w:t>
      </w:r>
      <w:r w:rsidR="00547D7D">
        <w:rPr>
          <w:rFonts w:ascii="Times New Roman" w:hAnsi="Times New Roman" w:cs="Times New Roman"/>
          <w:sz w:val="24"/>
        </w:rPr>
        <w:t xml:space="preserve">genus </w:t>
      </w:r>
      <w:r w:rsidR="0046456B">
        <w:rPr>
          <w:rFonts w:ascii="Times New Roman" w:hAnsi="Times New Roman" w:cs="Times New Roman"/>
          <w:i/>
          <w:sz w:val="24"/>
          <w:szCs w:val="24"/>
        </w:rPr>
        <w:t>Mes</w:t>
      </w:r>
      <w:r w:rsidR="0046456B" w:rsidRPr="000B4409">
        <w:rPr>
          <w:rFonts w:ascii="Times New Roman" w:hAnsi="Times New Roman" w:cs="Times New Roman"/>
          <w:i/>
          <w:sz w:val="24"/>
          <w:szCs w:val="24"/>
        </w:rPr>
        <w:t>ocentrotus</w:t>
      </w:r>
      <w:r w:rsidR="00CC22CD">
        <w:rPr>
          <w:rFonts w:ascii="Times New Roman" w:hAnsi="Times New Roman" w:cs="Times New Roman"/>
          <w:sz w:val="24"/>
        </w:rPr>
        <w:t>)</w:t>
      </w:r>
      <w:r w:rsidR="00B928AA">
        <w:rPr>
          <w:rFonts w:ascii="Times New Roman" w:hAnsi="Times New Roman" w:cs="Times New Roman"/>
          <w:sz w:val="24"/>
        </w:rPr>
        <w:t>, sea cucumbers</w:t>
      </w:r>
      <w:r w:rsidR="00CC22CD">
        <w:rPr>
          <w:rFonts w:ascii="Times New Roman" w:hAnsi="Times New Roman" w:cs="Times New Roman"/>
          <w:sz w:val="24"/>
        </w:rPr>
        <w:t xml:space="preserve"> (genera </w:t>
      </w:r>
      <w:r w:rsidR="00CC22CD">
        <w:rPr>
          <w:rFonts w:ascii="Times New Roman" w:hAnsi="Times New Roman" w:cs="Times New Roman"/>
          <w:i/>
          <w:sz w:val="24"/>
        </w:rPr>
        <w:t>Cucumaria,</w:t>
      </w:r>
      <w:r w:rsidR="00CC22CD" w:rsidRPr="00547D7D">
        <w:rPr>
          <w:rFonts w:ascii="Times New Roman" w:hAnsi="Times New Roman" w:cs="Times New Roman"/>
          <w:i/>
          <w:sz w:val="24"/>
        </w:rPr>
        <w:t xml:space="preserve"> </w:t>
      </w:r>
      <w:r w:rsidR="00547D7D" w:rsidRPr="00547D7D">
        <w:rPr>
          <w:rFonts w:ascii="Times New Roman" w:eastAsia="Times New Roman" w:hAnsi="Times New Roman" w:cs="Times New Roman"/>
          <w:i/>
          <w:sz w:val="24"/>
          <w:szCs w:val="24"/>
        </w:rPr>
        <w:t>Parastichopus</w:t>
      </w:r>
      <w:r w:rsidR="00547D7D">
        <w:rPr>
          <w:rFonts w:ascii="Times New Roman" w:eastAsia="Times New Roman" w:hAnsi="Times New Roman" w:cs="Times New Roman"/>
          <w:i/>
          <w:sz w:val="24"/>
          <w:szCs w:val="24"/>
        </w:rPr>
        <w:t>)</w:t>
      </w:r>
      <w:r w:rsidR="00B928AA">
        <w:rPr>
          <w:rFonts w:ascii="Times New Roman" w:hAnsi="Times New Roman" w:cs="Times New Roman"/>
          <w:sz w:val="24"/>
        </w:rPr>
        <w:t>,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r w:rsidR="00F76E00">
        <w:rPr>
          <w:rFonts w:ascii="Times New Roman" w:hAnsi="Times New Roman" w:cs="Times New Roman"/>
          <w:i/>
          <w:sz w:val="24"/>
        </w:rPr>
        <w:t xml:space="preserve">Pugettia </w:t>
      </w:r>
      <w:r w:rsidR="00F76E00" w:rsidRPr="00F76E00">
        <w:rPr>
          <w:rFonts w:ascii="Times New Roman" w:hAnsi="Times New Roman" w:cs="Times New Roman"/>
          <w:sz w:val="24"/>
        </w:rPr>
        <w:t>and</w:t>
      </w:r>
      <w:r w:rsidR="00F76E00">
        <w:rPr>
          <w:rFonts w:ascii="Times New Roman" w:hAnsi="Times New Roman" w:cs="Times New Roman"/>
          <w:sz w:val="24"/>
        </w:rPr>
        <w:t xml:space="preserve"> </w:t>
      </w:r>
      <w:r w:rsidR="00B928AA">
        <w:rPr>
          <w:rFonts w:ascii="Times New Roman" w:hAnsi="Times New Roman" w:cs="Times New Roman"/>
          <w:i/>
          <w:sz w:val="24"/>
        </w:rPr>
        <w:t>Cancer)</w:t>
      </w:r>
      <w:r w:rsidR="00B928AA">
        <w:rPr>
          <w:rFonts w:ascii="Times New Roman" w:hAnsi="Times New Roman" w:cs="Times New Roman"/>
          <w:sz w:val="24"/>
        </w:rPr>
        <w:t>,</w:t>
      </w:r>
      <w:r w:rsidR="00AA6923">
        <w:rPr>
          <w:rFonts w:ascii="Times New Roman" w:hAnsi="Times New Roman" w:cs="Times New Roman"/>
          <w:sz w:val="24"/>
        </w:rPr>
        <w:t xml:space="preserve"> bivalve</w:t>
      </w:r>
      <w:r w:rsidR="00332BDB">
        <w:rPr>
          <w:rFonts w:ascii="Times New Roman" w:hAnsi="Times New Roman" w:cs="Times New Roman"/>
          <w:sz w:val="24"/>
        </w:rPr>
        <w:t>s</w:t>
      </w:r>
      <w:r w:rsidR="00AA6923">
        <w:rPr>
          <w:rFonts w:ascii="Times New Roman" w:hAnsi="Times New Roman" w:cs="Times New Roman"/>
          <w:sz w:val="24"/>
        </w:rPr>
        <w:t xml:space="preserve"> (primarily rock scallops, </w:t>
      </w:r>
      <w:r w:rsidR="00AA6923" w:rsidRPr="00AA6923">
        <w:rPr>
          <w:rFonts w:ascii="Times New Roman" w:hAnsi="Times New Roman" w:cs="Times New Roman"/>
          <w:i/>
          <w:sz w:val="24"/>
        </w:rPr>
        <w:t>Crassadoma gigantea</w:t>
      </w:r>
      <w:r w:rsidR="00B928AA">
        <w:rPr>
          <w:rFonts w:ascii="Times New Roman" w:hAnsi="Times New Roman" w:cs="Times New Roman"/>
          <w:sz w:val="24"/>
        </w:rPr>
        <w:t xml:space="preserve">), </w:t>
      </w:r>
      <w:r w:rsidR="00AA6923">
        <w:rPr>
          <w:rFonts w:ascii="Times New Roman" w:hAnsi="Times New Roman" w:cs="Times New Roman"/>
          <w:sz w:val="24"/>
        </w:rPr>
        <w:t>and sea</w:t>
      </w:r>
      <w:r w:rsidR="00F76E00">
        <w:rPr>
          <w:rFonts w:ascii="Times New Roman" w:hAnsi="Times New Roman" w:cs="Times New Roman"/>
          <w:sz w:val="24"/>
        </w:rPr>
        <w:t xml:space="preserve"> </w:t>
      </w:r>
      <w:r w:rsidR="00AA6923">
        <w:rPr>
          <w:rFonts w:ascii="Times New Roman" w:hAnsi="Times New Roman" w:cs="Times New Roman"/>
          <w:sz w:val="24"/>
        </w:rPr>
        <w:t xml:space="preserve">stars (including genera </w:t>
      </w:r>
      <w:r w:rsidR="00AA6923">
        <w:rPr>
          <w:rFonts w:ascii="Times New Roman" w:hAnsi="Times New Roman" w:cs="Times New Roman"/>
          <w:i/>
          <w:sz w:val="24"/>
        </w:rPr>
        <w:t>Pisaster,</w:t>
      </w:r>
      <w:r w:rsidR="00CA12C2">
        <w:rPr>
          <w:rFonts w:ascii="Times New Roman" w:hAnsi="Times New Roman" w:cs="Times New Roman"/>
          <w:i/>
          <w:sz w:val="24"/>
        </w:rPr>
        <w:t xml:space="preserve"> Orthaster,</w:t>
      </w:r>
      <w:r w:rsidR="00AA6923">
        <w:rPr>
          <w:rFonts w:ascii="Times New Roman" w:hAnsi="Times New Roman" w:cs="Times New Roman"/>
          <w:i/>
          <w:sz w:val="24"/>
        </w:rPr>
        <w:t xml:space="preserve"> </w:t>
      </w:r>
      <w:r w:rsidR="00AA6923" w:rsidRPr="00AA6923">
        <w:rPr>
          <w:rFonts w:ascii="Times New Roman" w:eastAsia="Times New Roman" w:hAnsi="Times New Roman" w:cs="Times New Roman"/>
          <w:i/>
          <w:iCs/>
          <w:sz w:val="24"/>
          <w:szCs w:val="24"/>
        </w:rPr>
        <w:t>Dermasterias</w:t>
      </w:r>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Henricia, Pychnopodia)</w:t>
      </w:r>
      <w:r w:rsidR="00264472">
        <w:rPr>
          <w:rFonts w:ascii="Times New Roman" w:hAnsi="Times New Roman" w:cs="Times New Roman"/>
          <w:sz w:val="24"/>
        </w:rPr>
        <w:t xml:space="preserve">. Consistent with previous research, we identified sea urchins as the dominant invertebrate grazer in this system and contrast the trends in sea urchin abundance with the other invertebrate groups. </w:t>
      </w:r>
      <w:r w:rsidR="00AA6923">
        <w:rPr>
          <w:rFonts w:ascii="Times New Roman" w:hAnsi="Times New Roman" w:cs="Times New Roman"/>
          <w:sz w:val="24"/>
        </w:rPr>
        <w:t xml:space="preserve">Based on sea otter diet information provided </w:t>
      </w:r>
      <w:commentRangeStart w:id="33"/>
      <w:r w:rsidR="00AA6923" w:rsidRPr="00CA12C2">
        <w:rPr>
          <w:rFonts w:ascii="Times New Roman" w:hAnsi="Times New Roman" w:cs="Times New Roman"/>
          <w:sz w:val="24"/>
          <w:highlight w:val="yellow"/>
        </w:rPr>
        <w:t>by Jesse</w:t>
      </w:r>
      <w:commentRangeEnd w:id="33"/>
      <w:r w:rsidR="000F51AE">
        <w:rPr>
          <w:rStyle w:val="CommentReference"/>
        </w:rPr>
        <w:commentReference w:id="33"/>
      </w:r>
      <w:r w:rsidR="00AA6923">
        <w:rPr>
          <w:rFonts w:ascii="Times New Roman" w:hAnsi="Times New Roman" w:cs="Times New Roman"/>
          <w:sz w:val="24"/>
        </w:rPr>
        <w:t xml:space="preserve">, we classified these groups </w:t>
      </w:r>
      <w:r w:rsidR="00CA12C2">
        <w:rPr>
          <w:rFonts w:ascii="Times New Roman" w:hAnsi="Times New Roman" w:cs="Times New Roman"/>
          <w:sz w:val="24"/>
        </w:rPr>
        <w:t>based on their frequency of occurrence in otter diets</w:t>
      </w:r>
      <w:r w:rsidR="00CA12C2" w:rsidRPr="00AF4390">
        <w:rPr>
          <w:rFonts w:ascii="Times New Roman" w:hAnsi="Times New Roman" w:cs="Times New Roman"/>
          <w:sz w:val="24"/>
          <w:highlight w:val="yellow"/>
        </w:rPr>
        <w:t>.  We identified urchins as COMMON, crab and bivalve as XXXX, and sea cucumber and sea stars as YYY prey (check categories).</w:t>
      </w:r>
      <w:r w:rsidR="00CA12C2">
        <w:rPr>
          <w:rFonts w:ascii="Times New Roman" w:hAnsi="Times New Roman" w:cs="Times New Roman"/>
          <w:sz w:val="24"/>
        </w:rPr>
        <w:t xml:space="preserve">  </w:t>
      </w:r>
    </w:p>
    <w:p w14:paraId="02D6454F" w14:textId="77777777" w:rsidR="00264472" w:rsidRDefault="00264472" w:rsidP="0084260D">
      <w:pPr>
        <w:spacing w:before="120" w:after="0" w:line="480" w:lineRule="auto"/>
        <w:rPr>
          <w:rFonts w:ascii="Times New Roman" w:hAnsi="Times New Roman" w:cs="Times New Roman"/>
          <w:i/>
          <w:color w:val="151518"/>
          <w:sz w:val="24"/>
          <w:szCs w:val="24"/>
        </w:rPr>
      </w:pPr>
    </w:p>
    <w:p w14:paraId="02436215" w14:textId="6177B614" w:rsidR="006C337C" w:rsidRPr="0084260D" w:rsidRDefault="00332BDB" w:rsidP="003E6C90">
      <w:pPr>
        <w:spacing w:before="120" w:after="0" w:line="480" w:lineRule="auto"/>
        <w:outlineLvl w:val="0"/>
        <w:rPr>
          <w:rFonts w:ascii="Times New Roman" w:hAnsi="Times New Roman" w:cs="Times New Roman"/>
          <w:i/>
          <w:color w:val="151518"/>
          <w:sz w:val="24"/>
          <w:szCs w:val="24"/>
        </w:rPr>
      </w:pPr>
      <w:r>
        <w:rPr>
          <w:rFonts w:ascii="Times New Roman" w:hAnsi="Times New Roman" w:cs="Times New Roman"/>
          <w:i/>
          <w:color w:val="151518"/>
          <w:sz w:val="24"/>
          <w:szCs w:val="24"/>
        </w:rPr>
        <w:t>Statistical Analyses</w:t>
      </w:r>
      <w:r w:rsidR="00142BB4" w:rsidRPr="0084260D">
        <w:rPr>
          <w:rFonts w:ascii="Times New Roman" w:hAnsi="Times New Roman" w:cs="Times New Roman"/>
          <w:i/>
          <w:color w:val="151518"/>
          <w:sz w:val="24"/>
          <w:szCs w:val="24"/>
        </w:rPr>
        <w:t xml:space="preserve"> </w:t>
      </w:r>
    </w:p>
    <w:p w14:paraId="1FB63C4C" w14:textId="5C48398E" w:rsidR="0084260D"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 to ask if the </w:t>
      </w:r>
      <w:r w:rsidR="00AB29B4">
        <w:rPr>
          <w:rFonts w:ascii="Times New Roman" w:hAnsi="Times New Roman" w:cs="Times New Roman"/>
          <w:color w:val="151518"/>
          <w:sz w:val="24"/>
          <w:szCs w:val="24"/>
        </w:rPr>
        <w:t>relationship</w:t>
      </w:r>
      <w:r w:rsidR="00B44F9D">
        <w:rPr>
          <w:rFonts w:ascii="Times New Roman" w:hAnsi="Times New Roman" w:cs="Times New Roman"/>
          <w:color w:val="151518"/>
          <w:sz w:val="24"/>
          <w:szCs w:val="24"/>
        </w:rPr>
        <w:t xml:space="preserve"> between sea otters and kelp shifted between periods.</w:t>
      </w:r>
      <w:r w:rsidR="00EF6080">
        <w:rPr>
          <w:rFonts w:ascii="Times New Roman" w:hAnsi="Times New Roman" w:cs="Times New Roman"/>
          <w:color w:val="151518"/>
          <w:sz w:val="24"/>
          <w:szCs w:val="24"/>
        </w:rPr>
        <w:t xml:space="preserve"> We also included our measure of wave exposure as a potential covariate in all models.</w:t>
      </w:r>
    </w:p>
    <w:p w14:paraId="16C685EB" w14:textId="27F5C612" w:rsidR="001110EE" w:rsidRDefault="0084260D" w:rsidP="00C00310">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assess the effect of otter abundance on the variability of kelp, we </w:t>
      </w:r>
      <w:r w:rsidR="0054174A">
        <w:rPr>
          <w:rFonts w:ascii="Times New Roman" w:hAnsi="Times New Roman" w:cs="Times New Roman"/>
          <w:color w:val="151518"/>
          <w:sz w:val="24"/>
          <w:szCs w:val="24"/>
        </w:rPr>
        <w:t xml:space="preserve">used </w:t>
      </w:r>
      <w:r w:rsidR="005A399E">
        <w:rPr>
          <w:rFonts w:ascii="Times New Roman" w:hAnsi="Times New Roman" w:cs="Times New Roman"/>
          <w:color w:val="151518"/>
          <w:sz w:val="24"/>
          <w:szCs w:val="24"/>
        </w:rPr>
        <w:t xml:space="preserve">the </w:t>
      </w:r>
      <w:r w:rsidR="0054174A">
        <w:rPr>
          <w:rFonts w:ascii="Times New Roman" w:hAnsi="Times New Roman" w:cs="Times New Roman"/>
          <w:color w:val="151518"/>
          <w:sz w:val="24"/>
          <w:szCs w:val="24"/>
        </w:rPr>
        <w:t xml:space="preserve">difference in CV at each site between periods as the response variable and Region, </w:t>
      </w:r>
      <w:r w:rsidR="007B0686">
        <w:rPr>
          <w:rFonts w:ascii="Times New Roman" w:hAnsi="Times New Roman" w:cs="Times New Roman"/>
          <w:color w:val="151518"/>
          <w:sz w:val="24"/>
          <w:szCs w:val="24"/>
        </w:rPr>
        <w:t xml:space="preserve">wave exposure, </w:t>
      </w:r>
      <w:r w:rsidR="0054174A">
        <w:rPr>
          <w:rFonts w:ascii="Times New Roman" w:hAnsi="Times New Roman" w:cs="Times New Roman"/>
          <w:color w:val="151518"/>
          <w:sz w:val="24"/>
          <w:szCs w:val="24"/>
        </w:rPr>
        <w:t xml:space="preserve">difference in otter abundance at each site, and CV of kelp area in the 1989-2001 period as predictors. We explored </w:t>
      </w:r>
      <w:r w:rsidR="00774C7A">
        <w:rPr>
          <w:rFonts w:ascii="Times New Roman" w:hAnsi="Times New Roman" w:cs="Times New Roman"/>
          <w:color w:val="151518"/>
          <w:sz w:val="24"/>
          <w:szCs w:val="24"/>
        </w:rPr>
        <w:t xml:space="preserve">only </w:t>
      </w:r>
      <w:r w:rsidR="0028595E">
        <w:rPr>
          <w:rFonts w:ascii="Times New Roman" w:hAnsi="Times New Roman" w:cs="Times New Roman"/>
          <w:color w:val="151518"/>
          <w:sz w:val="24"/>
          <w:szCs w:val="24"/>
        </w:rPr>
        <w:t xml:space="preserve">additive </w:t>
      </w:r>
      <w:r w:rsidR="0054174A">
        <w:rPr>
          <w:rFonts w:ascii="Times New Roman" w:hAnsi="Times New Roman" w:cs="Times New Roman"/>
          <w:color w:val="151518"/>
          <w:sz w:val="24"/>
          <w:szCs w:val="24"/>
        </w:rPr>
        <w:t xml:space="preserve">main effects </w:t>
      </w:r>
      <w:r w:rsidR="00774C7A">
        <w:rPr>
          <w:rFonts w:ascii="Times New Roman" w:hAnsi="Times New Roman" w:cs="Times New Roman"/>
          <w:color w:val="151518"/>
          <w:sz w:val="24"/>
          <w:szCs w:val="24"/>
        </w:rPr>
        <w:t xml:space="preserve">due to a sample size of 10 </w:t>
      </w:r>
      <w:r w:rsidR="0054174A">
        <w:rPr>
          <w:rFonts w:ascii="Times New Roman" w:hAnsi="Times New Roman" w:cs="Times New Roman"/>
          <w:color w:val="151518"/>
          <w:sz w:val="24"/>
          <w:szCs w:val="24"/>
        </w:rPr>
        <w:t xml:space="preserve">and selected among models </w:t>
      </w:r>
      <w:r w:rsidR="00774C7A">
        <w:rPr>
          <w:rFonts w:ascii="Times New Roman" w:hAnsi="Times New Roman" w:cs="Times New Roman"/>
          <w:color w:val="151518"/>
          <w:sz w:val="24"/>
          <w:szCs w:val="24"/>
        </w:rPr>
        <w:t xml:space="preserve">using </w:t>
      </w:r>
      <w:r w:rsidR="007D0372">
        <w:rPr>
          <w:rFonts w:ascii="Times New Roman" w:hAnsi="Times New Roman" w:cs="Times New Roman"/>
          <w:color w:val="151518"/>
          <w:sz w:val="24"/>
          <w:szCs w:val="24"/>
        </w:rPr>
        <w:t>AIC corrected for small sample sized (AICc)</w:t>
      </w:r>
      <w:r w:rsidR="00774C7A">
        <w:rPr>
          <w:rFonts w:ascii="Times New Roman" w:hAnsi="Times New Roman" w:cs="Times New Roman"/>
          <w:color w:val="151518"/>
          <w:sz w:val="24"/>
          <w:szCs w:val="24"/>
        </w:rPr>
        <w:t>.</w:t>
      </w:r>
    </w:p>
    <w:p w14:paraId="40F18BA9" w14:textId="550EEE8A" w:rsidR="000A3EF8" w:rsidRPr="00DB351F" w:rsidRDefault="000A3EF8" w:rsidP="000A3EF8">
      <w:pPr>
        <w:spacing w:line="480" w:lineRule="auto"/>
        <w:ind w:firstLine="720"/>
        <w:rPr>
          <w:rFonts w:ascii="Times New Roman" w:hAnsi="Times New Roman" w:cs="Times New Roman"/>
          <w:sz w:val="24"/>
          <w:szCs w:val="24"/>
        </w:rPr>
      </w:pPr>
      <w:r w:rsidRPr="00DB351F">
        <w:rPr>
          <w:rFonts w:ascii="Times New Roman" w:hAnsi="Times New Roman" w:cs="Times New Roman"/>
          <w:sz w:val="24"/>
          <w:szCs w:val="24"/>
        </w:rPr>
        <w:t xml:space="preserve">To examine changes in the abundance of sea urchins, bivalves, crabs, sea stars, and sea cucumbers over time, we used permutational analysis of variance (PERMANOVA) to compare community structure across three time periods (1987, 1995, 2015) or three regions (northern, central, and southern) using the adonis function in R. The taxa-specific average densities (individuals m-2) for each site-year-region were used as the dependent variables, and converted to dissimilarity matrices using Bray-Curtis distances. We performed randomizations within strata based on regions or time periods. To visualize differences among time periods or regions in invertebrate community structure, we used non-metric multidimensional scaling (nMDS) based on the nmds function and plotted vectors explaining how variation in the densities of individual </w:t>
      </w:r>
      <w:r w:rsidRPr="00DB351F">
        <w:rPr>
          <w:rFonts w:ascii="Times New Roman" w:hAnsi="Times New Roman" w:cs="Times New Roman"/>
          <w:sz w:val="24"/>
          <w:szCs w:val="24"/>
        </w:rPr>
        <w:lastRenderedPageBreak/>
        <w:t>taxa related to community dissimilarity using the envfit function. All multivariate analyses and visualizations were conducted in the R package vegan. We also calculated proportional declines in mean abundance</w:t>
      </w:r>
      <w:r w:rsidR="004E355B">
        <w:rPr>
          <w:rFonts w:ascii="Times New Roman" w:hAnsi="Times New Roman" w:cs="Times New Roman"/>
          <w:sz w:val="24"/>
          <w:szCs w:val="24"/>
        </w:rPr>
        <w:t xml:space="preserve"> for each species group between 1987 and 2015</w:t>
      </w:r>
      <w:r w:rsidRPr="00DB351F">
        <w:rPr>
          <w:rFonts w:ascii="Times New Roman" w:hAnsi="Times New Roman" w:cs="Times New Roman"/>
          <w:sz w:val="24"/>
          <w:szCs w:val="24"/>
        </w:rPr>
        <w:t xml:space="preserve"> and used paired </w:t>
      </w:r>
      <w:r w:rsidRPr="00DB351F">
        <w:rPr>
          <w:rFonts w:ascii="Times New Roman" w:hAnsi="Times New Roman" w:cs="Times New Roman"/>
          <w:i/>
          <w:sz w:val="24"/>
          <w:szCs w:val="24"/>
        </w:rPr>
        <w:t>t</w:t>
      </w:r>
      <w:r w:rsidRPr="00DB351F">
        <w:rPr>
          <w:rFonts w:ascii="Times New Roman" w:hAnsi="Times New Roman" w:cs="Times New Roman"/>
          <w:sz w:val="24"/>
          <w:szCs w:val="24"/>
        </w:rPr>
        <w:t>-tests to evaluate their significance.</w:t>
      </w:r>
      <w:r w:rsidR="004E355B">
        <w:rPr>
          <w:rFonts w:ascii="Times New Roman" w:hAnsi="Times New Roman" w:cs="Times New Roman"/>
          <w:sz w:val="24"/>
          <w:szCs w:val="24"/>
        </w:rPr>
        <w:t xml:space="preserve"> Finally, we calculated the among site </w:t>
      </w:r>
      <w:r w:rsidR="00C00310">
        <w:rPr>
          <w:rFonts w:ascii="Times New Roman" w:hAnsi="Times New Roman" w:cs="Times New Roman"/>
          <w:sz w:val="24"/>
          <w:szCs w:val="24"/>
        </w:rPr>
        <w:t>variability in 1987 and 2015 for each species group</w:t>
      </w:r>
      <w:r w:rsidR="004E355B">
        <w:rPr>
          <w:rFonts w:ascii="Times New Roman" w:hAnsi="Times New Roman" w:cs="Times New Roman"/>
          <w:sz w:val="24"/>
          <w:szCs w:val="24"/>
        </w:rPr>
        <w:t xml:space="preserve"> </w:t>
      </w:r>
      <w:r w:rsidR="00C00310">
        <w:rPr>
          <w:rFonts w:ascii="Times New Roman" w:hAnsi="Times New Roman" w:cs="Times New Roman"/>
          <w:sz w:val="24"/>
          <w:szCs w:val="24"/>
        </w:rPr>
        <w:t>to ask if variability among sites has changed during the study period.</w:t>
      </w:r>
    </w:p>
    <w:p w14:paraId="385EB0DD" w14:textId="77777777" w:rsidR="000A3EF8" w:rsidRDefault="000A3EF8" w:rsidP="0084260D">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E6C90">
      <w:pPr>
        <w:spacing w:before="240" w:after="0" w:line="480" w:lineRule="auto"/>
        <w:outlineLvl w:val="0"/>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27821D88" w:rsidR="00D44BB8" w:rsidRDefault="00B84F55" w:rsidP="003E6C90">
      <w:pPr>
        <w:spacing w:before="120" w:after="0" w:line="480" w:lineRule="auto"/>
        <w:outlineLvl w:val="0"/>
        <w:rPr>
          <w:rFonts w:ascii="Times New Roman" w:hAnsi="Times New Roman" w:cs="Times New Roman"/>
          <w:sz w:val="24"/>
          <w:szCs w:val="24"/>
        </w:rPr>
      </w:pPr>
      <w:r>
        <w:rPr>
          <w:rFonts w:ascii="Times New Roman" w:hAnsi="Times New Roman" w:cs="Times New Roman"/>
          <w:i/>
          <w:sz w:val="24"/>
          <w:szCs w:val="24"/>
        </w:rPr>
        <w:t>Spatiotemporal trends of sea otters</w:t>
      </w:r>
      <w:r w:rsidR="00863FD5">
        <w:rPr>
          <w:rFonts w:ascii="Times New Roman" w:hAnsi="Times New Roman" w:cs="Times New Roman"/>
          <w:i/>
          <w:sz w:val="24"/>
          <w:szCs w:val="24"/>
        </w:rPr>
        <w:t xml:space="preserve"> and kelp</w:t>
      </w:r>
    </w:p>
    <w:p w14:paraId="48A2C14E" w14:textId="60615849"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r>
        <w:rPr>
          <w:rFonts w:ascii="Times New Roman" w:hAnsi="Times New Roman" w:cs="Times New Roman"/>
          <w:sz w:val="24"/>
          <w:szCs w:val="24"/>
        </w:rPr>
        <w:t>a,</w:t>
      </w:r>
      <w:r w:rsidR="001815AF">
        <w:rPr>
          <w:rFonts w:ascii="Times New Roman" w:hAnsi="Times New Roman" w:cs="Times New Roman"/>
          <w:sz w:val="24"/>
          <w:szCs w:val="24"/>
        </w:rPr>
        <w:t xml:space="preserve"> 2b, 2c</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863FD5">
        <w:rPr>
          <w:rFonts w:ascii="Times New Roman" w:hAnsi="Times New Roman" w:cs="Times New Roman"/>
          <w:sz w:val="24"/>
          <w:szCs w:val="24"/>
        </w:rPr>
        <w:t xml:space="preserve">In most cases, the local trend in sea otters differ substantially from the coastwide sea otter trend.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E13A50">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1815AF">
        <w:rPr>
          <w:rFonts w:ascii="Times New Roman" w:hAnsi="Times New Roman" w:cs="Times New Roman"/>
          <w:sz w:val="24"/>
          <w:szCs w:val="24"/>
        </w:rPr>
        <w:t>b</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1815AF">
        <w:rPr>
          <w:rFonts w:ascii="Times New Roman" w:hAnsi="Times New Roman" w:cs="Times New Roman"/>
          <w:sz w:val="24"/>
          <w:szCs w:val="24"/>
        </w:rPr>
        <w:t>c</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outpaced rates of increase near Teahwhit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 xml:space="preserve">region, while sea otter abundances in the </w:t>
      </w:r>
      <w:r w:rsidR="003A401F">
        <w:rPr>
          <w:rFonts w:ascii="Times New Roman" w:hAnsi="Times New Roman" w:cs="Times New Roman"/>
          <w:sz w:val="24"/>
          <w:szCs w:val="24"/>
        </w:rPr>
        <w:lastRenderedPageBreak/>
        <w:t>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1815AF">
        <w:rPr>
          <w:rFonts w:ascii="Times New Roman" w:hAnsi="Times New Roman" w:cs="Times New Roman"/>
          <w:sz w:val="24"/>
          <w:szCs w:val="24"/>
        </w:rPr>
        <w:t>in Figure 2c</w:t>
      </w:r>
      <w:r w:rsidR="005D0665">
        <w:rPr>
          <w:rFonts w:ascii="Times New Roman" w:hAnsi="Times New Roman" w:cs="Times New Roman"/>
          <w:sz w:val="24"/>
          <w:szCs w:val="24"/>
        </w:rPr>
        <w:t xml:space="preserv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proximity relative to the </w:t>
      </w:r>
      <w:r w:rsidR="007D0372">
        <w:rPr>
          <w:rFonts w:ascii="Times New Roman" w:hAnsi="Times New Roman" w:cs="Times New Roman"/>
          <w:sz w:val="24"/>
          <w:szCs w:val="24"/>
        </w:rPr>
        <w:t xml:space="preserve">kernel bandwidth </w:t>
      </w:r>
      <w:r w:rsidR="00657F65">
        <w:rPr>
          <w:rFonts w:ascii="Times New Roman" w:hAnsi="Times New Roman" w:cs="Times New Roman"/>
          <w:sz w:val="24"/>
          <w:szCs w:val="24"/>
        </w:rPr>
        <w:t>used for home range estimation (</w:t>
      </w:r>
      <w:r w:rsidR="00E529B5">
        <w:rPr>
          <w:rFonts w:ascii="Times New Roman" w:hAnsi="Times New Roman" w:cs="Times New Roman"/>
          <w:sz w:val="24"/>
          <w:szCs w:val="24"/>
        </w:rPr>
        <w:t xml:space="preserve">Fig.1, </w:t>
      </w:r>
      <w:r w:rsidR="007D0372">
        <w:rPr>
          <w:rFonts w:ascii="Times New Roman" w:hAnsi="Times New Roman" w:cs="Times New Roman"/>
          <w:sz w:val="24"/>
          <w:szCs w:val="24"/>
        </w:rPr>
        <w:t>see Eq.</w:t>
      </w:r>
      <w:r w:rsidR="0084429D">
        <w:rPr>
          <w:rFonts w:ascii="Times New Roman" w:hAnsi="Times New Roman" w:cs="Times New Roman"/>
          <w:sz w:val="24"/>
          <w:szCs w:val="24"/>
        </w:rPr>
        <w:t xml:space="preserve"> 1</w:t>
      </w:r>
      <w:r w:rsidR="00657F65">
        <w:rPr>
          <w:rFonts w:ascii="Times New Roman" w:hAnsi="Times New Roman" w:cs="Times New Roman"/>
          <w:sz w:val="24"/>
          <w:szCs w:val="24"/>
        </w:rPr>
        <w:t>)</w:t>
      </w:r>
      <w:r w:rsidR="0084429D">
        <w:rPr>
          <w:rFonts w:ascii="Times New Roman" w:hAnsi="Times New Roman" w:cs="Times New Roman"/>
          <w:sz w:val="24"/>
          <w:szCs w:val="24"/>
        </w:rPr>
        <w:t>.</w:t>
      </w:r>
    </w:p>
    <w:p w14:paraId="06A7B62C" w14:textId="668F800E"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Further analysis of sea otter observations data shows that the distribution of the Olympic Coast population has shifted over time</w:t>
      </w:r>
      <w:r w:rsidR="00331DFA">
        <w:rPr>
          <w:rFonts w:ascii="Times New Roman" w:hAnsi="Times New Roman" w:cs="Times New Roman"/>
          <w:sz w:val="24"/>
          <w:szCs w:val="24"/>
        </w:rPr>
        <w:t xml:space="preserve"> (see also Jeffer</w:t>
      </w:r>
      <w:r w:rsidR="005D6920">
        <w:rPr>
          <w:rFonts w:ascii="Times New Roman" w:hAnsi="Times New Roman" w:cs="Times New Roman"/>
          <w:sz w:val="24"/>
          <w:szCs w:val="24"/>
        </w:rPr>
        <w:t>ies and Jameson 2014)</w:t>
      </w:r>
      <w:r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Pr="00C31C3A">
        <w:rPr>
          <w:rFonts w:ascii="Times New Roman" w:hAnsi="Times New Roman" w:cs="Times New Roman"/>
          <w:sz w:val="24"/>
          <w:szCs w:val="24"/>
        </w:rPr>
        <w:t xml:space="preserve"> Destruction Island (Fig. 3). The center of gravity of the population was in the vicinity of Teahwit Head in the late 1970s, but then shifted north to the area around Cape Alava </w:t>
      </w:r>
      <w:r w:rsidR="007D0372">
        <w:rPr>
          <w:rFonts w:ascii="Times New Roman" w:hAnsi="Times New Roman" w:cs="Times New Roman"/>
          <w:sz w:val="24"/>
          <w:szCs w:val="24"/>
        </w:rPr>
        <w:t>for</w:t>
      </w:r>
      <w:r w:rsidRPr="00C31C3A">
        <w:rPr>
          <w:rFonts w:ascii="Times New Roman" w:hAnsi="Times New Roman" w:cs="Times New Roman"/>
          <w:sz w:val="24"/>
          <w:szCs w:val="24"/>
        </w:rPr>
        <w:t xml:space="preserve"> much of the 1980s and 1990s. </w:t>
      </w:r>
      <w:r w:rsidR="007D0372">
        <w:rPr>
          <w:rFonts w:ascii="Times New Roman" w:hAnsi="Times New Roman" w:cs="Times New Roman"/>
          <w:sz w:val="24"/>
          <w:szCs w:val="24"/>
        </w:rPr>
        <w:t>Starting in the</w:t>
      </w:r>
      <w:r w:rsidR="00C31C3A" w:rsidRPr="00C31C3A">
        <w:rPr>
          <w:rFonts w:ascii="Times New Roman" w:hAnsi="Times New Roman" w:cs="Times New Roman"/>
          <w:sz w:val="24"/>
          <w:szCs w:val="24"/>
        </w:rPr>
        <w:t xml:space="preserve"> late 1990s,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w:t>
      </w:r>
      <w:r w:rsidR="007D0372">
        <w:rPr>
          <w:rFonts w:ascii="Times New Roman" w:hAnsi="Times New Roman" w:cs="Times New Roman"/>
          <w:sz w:val="24"/>
          <w:szCs w:val="24"/>
        </w:rPr>
        <w:t>In recent years s</w:t>
      </w:r>
      <w:r w:rsidR="00C31C3A" w:rsidRPr="00C31C3A">
        <w:rPr>
          <w:rFonts w:ascii="Times New Roman" w:hAnsi="Times New Roman" w:cs="Times New Roman"/>
          <w:sz w:val="24"/>
          <w:szCs w:val="24"/>
        </w:rPr>
        <w:t xml:space="preserve">ea otter observations </w:t>
      </w:r>
      <w:r w:rsidR="007D0372">
        <w:rPr>
          <w:rFonts w:ascii="Times New Roman" w:hAnsi="Times New Roman" w:cs="Times New Roman"/>
          <w:sz w:val="24"/>
          <w:szCs w:val="24"/>
        </w:rPr>
        <w:t xml:space="preserve">are </w:t>
      </w:r>
      <w:r w:rsidR="00C31C3A" w:rsidRPr="00C31C3A">
        <w:rPr>
          <w:rFonts w:ascii="Times New Roman" w:hAnsi="Times New Roman" w:cs="Times New Roman"/>
          <w:sz w:val="24"/>
          <w:szCs w:val="24"/>
        </w:rPr>
        <w:t>rare inside the Strait of Juan de Fuca (Fig. 3</w:t>
      </w:r>
      <w:r w:rsidR="007D0372">
        <w:rPr>
          <w:rFonts w:ascii="Times New Roman" w:hAnsi="Times New Roman" w:cs="Times New Roman"/>
          <w:sz w:val="24"/>
          <w:szCs w:val="24"/>
        </w:rPr>
        <w:t xml:space="preserve">, above dashed line) and rare near </w:t>
      </w:r>
      <w:r w:rsidR="00C31C3A" w:rsidRPr="00C31C3A">
        <w:rPr>
          <w:rFonts w:ascii="Times New Roman" w:hAnsi="Times New Roman" w:cs="Times New Roman"/>
          <w:sz w:val="24"/>
          <w:szCs w:val="24"/>
        </w:rPr>
        <w:t>Point Grenville</w:t>
      </w:r>
      <w:r w:rsidR="007D0372">
        <w:rPr>
          <w:rFonts w:ascii="Times New Roman" w:hAnsi="Times New Roman" w:cs="Times New Roman"/>
          <w:sz w:val="24"/>
          <w:szCs w:val="24"/>
        </w:rPr>
        <w:t xml:space="preserve"> in the far south but common at most point</w:t>
      </w:r>
      <w:r w:rsidR="001815AF">
        <w:rPr>
          <w:rFonts w:ascii="Times New Roman" w:hAnsi="Times New Roman" w:cs="Times New Roman"/>
          <w:sz w:val="24"/>
          <w:szCs w:val="24"/>
        </w:rPr>
        <w:t>s</w:t>
      </w:r>
      <w:r w:rsidR="007D0372">
        <w:rPr>
          <w:rFonts w:ascii="Times New Roman" w:hAnsi="Times New Roman" w:cs="Times New Roman"/>
          <w:sz w:val="24"/>
          <w:szCs w:val="24"/>
        </w:rPr>
        <w:t xml:space="preserve"> in between (Fig. 3)</w:t>
      </w:r>
      <w:r w:rsidR="00C31C3A" w:rsidRPr="00C31C3A">
        <w:rPr>
          <w:rFonts w:ascii="Times New Roman" w:hAnsi="Times New Roman" w:cs="Times New Roman"/>
          <w:sz w:val="24"/>
          <w:szCs w:val="24"/>
        </w:rPr>
        <w:t xml:space="preserve">. </w:t>
      </w:r>
    </w:p>
    <w:p w14:paraId="34E09CC5" w14:textId="4DA77AD7" w:rsidR="0076083F" w:rsidRDefault="00E529B5" w:rsidP="00D21A8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Canopy</w:t>
      </w:r>
      <w:r w:rsidR="00F61DFC">
        <w:rPr>
          <w:rFonts w:ascii="Times New Roman" w:hAnsi="Times New Roman" w:cs="Times New Roman"/>
          <w:sz w:val="24"/>
          <w:szCs w:val="24"/>
        </w:rPr>
        <w:t xml:space="preserve"> </w:t>
      </w:r>
      <w:r w:rsidR="00E66F6B">
        <w:rPr>
          <w:rFonts w:ascii="Times New Roman" w:hAnsi="Times New Roman" w:cs="Times New Roman"/>
          <w:sz w:val="24"/>
          <w:szCs w:val="24"/>
        </w:rPr>
        <w:t xml:space="preserve">kelp </w:t>
      </w:r>
      <w:r w:rsidR="00E367A0">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2b,d,</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863FD5">
        <w:rPr>
          <w:rFonts w:ascii="Times New Roman" w:hAnsi="Times New Roman" w:cs="Times New Roman"/>
          <w:sz w:val="24"/>
          <w:szCs w:val="24"/>
        </w:rPr>
        <w:t xml:space="preserve"> Kelp area showed substantial interannual variation both at the individual sites and the coastwide scale</w:t>
      </w:r>
      <w:r>
        <w:rPr>
          <w:rFonts w:ascii="Times New Roman" w:hAnsi="Times New Roman" w:cs="Times New Roman"/>
          <w:sz w:val="24"/>
          <w:szCs w:val="24"/>
        </w:rPr>
        <w:t xml:space="preserve"> (see also </w:t>
      </w:r>
      <w:r w:rsidR="005A1AC8" w:rsidRPr="00ED4AD3">
        <w:rPr>
          <w:rFonts w:ascii="Times New Roman" w:hAnsi="Times New Roman" w:cs="Times New Roman"/>
          <w:sz w:val="24"/>
          <w:szCs w:val="24"/>
        </w:rPr>
        <w:t xml:space="preserve"> </w:t>
      </w:r>
      <w:r w:rsidR="005A1AC8">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&lt;citation&gt;&lt;uuid&gt;5C5B9774-17D1-4173-AB23-78315F620793&lt;/uuid&gt;&lt;priority&gt;0&lt;/priority&gt;&lt;publications&gt;&lt;publication&gt;&lt;publication_date&gt;99201700001200000000200000&lt;/publication_date&gt;&lt;title&gt;The dynamics of kelp forests in the Northeast Pacific Ocean and the relationship with environmental drivers.&lt;/title&gt;&lt;volume&gt;In Press&lt;/volume&gt;&lt;type&gt;400&lt;/type&gt;&lt;subtype&gt;400&lt;/subtype&gt;&lt;uuid&gt;80E3F449-B4C5-46AD-B553-EFA558EBE6E7&lt;/uuid&gt;&lt;bundle&gt;&lt;publication&gt;&lt;title&gt;Journal of Ecology&lt;/title&gt;&lt;type&gt;-100&lt;/type&gt;&lt;subtype&gt;-100&lt;/subtype&gt;&lt;uuid&gt;BB7A5B60-B859-4925-8D62-5E2C4422F854&lt;/uuid&gt;&lt;/publication&gt;&lt;/bundle&gt;&lt;authors&gt;&lt;author&gt;&lt;firstName&gt;Catherine&lt;/firstName&gt;&lt;middleNames&gt;A&lt;/middleNames&gt;&lt;lastName&gt;Pfister&lt;/lastName&gt;&lt;/author&gt;&lt;author&gt;&lt;firstName&gt;Helen&lt;/firstName&gt;&lt;middleNames&gt;D&lt;/middleNames&gt;&lt;lastName&gt;Berry&lt;/lastName&gt;&lt;/author&gt;&lt;author&gt;&lt;firstName&gt;Thomas&lt;/firstName&gt;&lt;lastName&gt;Mumford&lt;/lastName&gt;&lt;/author&gt;&lt;/authors&gt;&lt;/publication&gt;&lt;/publications&gt;&lt;cites&gt;&lt;/cites&gt;&lt;/citation&gt;</w:instrText>
      </w:r>
      <w:r w:rsidR="005A1AC8">
        <w:rPr>
          <w:rFonts w:ascii="Times New Roman" w:hAnsi="Times New Roman" w:cs="Times New Roman"/>
          <w:sz w:val="24"/>
          <w:szCs w:val="24"/>
        </w:rPr>
        <w:fldChar w:fldCharType="separate"/>
      </w:r>
      <w:r w:rsidR="001E6FFA">
        <w:rPr>
          <w:rFonts w:ascii="Helvetica" w:hAnsi="Helvetica" w:cs="Helvetica"/>
          <w:sz w:val="24"/>
          <w:szCs w:val="24"/>
        </w:rPr>
        <w:t>(Pfister et al. 2017)</w:t>
      </w:r>
      <w:r w:rsidR="005A1AC8">
        <w:rPr>
          <w:rFonts w:ascii="Times New Roman" w:hAnsi="Times New Roman" w:cs="Times New Roman"/>
          <w:sz w:val="24"/>
          <w:szCs w:val="24"/>
        </w:rPr>
        <w:fldChar w:fldCharType="end"/>
      </w:r>
      <w:r>
        <w:rPr>
          <w:rFonts w:ascii="Times New Roman" w:hAnsi="Times New Roman" w:cs="Times New Roman"/>
          <w:sz w:val="24"/>
          <w:szCs w:val="24"/>
        </w:rPr>
        <w:t>)</w:t>
      </w:r>
      <w:r w:rsidR="00863FD5">
        <w:rPr>
          <w:rFonts w:ascii="Times New Roman" w:hAnsi="Times New Roman" w:cs="Times New Roman"/>
          <w:sz w:val="24"/>
          <w:szCs w:val="24"/>
        </w:rPr>
        <w:t>. While the area of kelp in absolute terms varied substantially among sites within a region (Table XXX), kelp trends varied predominantly by region within the Olympic coast.</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r w:rsidR="00E367A0">
        <w:rPr>
          <w:rFonts w:ascii="Times New Roman" w:hAnsi="Times New Roman" w:cs="Times New Roman"/>
          <w:sz w:val="24"/>
          <w:szCs w:val="24"/>
        </w:rPr>
        <w:t>no clear long-term trends</w:t>
      </w:r>
      <w:r w:rsidR="00863FD5">
        <w:rPr>
          <w:rFonts w:ascii="Times New Roman" w:hAnsi="Times New Roman" w:cs="Times New Roman"/>
          <w:sz w:val="24"/>
          <w:szCs w:val="24"/>
        </w:rPr>
        <w:t xml:space="preserve"> but with notably higher interannual variability at </w:t>
      </w:r>
      <w:r w:rsidR="009A608F">
        <w:rPr>
          <w:rFonts w:ascii="Times New Roman" w:hAnsi="Times New Roman" w:cs="Times New Roman"/>
          <w:sz w:val="24"/>
          <w:szCs w:val="24"/>
        </w:rPr>
        <w:t xml:space="preserve">Tatoosh Island </w:t>
      </w:r>
      <w:r w:rsidR="00863FD5">
        <w:rPr>
          <w:rFonts w:ascii="Times New Roman" w:hAnsi="Times New Roman" w:cs="Times New Roman"/>
          <w:sz w:val="24"/>
          <w:szCs w:val="24"/>
        </w:rPr>
        <w:t>than</w:t>
      </w:r>
      <w:r w:rsidR="009A608F">
        <w:rPr>
          <w:rFonts w:ascii="Times New Roman" w:hAnsi="Times New Roman" w:cs="Times New Roman"/>
          <w:sz w:val="24"/>
          <w:szCs w:val="24"/>
        </w:rPr>
        <w:t xml:space="preserve"> Neah Bay and Chibadehl Rocks inside the Strait of Juan</w:t>
      </w:r>
      <w:r w:rsidR="00863FD5">
        <w:rPr>
          <w:rFonts w:ascii="Times New Roman" w:hAnsi="Times New Roman" w:cs="Times New Roman"/>
          <w:sz w:val="24"/>
          <w:szCs w:val="24"/>
        </w:rPr>
        <w:t xml:space="preserve"> de Fuca (Fig. 2</w:t>
      </w:r>
      <w:r w:rsidR="001815AF">
        <w:rPr>
          <w:rFonts w:ascii="Times New Roman" w:hAnsi="Times New Roman" w:cs="Times New Roman"/>
          <w:sz w:val="24"/>
          <w:szCs w:val="24"/>
        </w:rPr>
        <w:t>d</w:t>
      </w:r>
      <w:r w:rsidR="00863FD5">
        <w:rPr>
          <w:rFonts w:ascii="Times New Roman" w:hAnsi="Times New Roman" w:cs="Times New Roman"/>
          <w:sz w:val="24"/>
          <w:szCs w:val="24"/>
        </w:rPr>
        <w:t xml:space="preserve">; note that </w:t>
      </w:r>
      <w:r w:rsidR="00531481">
        <w:rPr>
          <w:rFonts w:ascii="Times New Roman" w:hAnsi="Times New Roman" w:cs="Times New Roman"/>
          <w:sz w:val="24"/>
          <w:szCs w:val="24"/>
        </w:rPr>
        <w:t xml:space="preserve">Neah Bay and Chibadehl Rocks are in the same kelp monitoring </w:t>
      </w:r>
      <w:r w:rsidR="007D0372">
        <w:rPr>
          <w:rFonts w:ascii="Times New Roman" w:hAnsi="Times New Roman" w:cs="Times New Roman"/>
          <w:sz w:val="24"/>
          <w:szCs w:val="24"/>
        </w:rPr>
        <w:t>strata</w:t>
      </w:r>
      <w:r w:rsidR="00531481">
        <w:rPr>
          <w:rFonts w:ascii="Times New Roman" w:hAnsi="Times New Roman" w:cs="Times New Roman"/>
          <w:sz w:val="24"/>
          <w:szCs w:val="24"/>
        </w:rPr>
        <w:t xml:space="preserve"> (Fig. 1a)</w:t>
      </w:r>
      <w:r w:rsidR="00863FD5">
        <w:rPr>
          <w:rFonts w:ascii="Times New Roman" w:hAnsi="Times New Roman" w:cs="Times New Roman"/>
          <w:sz w:val="24"/>
          <w:szCs w:val="24"/>
        </w:rPr>
        <w:t xml:space="preserve">, and thus share a </w:t>
      </w:r>
      <w:r w:rsidR="007D0372">
        <w:rPr>
          <w:rFonts w:ascii="Times New Roman" w:hAnsi="Times New Roman" w:cs="Times New Roman"/>
          <w:sz w:val="24"/>
          <w:szCs w:val="24"/>
        </w:rPr>
        <w:t xml:space="preserve">single </w:t>
      </w:r>
      <w:r w:rsidR="00863FD5">
        <w:rPr>
          <w:rFonts w:ascii="Times New Roman" w:hAnsi="Times New Roman" w:cs="Times New Roman"/>
          <w:sz w:val="24"/>
          <w:szCs w:val="24"/>
        </w:rPr>
        <w:t>kelp time-series).</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di</w:t>
      </w:r>
      <w:r w:rsidR="001815AF">
        <w:rPr>
          <w:rFonts w:ascii="Times New Roman" w:hAnsi="Times New Roman" w:cs="Times New Roman"/>
          <w:sz w:val="24"/>
          <w:szCs w:val="24"/>
        </w:rPr>
        <w:t>fferences between sites (Fig. 2e</w:t>
      </w:r>
      <w:r w:rsidR="007C21D6">
        <w:rPr>
          <w:rFonts w:ascii="Times New Roman" w:hAnsi="Times New Roman" w:cs="Times New Roman"/>
          <w:sz w:val="24"/>
          <w:szCs w:val="24"/>
        </w:rPr>
        <w:t>)</w:t>
      </w:r>
      <w:r w:rsidR="00863FD5">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w:t>
      </w:r>
      <w:r w:rsidR="003372E1">
        <w:rPr>
          <w:rFonts w:ascii="Times New Roman" w:hAnsi="Times New Roman" w:cs="Times New Roman"/>
          <w:sz w:val="24"/>
          <w:szCs w:val="24"/>
        </w:rPr>
        <w:lastRenderedPageBreak/>
        <w:t xml:space="preserve">declining in recent years, while Point of the Arches and Anderson Point experienced decreases in the early 1990s before following a qualitative pattern similar to Cape Alava. </w:t>
      </w:r>
      <w:r w:rsidR="00863FD5">
        <w:rPr>
          <w:rFonts w:ascii="Times New Roman" w:hAnsi="Times New Roman" w:cs="Times New Roman"/>
          <w:sz w:val="24"/>
          <w:szCs w:val="24"/>
        </w:rPr>
        <w:t>The index of canopy area</w:t>
      </w:r>
      <w:r w:rsidR="003372E1">
        <w:rPr>
          <w:rFonts w:ascii="Times New Roman" w:hAnsi="Times New Roman" w:cs="Times New Roman"/>
          <w:sz w:val="24"/>
          <w:szCs w:val="24"/>
        </w:rPr>
        <w:t xml:space="preserve">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t>
      </w:r>
      <w:r w:rsidR="001815AF">
        <w:rPr>
          <w:rFonts w:ascii="Times New Roman" w:hAnsi="Times New Roman" w:cs="Times New Roman"/>
          <w:sz w:val="24"/>
          <w:szCs w:val="24"/>
        </w:rPr>
        <w:t>with the central region (Fig. 2e</w:t>
      </w:r>
      <w:r w:rsidR="00531481">
        <w:rPr>
          <w:rFonts w:ascii="Times New Roman" w:hAnsi="Times New Roman" w:cs="Times New Roman"/>
          <w:sz w:val="24"/>
          <w:szCs w:val="24"/>
        </w:rPr>
        <w:t>), there were some differences in the signs of short-term trends across the four southern sites early in the time series, although the degree of interannual variability was fairly consistent across the sites</w:t>
      </w:r>
      <w:r w:rsidR="000B22EB">
        <w:rPr>
          <w:rFonts w:ascii="Times New Roman" w:hAnsi="Times New Roman" w:cs="Times New Roman"/>
          <w:sz w:val="24"/>
          <w:szCs w:val="24"/>
        </w:rPr>
        <w:t xml:space="preserve">. </w:t>
      </w:r>
    </w:p>
    <w:p w14:paraId="03092D72" w14:textId="77777777" w:rsidR="006A10D8" w:rsidRDefault="006A10D8" w:rsidP="00E53822">
      <w:pPr>
        <w:spacing w:before="120" w:after="0" w:line="480" w:lineRule="auto"/>
        <w:rPr>
          <w:rFonts w:ascii="Times New Roman" w:hAnsi="Times New Roman" w:cs="Times New Roman"/>
          <w:i/>
          <w:sz w:val="24"/>
          <w:szCs w:val="24"/>
        </w:rPr>
      </w:pPr>
    </w:p>
    <w:p w14:paraId="0965DEE6" w14:textId="4456141D" w:rsidR="005E690A" w:rsidRDefault="00EF0972" w:rsidP="003E6C90">
      <w:pPr>
        <w:spacing w:before="120" w:after="0" w:line="480" w:lineRule="auto"/>
        <w:outlineLvl w:val="0"/>
        <w:rPr>
          <w:rFonts w:ascii="Times New Roman" w:hAnsi="Times New Roman" w:cs="Times New Roman"/>
          <w:i/>
          <w:sz w:val="24"/>
          <w:szCs w:val="24"/>
        </w:rPr>
      </w:pPr>
      <w:r>
        <w:rPr>
          <w:rFonts w:ascii="Times New Roman" w:hAnsi="Times New Roman" w:cs="Times New Roman"/>
          <w:i/>
          <w:sz w:val="24"/>
          <w:szCs w:val="24"/>
        </w:rPr>
        <w:t xml:space="preserve">Connections between sea otters, invertebrates, and </w:t>
      </w:r>
      <w:r w:rsidR="006A10D8">
        <w:rPr>
          <w:rFonts w:ascii="Times New Roman" w:hAnsi="Times New Roman" w:cs="Times New Roman"/>
          <w:i/>
          <w:sz w:val="24"/>
          <w:szCs w:val="24"/>
        </w:rPr>
        <w:t>kelp</w:t>
      </w:r>
    </w:p>
    <w:p w14:paraId="69C3C380" w14:textId="6885F540" w:rsidR="001C6B10" w:rsidRPr="001C6B10" w:rsidRDefault="00EB67E6" w:rsidP="001C6B10">
      <w:pPr>
        <w:spacing w:before="120" w:after="0" w:line="480" w:lineRule="auto"/>
        <w:rPr>
          <w:rFonts w:ascii="Times New Roman" w:hAnsi="Times New Roman" w:cs="Times New Roman"/>
          <w:sz w:val="24"/>
          <w:szCs w:val="24"/>
        </w:rPr>
      </w:pPr>
      <w:r w:rsidRPr="00EB67E6">
        <w:rPr>
          <w:rFonts w:ascii="Times New Roman" w:hAnsi="Times New Roman" w:cs="Times New Roman"/>
          <w:sz w:val="24"/>
          <w:szCs w:val="24"/>
        </w:rPr>
        <w:t xml:space="preserve">We detected </w:t>
      </w:r>
      <w:r w:rsidR="005D6920">
        <w:rPr>
          <w:rFonts w:ascii="Times New Roman" w:hAnsi="Times New Roman" w:cs="Times New Roman"/>
          <w:sz w:val="24"/>
          <w:szCs w:val="24"/>
        </w:rPr>
        <w:t xml:space="preserve">differences </w:t>
      </w:r>
      <w:r w:rsidR="00866B9D">
        <w:rPr>
          <w:rFonts w:ascii="Times New Roman" w:hAnsi="Times New Roman" w:cs="Times New Roman"/>
          <w:sz w:val="24"/>
          <w:szCs w:val="24"/>
        </w:rPr>
        <w:t xml:space="preserve">in the </w:t>
      </w:r>
      <w:r w:rsidR="00CD19C9">
        <w:rPr>
          <w:rFonts w:ascii="Times New Roman" w:hAnsi="Times New Roman" w:cs="Times New Roman"/>
          <w:sz w:val="24"/>
          <w:szCs w:val="24"/>
        </w:rPr>
        <w:t>kelp growth rate betw</w:t>
      </w:r>
      <w:r w:rsidR="00AA3FD2">
        <w:rPr>
          <w:rFonts w:ascii="Times New Roman" w:hAnsi="Times New Roman" w:cs="Times New Roman"/>
          <w:sz w:val="24"/>
          <w:szCs w:val="24"/>
        </w:rPr>
        <w:t>een period</w:t>
      </w:r>
      <w:r w:rsidR="00EF0972">
        <w:rPr>
          <w:rFonts w:ascii="Times New Roman" w:hAnsi="Times New Roman" w:cs="Times New Roman"/>
          <w:sz w:val="24"/>
          <w:szCs w:val="24"/>
        </w:rPr>
        <w:t>s</w:t>
      </w:r>
      <w:r w:rsidR="00AA3FD2">
        <w:rPr>
          <w:rFonts w:ascii="Times New Roman" w:hAnsi="Times New Roman" w:cs="Times New Roman"/>
          <w:sz w:val="24"/>
          <w:szCs w:val="24"/>
        </w:rPr>
        <w:t xml:space="preserve"> with 2002-15 having</w:t>
      </w:r>
      <w:r w:rsidR="00CD19C9">
        <w:rPr>
          <w:rFonts w:ascii="Times New Roman" w:hAnsi="Times New Roman" w:cs="Times New Roman"/>
          <w:sz w:val="24"/>
          <w:szCs w:val="24"/>
        </w:rPr>
        <w:t xml:space="preserve"> </w:t>
      </w:r>
      <w:r w:rsidR="00D21A85">
        <w:rPr>
          <w:rFonts w:ascii="Times New Roman" w:hAnsi="Times New Roman" w:cs="Times New Roman"/>
          <w:sz w:val="24"/>
          <w:szCs w:val="24"/>
        </w:rPr>
        <w:t>approximately</w:t>
      </w:r>
      <w:r w:rsidR="00CD19C9">
        <w:rPr>
          <w:rFonts w:ascii="Times New Roman" w:hAnsi="Times New Roman" w:cs="Times New Roman"/>
          <w:sz w:val="24"/>
          <w:szCs w:val="24"/>
        </w:rPr>
        <w:t xml:space="preserve"> 5% reduced growth rate from the 1989-2002 period (difference between periods of 0.053, p =0.012</w:t>
      </w:r>
      <w:r w:rsidR="0059708B">
        <w:rPr>
          <w:rFonts w:ascii="Times New Roman" w:hAnsi="Times New Roman" w:cs="Times New Roman"/>
          <w:sz w:val="24"/>
          <w:szCs w:val="24"/>
        </w:rPr>
        <w:t>; Fig. 3</w:t>
      </w:r>
      <w:r w:rsidR="00CD19C9">
        <w:rPr>
          <w:rFonts w:ascii="Times New Roman" w:hAnsi="Times New Roman" w:cs="Times New Roman"/>
          <w:sz w:val="24"/>
          <w:szCs w:val="24"/>
        </w:rPr>
        <w:t>)</w:t>
      </w:r>
      <w:r w:rsidR="002C1F54">
        <w:rPr>
          <w:rFonts w:ascii="Times New Roman" w:hAnsi="Times New Roman" w:cs="Times New Roman"/>
          <w:sz w:val="24"/>
          <w:szCs w:val="24"/>
        </w:rPr>
        <w:t xml:space="preserve">. While the temporal effect is </w:t>
      </w:r>
      <w:r w:rsidR="006A10D8">
        <w:rPr>
          <w:rFonts w:ascii="Times New Roman" w:hAnsi="Times New Roman" w:cs="Times New Roman"/>
          <w:sz w:val="24"/>
          <w:szCs w:val="24"/>
        </w:rPr>
        <w:t>intruiging</w:t>
      </w:r>
      <w:r w:rsidR="002C1F54">
        <w:rPr>
          <w:rFonts w:ascii="Times New Roman" w:hAnsi="Times New Roman" w:cs="Times New Roman"/>
          <w:sz w:val="24"/>
          <w:szCs w:val="24"/>
        </w:rPr>
        <w:t xml:space="preserve">, more interesting is </w:t>
      </w:r>
      <w:r w:rsidR="00DC5900">
        <w:rPr>
          <w:rFonts w:ascii="Times New Roman" w:hAnsi="Times New Roman" w:cs="Times New Roman"/>
          <w:sz w:val="24"/>
          <w:szCs w:val="24"/>
        </w:rPr>
        <w:t xml:space="preserve">the </w:t>
      </w:r>
      <w:r w:rsidR="00F21E8C">
        <w:rPr>
          <w:rFonts w:ascii="Times New Roman" w:hAnsi="Times New Roman" w:cs="Times New Roman"/>
          <w:sz w:val="24"/>
          <w:szCs w:val="24"/>
        </w:rPr>
        <w:t xml:space="preserve">interaction </w:t>
      </w:r>
      <w:r w:rsidR="00CD19C9">
        <w:rPr>
          <w:rFonts w:ascii="Times New Roman" w:hAnsi="Times New Roman" w:cs="Times New Roman"/>
          <w:sz w:val="24"/>
          <w:szCs w:val="24"/>
        </w:rPr>
        <w:t xml:space="preserve">between </w:t>
      </w:r>
      <w:r w:rsidR="002C1F54">
        <w:rPr>
          <w:rFonts w:ascii="Times New Roman" w:hAnsi="Times New Roman" w:cs="Times New Roman"/>
          <w:sz w:val="24"/>
          <w:szCs w:val="24"/>
        </w:rPr>
        <w:t xml:space="preserve">sea </w:t>
      </w:r>
      <w:r w:rsidR="00CD19C9">
        <w:rPr>
          <w:rFonts w:ascii="Times New Roman" w:hAnsi="Times New Roman" w:cs="Times New Roman"/>
          <w:sz w:val="24"/>
          <w:szCs w:val="24"/>
        </w:rPr>
        <w:t>otter</w:t>
      </w:r>
      <w:r w:rsidR="002C1F54">
        <w:rPr>
          <w:rFonts w:ascii="Times New Roman" w:hAnsi="Times New Roman" w:cs="Times New Roman"/>
          <w:sz w:val="24"/>
          <w:szCs w:val="24"/>
        </w:rPr>
        <w:t xml:space="preserve"> </w:t>
      </w:r>
      <w:r w:rsidR="006A10D8">
        <w:rPr>
          <w:rFonts w:ascii="Times New Roman" w:hAnsi="Times New Roman" w:cs="Times New Roman"/>
          <w:sz w:val="24"/>
          <w:szCs w:val="24"/>
        </w:rPr>
        <w:t>growth rate, with both an estimated positive effect of sea otter growth rate on kelp during the earlier period (point estimate of slope = 0.28</w:t>
      </w:r>
      <w:r w:rsidR="006654D6">
        <w:rPr>
          <w:rFonts w:ascii="Times New Roman" w:hAnsi="Times New Roman" w:cs="Times New Roman"/>
          <w:sz w:val="24"/>
          <w:szCs w:val="24"/>
        </w:rPr>
        <w:t>5</w:t>
      </w:r>
      <w:r w:rsidR="006A10D8">
        <w:rPr>
          <w:rFonts w:ascii="Times New Roman" w:hAnsi="Times New Roman" w:cs="Times New Roman"/>
          <w:sz w:val="24"/>
          <w:szCs w:val="24"/>
        </w:rPr>
        <w:t xml:space="preserve">) and a negative effect of sea otters during the later period (point estimate </w:t>
      </w:r>
      <w:r w:rsidR="006654D6">
        <w:rPr>
          <w:rFonts w:ascii="Times New Roman" w:hAnsi="Times New Roman" w:cs="Times New Roman"/>
          <w:sz w:val="24"/>
          <w:szCs w:val="24"/>
        </w:rPr>
        <w:t xml:space="preserve">= </w:t>
      </w:r>
      <w:r w:rsidR="006A10D8">
        <w:rPr>
          <w:rFonts w:ascii="Times New Roman" w:hAnsi="Times New Roman" w:cs="Times New Roman"/>
          <w:sz w:val="24"/>
          <w:szCs w:val="24"/>
        </w:rPr>
        <w:t xml:space="preserve"> </w:t>
      </w:r>
      <w:r w:rsidR="006654D6">
        <w:rPr>
          <w:rFonts w:ascii="Times New Roman" w:hAnsi="Times New Roman" w:cs="Times New Roman"/>
          <w:sz w:val="24"/>
          <w:szCs w:val="24"/>
        </w:rPr>
        <w:t>-0.507</w:t>
      </w:r>
      <w:r w:rsidR="006A10D8">
        <w:rPr>
          <w:rFonts w:ascii="Times New Roman" w:hAnsi="Times New Roman" w:cs="Times New Roman"/>
          <w:sz w:val="24"/>
          <w:szCs w:val="24"/>
        </w:rPr>
        <w:t xml:space="preserve">; interaction term </w:t>
      </w:r>
      <w:r w:rsidR="006A10D8" w:rsidRPr="006A10D8">
        <w:rPr>
          <w:rFonts w:ascii="Times New Roman" w:hAnsi="Times New Roman" w:cs="Times New Roman"/>
          <w:i/>
          <w:sz w:val="24"/>
          <w:szCs w:val="24"/>
          <w:u w:val="single"/>
        </w:rPr>
        <w:t>p</w:t>
      </w:r>
      <w:r w:rsidR="006A10D8">
        <w:rPr>
          <w:rFonts w:ascii="Times New Roman" w:hAnsi="Times New Roman" w:cs="Times New Roman"/>
          <w:sz w:val="24"/>
          <w:szCs w:val="24"/>
        </w:rPr>
        <w:t xml:space="preserve"> = 0.045).</w:t>
      </w:r>
      <w:r w:rsidR="006654D6">
        <w:rPr>
          <w:rFonts w:ascii="Times New Roman" w:hAnsi="Times New Roman" w:cs="Times New Roman"/>
          <w:sz w:val="24"/>
          <w:szCs w:val="24"/>
        </w:rPr>
        <w:t xml:space="preserve">  There was no support for regional variation in kelp growth after accounting for </w:t>
      </w:r>
      <w:r w:rsidR="00CD2E36">
        <w:rPr>
          <w:rFonts w:ascii="Times New Roman" w:hAnsi="Times New Roman" w:cs="Times New Roman"/>
          <w:sz w:val="24"/>
          <w:szCs w:val="24"/>
        </w:rPr>
        <w:t>other factors</w:t>
      </w:r>
      <w:r w:rsidR="006654D6">
        <w:rPr>
          <w:rFonts w:ascii="Times New Roman" w:hAnsi="Times New Roman" w:cs="Times New Roman"/>
          <w:sz w:val="24"/>
          <w:szCs w:val="24"/>
        </w:rPr>
        <w:t xml:space="preserve"> (</w:t>
      </w:r>
      <w:r w:rsidR="006654D6" w:rsidRPr="008750BC">
        <w:rPr>
          <w:rFonts w:ascii="Times New Roman" w:hAnsi="Times New Roman" w:cs="Times New Roman"/>
          <w:i/>
          <w:sz w:val="24"/>
          <w:szCs w:val="24"/>
        </w:rPr>
        <w:t>p</w:t>
      </w:r>
      <w:r w:rsidR="006654D6">
        <w:rPr>
          <w:rFonts w:ascii="Times New Roman" w:hAnsi="Times New Roman" w:cs="Times New Roman"/>
          <w:sz w:val="24"/>
          <w:szCs w:val="24"/>
        </w:rPr>
        <w:t xml:space="preserve"> = 0.128).  The model considering </w:t>
      </w:r>
      <w:r w:rsidR="00CD2E36">
        <w:rPr>
          <w:rFonts w:ascii="Times New Roman" w:hAnsi="Times New Roman" w:cs="Times New Roman"/>
          <w:sz w:val="24"/>
          <w:szCs w:val="24"/>
        </w:rPr>
        <w:t xml:space="preserve">only a </w:t>
      </w:r>
      <w:r w:rsidR="006654D6">
        <w:rPr>
          <w:rFonts w:ascii="Times New Roman" w:hAnsi="Times New Roman" w:cs="Times New Roman"/>
          <w:sz w:val="24"/>
          <w:szCs w:val="24"/>
        </w:rPr>
        <w:t>single period found no effect of sea otters on kelp (</w:t>
      </w:r>
      <w:r w:rsidR="006654D6">
        <w:rPr>
          <w:rFonts w:ascii="Times New Roman" w:hAnsi="Times New Roman" w:cs="Times New Roman"/>
          <w:i/>
          <w:sz w:val="24"/>
          <w:szCs w:val="24"/>
        </w:rPr>
        <w:t>p =</w:t>
      </w:r>
      <w:r w:rsidR="006654D6">
        <w:rPr>
          <w:rFonts w:ascii="Times New Roman" w:hAnsi="Times New Roman" w:cs="Times New Roman"/>
          <w:sz w:val="24"/>
          <w:szCs w:val="24"/>
        </w:rPr>
        <w:t xml:space="preserve"> 0.40) but differences</w:t>
      </w:r>
      <w:r w:rsidR="0087767F">
        <w:rPr>
          <w:rFonts w:ascii="Times New Roman" w:hAnsi="Times New Roman" w:cs="Times New Roman"/>
          <w:sz w:val="24"/>
          <w:szCs w:val="24"/>
        </w:rPr>
        <w:t xml:space="preserve"> in ke</w:t>
      </w:r>
      <w:r w:rsidR="002834A5">
        <w:rPr>
          <w:rFonts w:ascii="Times New Roman" w:hAnsi="Times New Roman" w:cs="Times New Roman"/>
          <w:sz w:val="24"/>
          <w:szCs w:val="24"/>
        </w:rPr>
        <w:t>l</w:t>
      </w:r>
      <w:r w:rsidR="0087767F">
        <w:rPr>
          <w:rFonts w:ascii="Times New Roman" w:hAnsi="Times New Roman" w:cs="Times New Roman"/>
          <w:sz w:val="24"/>
          <w:szCs w:val="24"/>
        </w:rPr>
        <w:t>p growth</w:t>
      </w:r>
      <w:r w:rsidR="006654D6">
        <w:rPr>
          <w:rFonts w:ascii="Times New Roman" w:hAnsi="Times New Roman" w:cs="Times New Roman"/>
          <w:sz w:val="24"/>
          <w:szCs w:val="24"/>
        </w:rPr>
        <w:t xml:space="preserve"> </w:t>
      </w:r>
      <w:r w:rsidR="002834A5">
        <w:rPr>
          <w:rFonts w:ascii="Times New Roman" w:hAnsi="Times New Roman" w:cs="Times New Roman"/>
          <w:sz w:val="24"/>
          <w:szCs w:val="24"/>
        </w:rPr>
        <w:t xml:space="preserve">rate </w:t>
      </w:r>
      <w:r w:rsidR="006654D6">
        <w:rPr>
          <w:rFonts w:ascii="Times New Roman" w:hAnsi="Times New Roman" w:cs="Times New Roman"/>
          <w:sz w:val="24"/>
          <w:szCs w:val="24"/>
        </w:rPr>
        <w:t>among regions (</w:t>
      </w:r>
      <w:r w:rsidR="006654D6">
        <w:rPr>
          <w:rFonts w:ascii="Times New Roman" w:hAnsi="Times New Roman" w:cs="Times New Roman"/>
          <w:i/>
          <w:sz w:val="24"/>
          <w:szCs w:val="24"/>
        </w:rPr>
        <w:t xml:space="preserve">p = </w:t>
      </w:r>
      <w:r w:rsidR="006654D6" w:rsidRPr="006654D6">
        <w:rPr>
          <w:rFonts w:ascii="Times New Roman" w:hAnsi="Times New Roman" w:cs="Times New Roman"/>
          <w:sz w:val="24"/>
          <w:szCs w:val="24"/>
        </w:rPr>
        <w:t>0.024</w:t>
      </w:r>
      <w:r w:rsidR="006654D6">
        <w:rPr>
          <w:rFonts w:ascii="Times New Roman" w:hAnsi="Times New Roman" w:cs="Times New Roman"/>
          <w:i/>
          <w:sz w:val="24"/>
          <w:szCs w:val="24"/>
        </w:rPr>
        <w:t>)</w:t>
      </w:r>
      <w:r w:rsidR="005B7857">
        <w:rPr>
          <w:rFonts w:ascii="Times New Roman" w:hAnsi="Times New Roman" w:cs="Times New Roman"/>
          <w:i/>
          <w:sz w:val="24"/>
          <w:szCs w:val="24"/>
        </w:rPr>
        <w:t>.</w:t>
      </w:r>
      <w:r w:rsidR="0087767F">
        <w:rPr>
          <w:rFonts w:ascii="Times New Roman" w:hAnsi="Times New Roman" w:cs="Times New Roman"/>
          <w:i/>
          <w:sz w:val="24"/>
          <w:szCs w:val="24"/>
        </w:rPr>
        <w:t xml:space="preserve"> </w:t>
      </w:r>
      <w:r w:rsidR="0087767F" w:rsidRPr="0087767F">
        <w:rPr>
          <w:rFonts w:ascii="Times New Roman" w:hAnsi="Times New Roman" w:cs="Times New Roman"/>
          <w:sz w:val="24"/>
          <w:szCs w:val="24"/>
        </w:rPr>
        <w:t>This</w:t>
      </w:r>
      <w:r w:rsidR="0087767F">
        <w:rPr>
          <w:rFonts w:ascii="Times New Roman" w:hAnsi="Times New Roman" w:cs="Times New Roman"/>
          <w:sz w:val="24"/>
          <w:szCs w:val="24"/>
        </w:rPr>
        <w:t xml:space="preserve"> result shows </w:t>
      </w:r>
      <w:r w:rsidR="005568F0">
        <w:rPr>
          <w:rFonts w:ascii="Times New Roman" w:hAnsi="Times New Roman" w:cs="Times New Roman"/>
          <w:sz w:val="24"/>
          <w:szCs w:val="24"/>
        </w:rPr>
        <w:t xml:space="preserve">how the temporal </w:t>
      </w:r>
      <w:r w:rsidR="00C65B61">
        <w:rPr>
          <w:rFonts w:ascii="Times New Roman" w:hAnsi="Times New Roman" w:cs="Times New Roman"/>
          <w:sz w:val="24"/>
          <w:szCs w:val="24"/>
        </w:rPr>
        <w:t xml:space="preserve">context substantively alters the interpretation of </w:t>
      </w:r>
      <w:r w:rsidR="009B5122">
        <w:rPr>
          <w:rFonts w:ascii="Times New Roman" w:hAnsi="Times New Roman" w:cs="Times New Roman"/>
          <w:sz w:val="24"/>
          <w:szCs w:val="24"/>
        </w:rPr>
        <w:t xml:space="preserve">mechanisms driving kelp </w:t>
      </w:r>
      <w:commentRangeStart w:id="34"/>
      <w:r w:rsidR="009B5122">
        <w:rPr>
          <w:rFonts w:ascii="Times New Roman" w:hAnsi="Times New Roman" w:cs="Times New Roman"/>
          <w:sz w:val="24"/>
          <w:szCs w:val="24"/>
        </w:rPr>
        <w:t>growth</w:t>
      </w:r>
      <w:commentRangeEnd w:id="34"/>
      <w:r w:rsidR="001C6B10">
        <w:rPr>
          <w:rStyle w:val="CommentReference"/>
        </w:rPr>
        <w:commentReference w:id="34"/>
      </w:r>
      <w:r w:rsidR="009B5122">
        <w:rPr>
          <w:rFonts w:ascii="Times New Roman" w:hAnsi="Times New Roman" w:cs="Times New Roman"/>
          <w:sz w:val="24"/>
          <w:szCs w:val="24"/>
        </w:rPr>
        <w:t>.</w:t>
      </w:r>
    </w:p>
    <w:p w14:paraId="7B77B694" w14:textId="6AAA27A8" w:rsidR="00D65AF5" w:rsidRDefault="003536A3" w:rsidP="009762D4">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accounting for kelp growth rates, </w:t>
      </w:r>
      <w:r w:rsidR="002C122D">
        <w:rPr>
          <w:rFonts w:ascii="Times New Roman" w:hAnsi="Times New Roman" w:cs="Times New Roman"/>
          <w:sz w:val="24"/>
          <w:szCs w:val="24"/>
        </w:rPr>
        <w:t xml:space="preserve">the </w:t>
      </w:r>
      <w:r w:rsidR="0036255F">
        <w:rPr>
          <w:rFonts w:ascii="Times New Roman" w:hAnsi="Times New Roman" w:cs="Times New Roman"/>
          <w:sz w:val="24"/>
          <w:szCs w:val="24"/>
        </w:rPr>
        <w:t xml:space="preserve">variability </w:t>
      </w:r>
      <w:r w:rsidR="002C122D">
        <w:rPr>
          <w:rFonts w:ascii="Times New Roman" w:hAnsi="Times New Roman" w:cs="Times New Roman"/>
          <w:sz w:val="24"/>
          <w:szCs w:val="24"/>
        </w:rPr>
        <w:t xml:space="preserve">in kelp area </w:t>
      </w:r>
      <w:r w:rsidR="00106D92">
        <w:rPr>
          <w:rFonts w:ascii="Times New Roman" w:hAnsi="Times New Roman" w:cs="Times New Roman"/>
          <w:sz w:val="24"/>
          <w:szCs w:val="24"/>
        </w:rPr>
        <w:t xml:space="preserve">declined at most sites between the two time periods </w:t>
      </w:r>
      <w:r w:rsidR="00DC5900">
        <w:rPr>
          <w:rFonts w:ascii="Times New Roman" w:hAnsi="Times New Roman" w:cs="Times New Roman"/>
          <w:sz w:val="24"/>
          <w:szCs w:val="24"/>
        </w:rPr>
        <w:t>(</w:t>
      </w:r>
      <w:r w:rsidR="009F52CD">
        <w:rPr>
          <w:rFonts w:ascii="Times New Roman" w:hAnsi="Times New Roman" w:cs="Times New Roman"/>
          <w:sz w:val="24"/>
          <w:szCs w:val="24"/>
        </w:rPr>
        <w:t xml:space="preserve">Fig. 5). Specifically, </w:t>
      </w:r>
      <w:r w:rsidR="00D24F14">
        <w:rPr>
          <w:rFonts w:ascii="Times New Roman" w:hAnsi="Times New Roman" w:cs="Times New Roman"/>
          <w:sz w:val="24"/>
          <w:szCs w:val="24"/>
        </w:rPr>
        <w:t xml:space="preserve">bootstrapped estimates of CV showed </w:t>
      </w:r>
      <w:r w:rsidR="00AF5154">
        <w:rPr>
          <w:rFonts w:ascii="Times New Roman" w:hAnsi="Times New Roman" w:cs="Times New Roman"/>
          <w:sz w:val="24"/>
          <w:szCs w:val="24"/>
        </w:rPr>
        <w:t xml:space="preserve">all sites but one (Tatoosh Is.) </w:t>
      </w:r>
      <w:r w:rsidR="00D24F14">
        <w:rPr>
          <w:rFonts w:ascii="Times New Roman" w:hAnsi="Times New Roman" w:cs="Times New Roman"/>
          <w:sz w:val="24"/>
          <w:szCs w:val="24"/>
        </w:rPr>
        <w:t>d</w:t>
      </w:r>
      <w:r w:rsidR="00AF5154">
        <w:rPr>
          <w:rFonts w:ascii="Times New Roman" w:hAnsi="Times New Roman" w:cs="Times New Roman"/>
          <w:sz w:val="24"/>
          <w:szCs w:val="24"/>
        </w:rPr>
        <w:t>ecline</w:t>
      </w:r>
      <w:r w:rsidR="00D24F14">
        <w:rPr>
          <w:rFonts w:ascii="Times New Roman" w:hAnsi="Times New Roman" w:cs="Times New Roman"/>
          <w:sz w:val="24"/>
          <w:szCs w:val="24"/>
        </w:rPr>
        <w:t xml:space="preserve">d </w:t>
      </w:r>
      <w:r w:rsidR="00106D92">
        <w:rPr>
          <w:rFonts w:ascii="Times New Roman" w:hAnsi="Times New Roman" w:cs="Times New Roman"/>
          <w:sz w:val="24"/>
          <w:szCs w:val="24"/>
        </w:rPr>
        <w:t xml:space="preserve">between the two time periods, though the magnitude of decline varied substantially by region. </w:t>
      </w:r>
      <w:r w:rsidR="00BB338B">
        <w:rPr>
          <w:rFonts w:ascii="Times New Roman" w:hAnsi="Times New Roman" w:cs="Times New Roman"/>
          <w:sz w:val="24"/>
          <w:szCs w:val="24"/>
        </w:rPr>
        <w:t xml:space="preserve"> </w:t>
      </w:r>
      <w:r w:rsidR="00961156">
        <w:rPr>
          <w:rFonts w:ascii="Times New Roman" w:hAnsi="Times New Roman" w:cs="Times New Roman"/>
          <w:sz w:val="24"/>
          <w:szCs w:val="24"/>
        </w:rPr>
        <w:t xml:space="preserve">The three northern sites had virtually no change in </w:t>
      </w:r>
      <w:r w:rsidR="00106D92">
        <w:rPr>
          <w:rFonts w:ascii="Times New Roman" w:hAnsi="Times New Roman" w:cs="Times New Roman"/>
          <w:sz w:val="24"/>
          <w:szCs w:val="24"/>
        </w:rPr>
        <w:t xml:space="preserve">CV </w:t>
      </w:r>
      <w:r w:rsidR="00106D92">
        <w:rPr>
          <w:rFonts w:ascii="Times New Roman" w:hAnsi="Times New Roman" w:cs="Times New Roman"/>
          <w:sz w:val="24"/>
          <w:szCs w:val="24"/>
        </w:rPr>
        <w:lastRenderedPageBreak/>
        <w:t>(changes of</w:t>
      </w:r>
      <w:r w:rsidR="00BB338B">
        <w:rPr>
          <w:rFonts w:ascii="Times New Roman" w:hAnsi="Times New Roman" w:cs="Times New Roman"/>
          <w:sz w:val="24"/>
          <w:szCs w:val="24"/>
        </w:rPr>
        <w:t xml:space="preserve"> less than </w:t>
      </w:r>
      <m:oMath>
        <m:r>
          <w:rPr>
            <w:rFonts w:ascii="Cambria Math" w:hAnsi="Cambria Math" w:cs="Times New Roman"/>
            <w:sz w:val="24"/>
            <w:szCs w:val="24"/>
          </w:rPr>
          <m:t>±</m:t>
        </m:r>
      </m:oMath>
      <w:r w:rsidR="00106D92">
        <w:rPr>
          <w:rFonts w:ascii="Times New Roman" w:hAnsi="Times New Roman" w:cs="Times New Roman"/>
          <w:sz w:val="24"/>
          <w:szCs w:val="24"/>
        </w:rPr>
        <w:t xml:space="preserve">0.05 for all sites), the southern sites showed substantial </w:t>
      </w:r>
      <w:r w:rsidR="00BB338B">
        <w:rPr>
          <w:rFonts w:ascii="Times New Roman" w:hAnsi="Times New Roman" w:cs="Times New Roman"/>
          <w:sz w:val="24"/>
          <w:szCs w:val="24"/>
        </w:rPr>
        <w:t xml:space="preserve">declines in CV </w:t>
      </w:r>
      <w:r w:rsidR="0049066F">
        <w:rPr>
          <w:rFonts w:ascii="Times New Roman" w:hAnsi="Times New Roman" w:cs="Times New Roman"/>
          <w:sz w:val="24"/>
          <w:szCs w:val="24"/>
        </w:rPr>
        <w:t>(declines of 0.1</w:t>
      </w:r>
      <w:r w:rsidR="00AA3FD2">
        <w:rPr>
          <w:rFonts w:ascii="Times New Roman" w:hAnsi="Times New Roman" w:cs="Times New Roman"/>
          <w:sz w:val="24"/>
          <w:szCs w:val="24"/>
        </w:rPr>
        <w:t>75 to 0.694</w:t>
      </w:r>
      <w:r w:rsidR="00106D92">
        <w:rPr>
          <w:rFonts w:ascii="Times New Roman" w:hAnsi="Times New Roman" w:cs="Times New Roman"/>
          <w:sz w:val="24"/>
          <w:szCs w:val="24"/>
        </w:rPr>
        <w:t>), and the</w:t>
      </w:r>
      <w:r w:rsidR="00AE44DD">
        <w:rPr>
          <w:rFonts w:ascii="Times New Roman" w:hAnsi="Times New Roman" w:cs="Times New Roman"/>
          <w:sz w:val="24"/>
          <w:szCs w:val="24"/>
        </w:rPr>
        <w:t xml:space="preserve"> central region also showed declines in CV but with </w:t>
      </w:r>
      <w:r w:rsidR="00106D92">
        <w:rPr>
          <w:rFonts w:ascii="Times New Roman" w:hAnsi="Times New Roman" w:cs="Times New Roman"/>
          <w:sz w:val="24"/>
          <w:szCs w:val="24"/>
        </w:rPr>
        <w:t xml:space="preserve">differences </w:t>
      </w:r>
      <w:r w:rsidR="00AE44DD">
        <w:rPr>
          <w:rFonts w:ascii="Times New Roman" w:hAnsi="Times New Roman" w:cs="Times New Roman"/>
          <w:sz w:val="24"/>
          <w:szCs w:val="24"/>
        </w:rPr>
        <w:t>among sites (</w:t>
      </w:r>
      <w:r w:rsidR="004A19CD">
        <w:rPr>
          <w:rFonts w:ascii="Times New Roman" w:hAnsi="Times New Roman" w:cs="Times New Roman"/>
          <w:sz w:val="24"/>
          <w:szCs w:val="24"/>
        </w:rPr>
        <w:t>declines</w:t>
      </w:r>
      <w:r w:rsidR="00AE44DD">
        <w:rPr>
          <w:rFonts w:ascii="Times New Roman" w:hAnsi="Times New Roman" w:cs="Times New Roman"/>
          <w:sz w:val="24"/>
          <w:szCs w:val="24"/>
        </w:rPr>
        <w:t xml:space="preserve"> of 0.03</w:t>
      </w:r>
      <w:r w:rsidR="00AA3FD2">
        <w:rPr>
          <w:rFonts w:ascii="Times New Roman" w:hAnsi="Times New Roman" w:cs="Times New Roman"/>
          <w:sz w:val="24"/>
          <w:szCs w:val="24"/>
        </w:rPr>
        <w:t>3</w:t>
      </w:r>
      <w:r w:rsidR="00AE44DD">
        <w:rPr>
          <w:rFonts w:ascii="Times New Roman" w:hAnsi="Times New Roman" w:cs="Times New Roman"/>
          <w:sz w:val="24"/>
          <w:szCs w:val="24"/>
        </w:rPr>
        <w:t>, 0.3</w:t>
      </w:r>
      <w:r w:rsidR="00AA3FD2">
        <w:rPr>
          <w:rFonts w:ascii="Times New Roman" w:hAnsi="Times New Roman" w:cs="Times New Roman"/>
          <w:sz w:val="24"/>
          <w:szCs w:val="24"/>
        </w:rPr>
        <w:t>43</w:t>
      </w:r>
      <w:r w:rsidR="00AE44DD">
        <w:rPr>
          <w:rFonts w:ascii="Times New Roman" w:hAnsi="Times New Roman" w:cs="Times New Roman"/>
          <w:sz w:val="24"/>
          <w:szCs w:val="24"/>
        </w:rPr>
        <w:t xml:space="preserve">, and </w:t>
      </w:r>
      <w:r w:rsidR="00D24F14">
        <w:rPr>
          <w:rFonts w:ascii="Times New Roman" w:hAnsi="Times New Roman" w:cs="Times New Roman"/>
          <w:sz w:val="24"/>
          <w:szCs w:val="24"/>
        </w:rPr>
        <w:t>0.351, for Cape Alava, Anderson Point, and Point of the Arches, respectively</w:t>
      </w:r>
      <w:r w:rsidR="00106D92">
        <w:rPr>
          <w:rFonts w:ascii="Times New Roman" w:hAnsi="Times New Roman" w:cs="Times New Roman"/>
          <w:sz w:val="24"/>
          <w:szCs w:val="24"/>
        </w:rPr>
        <w:t>).  For most sites, these are large, biologically significant</w:t>
      </w:r>
      <w:r w:rsidR="00667ACD">
        <w:rPr>
          <w:rFonts w:ascii="Times New Roman" w:hAnsi="Times New Roman" w:cs="Times New Roman"/>
          <w:sz w:val="24"/>
          <w:szCs w:val="24"/>
        </w:rPr>
        <w:t>,</w:t>
      </w:r>
      <w:r w:rsidR="00106D92">
        <w:rPr>
          <w:rFonts w:ascii="Times New Roman" w:hAnsi="Times New Roman" w:cs="Times New Roman"/>
          <w:sz w:val="24"/>
          <w:szCs w:val="24"/>
        </w:rPr>
        <w:t xml:space="preserve"> changes in kelp variability</w:t>
      </w:r>
      <w:r w:rsidR="009762D4">
        <w:rPr>
          <w:rFonts w:ascii="Times New Roman" w:hAnsi="Times New Roman" w:cs="Times New Roman"/>
          <w:sz w:val="24"/>
          <w:szCs w:val="24"/>
        </w:rPr>
        <w:t xml:space="preserve">. </w:t>
      </w:r>
      <w:commentRangeStart w:id="35"/>
      <w:r w:rsidR="001A6CCE">
        <w:rPr>
          <w:rFonts w:ascii="Times New Roman" w:hAnsi="Times New Roman" w:cs="Times New Roman"/>
          <w:sz w:val="24"/>
          <w:szCs w:val="24"/>
        </w:rPr>
        <w:t>L</w:t>
      </w:r>
      <w:r w:rsidR="00AB651E">
        <w:rPr>
          <w:rFonts w:ascii="Times New Roman" w:hAnsi="Times New Roman" w:cs="Times New Roman"/>
          <w:sz w:val="24"/>
          <w:szCs w:val="24"/>
        </w:rPr>
        <w:t xml:space="preserve">inear </w:t>
      </w:r>
      <w:commentRangeEnd w:id="35"/>
      <w:r w:rsidR="007D1754">
        <w:rPr>
          <w:rStyle w:val="CommentReference"/>
        </w:rPr>
        <w:commentReference w:id="35"/>
      </w:r>
      <w:r w:rsidR="00AB651E">
        <w:rPr>
          <w:rFonts w:ascii="Times New Roman" w:hAnsi="Times New Roman" w:cs="Times New Roman"/>
          <w:sz w:val="24"/>
          <w:szCs w:val="24"/>
        </w:rPr>
        <w:t xml:space="preserve">models </w:t>
      </w:r>
      <w:r w:rsidR="001A6CCE">
        <w:rPr>
          <w:rFonts w:ascii="Times New Roman" w:hAnsi="Times New Roman" w:cs="Times New Roman"/>
          <w:sz w:val="24"/>
          <w:szCs w:val="24"/>
        </w:rPr>
        <w:t xml:space="preserve">showed that </w:t>
      </w:r>
      <w:r w:rsidR="007D1754">
        <w:rPr>
          <w:rFonts w:ascii="Times New Roman" w:hAnsi="Times New Roman" w:cs="Times New Roman"/>
          <w:sz w:val="24"/>
          <w:szCs w:val="24"/>
        </w:rPr>
        <w:t xml:space="preserve">including </w:t>
      </w:r>
      <w:r w:rsidR="001A6CCE">
        <w:rPr>
          <w:rFonts w:ascii="Times New Roman" w:hAnsi="Times New Roman" w:cs="Times New Roman"/>
          <w:sz w:val="24"/>
          <w:szCs w:val="24"/>
        </w:rPr>
        <w:t>kelp CV in 1989-2001</w:t>
      </w:r>
      <w:r w:rsidR="00D65AF5">
        <w:rPr>
          <w:rFonts w:ascii="Times New Roman" w:hAnsi="Times New Roman" w:cs="Times New Roman"/>
          <w:sz w:val="24"/>
          <w:szCs w:val="24"/>
        </w:rPr>
        <w:t xml:space="preserve"> </w:t>
      </w:r>
      <w:r w:rsidR="007D1754">
        <w:rPr>
          <w:rFonts w:ascii="Times New Roman" w:hAnsi="Times New Roman" w:cs="Times New Roman"/>
          <w:sz w:val="24"/>
          <w:szCs w:val="24"/>
        </w:rPr>
        <w:t xml:space="preserve">alone </w:t>
      </w:r>
      <w:r w:rsidR="00D65AF5">
        <w:rPr>
          <w:rFonts w:ascii="Times New Roman" w:hAnsi="Times New Roman" w:cs="Times New Roman"/>
          <w:sz w:val="24"/>
          <w:szCs w:val="24"/>
        </w:rPr>
        <w:t>best predicted t</w:t>
      </w:r>
      <w:r w:rsidR="007D1754">
        <w:rPr>
          <w:rFonts w:ascii="Times New Roman" w:hAnsi="Times New Roman"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Pr>
          <w:rFonts w:ascii="Times New Roman" w:eastAsiaTheme="minorEastAsia" w:hAnsi="Times New Roman" w:cs="Times New Roman"/>
          <w:sz w:val="24"/>
          <w:szCs w:val="24"/>
        </w:rPr>
        <w:t xml:space="preserve"> </w:t>
      </w:r>
      <w:r w:rsidR="008874C1" w:rsidRPr="00AC096A">
        <w:rPr>
          <w:rFonts w:ascii="Times New Roman" w:eastAsiaTheme="minorEastAsia" w:hAnsi="Times New Roman" w:cs="Times New Roman"/>
          <w:i/>
          <w:sz w:val="24"/>
          <w:szCs w:val="24"/>
        </w:rPr>
        <w:t>adj. R</w:t>
      </w:r>
      <w:r w:rsidR="008874C1" w:rsidRPr="00AC096A">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0.54).  Sites with high CV in the first time period reduced CV in the second.  The only other model with a small amount of statistical </w:t>
      </w:r>
      <w:r w:rsidR="004B1ABF">
        <w:rPr>
          <w:rFonts w:ascii="Times New Roman" w:eastAsiaTheme="minorEastAsia" w:hAnsi="Times New Roman" w:cs="Times New Roman"/>
          <w:sz w:val="24"/>
          <w:szCs w:val="24"/>
        </w:rPr>
        <w:t>support</w:t>
      </w:r>
      <w:r w:rsidR="008874C1">
        <w:rPr>
          <w:rFonts w:ascii="Times New Roman" w:eastAsiaTheme="minorEastAsia" w:hAnsi="Times New Roman" w:cs="Times New Roman"/>
          <w:sz w:val="24"/>
          <w:szCs w:val="24"/>
        </w:rPr>
        <w:t xml:space="preserve"> </w:t>
      </w:r>
      <w:r w:rsidR="007D1754">
        <w:rPr>
          <w:rFonts w:ascii="Times New Roman" w:eastAsiaTheme="minorEastAsia" w:hAnsi="Times New Roman" w:cs="Times New Roman"/>
          <w:sz w:val="24"/>
          <w:szCs w:val="24"/>
        </w:rPr>
        <w:t>included both</w:t>
      </w:r>
      <w:r w:rsidR="008874C1">
        <w:rPr>
          <w:rFonts w:ascii="Times New Roman" w:eastAsiaTheme="minorEastAsia" w:hAnsi="Times New Roman" w:cs="Times New Roman"/>
          <w:sz w:val="24"/>
          <w:szCs w:val="24"/>
        </w:rPr>
        <w:t xml:space="preserve"> kelp CV in 1989-2001 and the change in the number of otters</w:t>
      </w:r>
      <w:r w:rsidR="007D1754">
        <w:rPr>
          <w:rFonts w:ascii="Times New Roman" w:eastAsiaTheme="minorEastAsia" w:hAnsi="Times New Roman" w:cs="Times New Roman"/>
          <w:sz w:val="24"/>
          <w:szCs w:val="24"/>
        </w:rPr>
        <w:t xml:space="preserve"> </w:t>
      </w:r>
      <w:r w:rsidR="008874C1">
        <w:rPr>
          <w:rFonts w:ascii="Times New Roman" w:hAnsi="Times New Roman" w:cs="Times New Roman"/>
          <w:sz w:val="24"/>
          <w:szCs w:val="24"/>
        </w:rPr>
        <w:t>(</w:t>
      </w:r>
      <m:oMath>
        <m:r>
          <m:rPr>
            <m:sty m:val="p"/>
          </m:rPr>
          <w:rPr>
            <w:rFonts w:ascii="Cambria Math" w:hAnsi="Cambria Math" w:cs="Times New Roman"/>
            <w:sz w:val="24"/>
            <w:szCs w:val="24"/>
          </w:rPr>
          <m:t>Δ</m:t>
        </m:r>
        <m:r>
          <w:rPr>
            <w:rFonts w:ascii="Cambria Math" w:hAnsi="Cambria Math" w:cs="Times New Roman"/>
            <w:sz w:val="24"/>
            <w:szCs w:val="24"/>
          </w:rPr>
          <m:t>AICc=2,</m:t>
        </m:r>
      </m:oMath>
      <w:r w:rsidR="008874C1">
        <w:rPr>
          <w:rFonts w:ascii="Times New Roman" w:eastAsiaTheme="minorEastAsia" w:hAnsi="Times New Roman" w:cs="Times New Roman"/>
          <w:sz w:val="24"/>
          <w:szCs w:val="24"/>
        </w:rPr>
        <w:t xml:space="preserve"> </w:t>
      </w:r>
      <w:r w:rsidR="008874C1" w:rsidRPr="00AC096A">
        <w:rPr>
          <w:rFonts w:ascii="Times New Roman" w:eastAsiaTheme="minorEastAsia" w:hAnsi="Times New Roman" w:cs="Times New Roman"/>
          <w:i/>
          <w:sz w:val="24"/>
          <w:szCs w:val="24"/>
        </w:rPr>
        <w:t>adj. R</w:t>
      </w:r>
      <w:r w:rsidR="008874C1" w:rsidRPr="00AC096A">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0.64).  </w:t>
      </w:r>
      <w:r w:rsidR="000336C9">
        <w:rPr>
          <w:rFonts w:ascii="Times New Roman" w:eastAsiaTheme="minorEastAsia" w:hAnsi="Times New Roman" w:cs="Times New Roman"/>
          <w:sz w:val="24"/>
          <w:szCs w:val="24"/>
        </w:rPr>
        <w:t xml:space="preserve">In this model coefficient for the change in otters was negative, indicating increased </w:t>
      </w:r>
      <w:r w:rsidR="003C3FFA">
        <w:rPr>
          <w:rFonts w:ascii="Times New Roman" w:eastAsiaTheme="minorEastAsia" w:hAnsi="Times New Roman" w:cs="Times New Roman"/>
          <w:sz w:val="24"/>
          <w:szCs w:val="24"/>
        </w:rPr>
        <w:t xml:space="preserve">sea </w:t>
      </w:r>
      <w:r w:rsidR="000336C9">
        <w:rPr>
          <w:rFonts w:ascii="Times New Roman" w:eastAsiaTheme="minorEastAsia" w:hAnsi="Times New Roman" w:cs="Times New Roman"/>
          <w:sz w:val="24"/>
          <w:szCs w:val="24"/>
        </w:rPr>
        <w:t xml:space="preserve">otter </w:t>
      </w:r>
      <w:r w:rsidR="003C3FFA">
        <w:rPr>
          <w:rFonts w:ascii="Times New Roman" w:eastAsiaTheme="minorEastAsia" w:hAnsi="Times New Roman" w:cs="Times New Roman"/>
          <w:sz w:val="24"/>
          <w:szCs w:val="24"/>
        </w:rPr>
        <w:t xml:space="preserve">abundance was associated with reduced </w:t>
      </w:r>
      <w:r w:rsidR="00443DCB">
        <w:rPr>
          <w:rFonts w:ascii="Times New Roman" w:eastAsiaTheme="minorEastAsia" w:hAnsi="Times New Roman" w:cs="Times New Roman"/>
          <w:sz w:val="24"/>
          <w:szCs w:val="24"/>
        </w:rPr>
        <w:t xml:space="preserve">kelp </w:t>
      </w:r>
      <w:r w:rsidR="003C3FFA">
        <w:rPr>
          <w:rFonts w:ascii="Times New Roman" w:eastAsiaTheme="minorEastAsia" w:hAnsi="Times New Roman" w:cs="Times New Roman"/>
          <w:sz w:val="24"/>
          <w:szCs w:val="24"/>
        </w:rPr>
        <w:t>CV</w:t>
      </w:r>
      <w:r w:rsidR="00443DCB">
        <w:rPr>
          <w:rFonts w:ascii="Times New Roman" w:eastAsiaTheme="minorEastAsia" w:hAnsi="Times New Roman" w:cs="Times New Roman"/>
          <w:sz w:val="24"/>
          <w:szCs w:val="24"/>
        </w:rPr>
        <w:t xml:space="preserve"> (point estimates correspond to an increase of approximately 13 otters leading to a decrease of 0.01 in CV).</w:t>
      </w:r>
      <w:r w:rsidR="003C3FFA">
        <w:rPr>
          <w:rFonts w:ascii="Times New Roman" w:eastAsiaTheme="minorEastAsia" w:hAnsi="Times New Roman" w:cs="Times New Roman"/>
          <w:sz w:val="24"/>
          <w:szCs w:val="24"/>
        </w:rPr>
        <w:t xml:space="preserve"> </w:t>
      </w:r>
      <w:r w:rsidR="00443DCB">
        <w:rPr>
          <w:rFonts w:ascii="Times New Roman" w:eastAsiaTheme="minorEastAsia" w:hAnsi="Times New Roman" w:cs="Times New Roman"/>
          <w:sz w:val="24"/>
          <w:szCs w:val="24"/>
        </w:rPr>
        <w:t xml:space="preserve">As we only </w:t>
      </w:r>
      <w:r w:rsidR="00732281">
        <w:rPr>
          <w:rFonts w:ascii="Times New Roman" w:eastAsiaTheme="minorEastAsia" w:hAnsi="Times New Roman" w:cs="Times New Roman"/>
          <w:sz w:val="24"/>
          <w:szCs w:val="24"/>
        </w:rPr>
        <w:t>have</w:t>
      </w:r>
      <w:r w:rsidR="00443DCB">
        <w:rPr>
          <w:rFonts w:ascii="Times New Roman" w:eastAsiaTheme="minorEastAsia" w:hAnsi="Times New Roman" w:cs="Times New Roman"/>
          <w:sz w:val="24"/>
          <w:szCs w:val="24"/>
        </w:rPr>
        <w:t xml:space="preserve"> 10 sites for comparison, our</w:t>
      </w:r>
      <w:r w:rsidR="00EF0972">
        <w:rPr>
          <w:rFonts w:ascii="Times New Roman" w:eastAsiaTheme="minorEastAsia" w:hAnsi="Times New Roman" w:cs="Times New Roman"/>
          <w:sz w:val="24"/>
          <w:szCs w:val="24"/>
        </w:rPr>
        <w:t xml:space="preserve"> statistical power and</w:t>
      </w:r>
      <w:r w:rsidR="00443DCB">
        <w:rPr>
          <w:rFonts w:ascii="Times New Roman" w:eastAsiaTheme="minorEastAsia" w:hAnsi="Times New Roman" w:cs="Times New Roman"/>
          <w:sz w:val="24"/>
          <w:szCs w:val="24"/>
        </w:rPr>
        <w:t xml:space="preserve"> precision of these estimates is low.</w:t>
      </w:r>
      <w:r w:rsidR="00EF0972">
        <w:rPr>
          <w:rFonts w:ascii="Times New Roman" w:eastAsiaTheme="minorEastAsia" w:hAnsi="Times New Roman" w:cs="Times New Roman"/>
          <w:sz w:val="24"/>
          <w:szCs w:val="24"/>
        </w:rPr>
        <w:t xml:space="preserve"> </w:t>
      </w:r>
      <w:r w:rsidR="00EF0972" w:rsidRPr="00BE6DBA">
        <w:rPr>
          <w:rFonts w:ascii="Times New Roman" w:eastAsiaTheme="minorEastAsia" w:hAnsi="Times New Roman" w:cs="Times New Roman"/>
          <w:sz w:val="24"/>
          <w:szCs w:val="24"/>
          <w:highlight w:val="yellow"/>
        </w:rPr>
        <w:t xml:space="preserve">NEED TO ADD AVAILABLE EXPOSURE </w:t>
      </w:r>
      <w:r w:rsidR="00BE6DBA" w:rsidRPr="00BE6DBA">
        <w:rPr>
          <w:rFonts w:ascii="Times New Roman" w:eastAsiaTheme="minorEastAsia" w:hAnsi="Times New Roman" w:cs="Times New Roman"/>
          <w:sz w:val="24"/>
          <w:szCs w:val="24"/>
          <w:highlight w:val="yellow"/>
        </w:rPr>
        <w:t xml:space="preserve">INFORMATION TO </w:t>
      </w:r>
      <w:r w:rsidR="00EF0972" w:rsidRPr="00BE6DBA">
        <w:rPr>
          <w:rFonts w:ascii="Times New Roman" w:eastAsiaTheme="minorEastAsia" w:hAnsi="Times New Roman" w:cs="Times New Roman"/>
          <w:sz w:val="24"/>
          <w:szCs w:val="24"/>
          <w:highlight w:val="yellow"/>
        </w:rPr>
        <w:t>ANAYLSES IN HERE.  THEY EXPLAIN NOTHING BUT NEED TO TALK ABOUT THEM.</w:t>
      </w:r>
    </w:p>
    <w:p w14:paraId="3CE8BE6F" w14:textId="7FB74542" w:rsidR="00AC096A" w:rsidRDefault="00EF0972" w:rsidP="00AC096A">
      <w:pPr>
        <w:spacing w:before="120" w:after="0" w:line="480" w:lineRule="auto"/>
        <w:ind w:firstLine="720"/>
        <w:rPr>
          <w:rFonts w:ascii="Times New Roman" w:hAnsi="Times New Roman" w:cs="Times New Roman"/>
          <w:sz w:val="24"/>
          <w:szCs w:val="24"/>
        </w:rPr>
      </w:pPr>
      <w:r w:rsidRPr="005D4873">
        <w:rPr>
          <w:rFonts w:ascii="Times New Roman" w:hAnsi="Times New Roman" w:cs="Times New Roman"/>
          <w:sz w:val="24"/>
          <w:szCs w:val="24"/>
        </w:rPr>
        <w:t>Th</w:t>
      </w:r>
      <w:r>
        <w:rPr>
          <w:rFonts w:ascii="Times New Roman" w:hAnsi="Times New Roman" w:cs="Times New Roman"/>
          <w:sz w:val="24"/>
          <w:szCs w:val="24"/>
        </w:rPr>
        <w:t xml:space="preserve">e mechanistic link between sea otters and kelp is through the benthic invertebrates that comprise sea otter prey and the major grazers of kelp. </w:t>
      </w:r>
      <w:r w:rsidR="00AC096A">
        <w:rPr>
          <w:rFonts w:ascii="Times New Roman" w:hAnsi="Times New Roman" w:cs="Times New Roman"/>
          <w:sz w:val="24"/>
          <w:szCs w:val="24"/>
        </w:rPr>
        <w:t>While we lack continuous time-series for invertebrates at OCNMS, available information shows significant variation in the benthic invertebrate community over time but not across regions (Fig. 7, Table 4). The differences in community composition among years reflected substantial declines reduction in all 5 taxonomic groups from 1987-2015 (Figs. 6</w:t>
      </w:r>
      <w:r w:rsidR="00AC096A">
        <w:rPr>
          <w:rFonts w:ascii="Times New Roman" w:hAnsi="Times New Roman" w:cs="Times New Roman"/>
          <w:sz w:val="24"/>
          <w:szCs w:val="24"/>
        </w:rPr>
        <w:t xml:space="preserve">, </w:t>
      </w:r>
      <w:r w:rsidR="00AC096A">
        <w:rPr>
          <w:rFonts w:ascii="Times New Roman" w:hAnsi="Times New Roman" w:cs="Times New Roman"/>
          <w:sz w:val="24"/>
          <w:szCs w:val="24"/>
        </w:rPr>
        <w:t>7).</w:t>
      </w:r>
      <w:r w:rsidR="00AC096A">
        <w:rPr>
          <w:rFonts w:ascii="Times New Roman" w:hAnsi="Times New Roman" w:cs="Times New Roman"/>
          <w:sz w:val="24"/>
          <w:szCs w:val="24"/>
        </w:rPr>
        <w:t xml:space="preserve"> </w:t>
      </w:r>
      <w:r>
        <w:rPr>
          <w:rFonts w:ascii="Times New Roman" w:hAnsi="Times New Roman" w:cs="Times New Roman"/>
          <w:sz w:val="24"/>
          <w:szCs w:val="24"/>
        </w:rPr>
        <w:t>The iconic prey of sea otters</w:t>
      </w:r>
      <w:r w:rsidR="00CD2E36">
        <w:rPr>
          <w:rFonts w:ascii="Times New Roman" w:hAnsi="Times New Roman" w:cs="Times New Roman"/>
          <w:sz w:val="24"/>
          <w:szCs w:val="24"/>
        </w:rPr>
        <w:t xml:space="preserve"> and major grazers in the system</w:t>
      </w:r>
      <w:r>
        <w:rPr>
          <w:rFonts w:ascii="Times New Roman" w:hAnsi="Times New Roman" w:cs="Times New Roman"/>
          <w:sz w:val="24"/>
          <w:szCs w:val="24"/>
        </w:rPr>
        <w:t>, sea urchins, decline precipitously with the across site mean falling by more than 99% between 1987 to 2015 (from 3.7 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to 0.01</w:t>
      </w:r>
      <w:r w:rsidRPr="00242F3C">
        <w:rPr>
          <w:rFonts w:ascii="Times New Roman" w:hAnsi="Times New Roman" w:cs="Times New Roman"/>
          <w:sz w:val="24"/>
          <w:szCs w:val="24"/>
        </w:rPr>
        <w:t xml:space="preserve"> </w:t>
      </w:r>
      <w:r>
        <w:rPr>
          <w:rFonts w:ascii="Times New Roman" w:hAnsi="Times New Roman" w:cs="Times New Roman"/>
          <w:sz w:val="24"/>
          <w:szCs w:val="24"/>
        </w:rPr>
        <w:t>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AC096A">
        <w:rPr>
          <w:rFonts w:ascii="Times New Roman" w:hAnsi="Times New Roman" w:cs="Times New Roman"/>
          <w:sz w:val="24"/>
          <w:szCs w:val="24"/>
        </w:rPr>
        <w:t>Sea u</w:t>
      </w:r>
      <w:r w:rsidR="00AC096A">
        <w:rPr>
          <w:rFonts w:ascii="Times New Roman" w:hAnsi="Times New Roman" w:cs="Times New Roman"/>
          <w:sz w:val="24"/>
          <w:szCs w:val="24"/>
        </w:rPr>
        <w:t xml:space="preserve">rchins showed a pattern in which the highest density occurred in the three sites defined by Kvitek et al. (1989) as outside of the range </w:t>
      </w:r>
      <w:r w:rsidR="00AC096A">
        <w:rPr>
          <w:rFonts w:ascii="Times New Roman" w:hAnsi="Times New Roman" w:cs="Times New Roman"/>
          <w:sz w:val="24"/>
          <w:szCs w:val="24"/>
        </w:rPr>
        <w:lastRenderedPageBreak/>
        <w:t>of sea otters (Neah Bay, Anderson Point, Point of the Arches; Fig. 6a).</w:t>
      </w:r>
      <w:r w:rsidR="00AC096A">
        <w:rPr>
          <w:rFonts w:ascii="Times New Roman" w:hAnsi="Times New Roman" w:cs="Times New Roman"/>
          <w:sz w:val="24"/>
          <w:szCs w:val="24"/>
        </w:rPr>
        <w:t xml:space="preserve"> </w:t>
      </w:r>
      <w:r w:rsidR="00CD2E36">
        <w:rPr>
          <w:rFonts w:ascii="Times New Roman" w:hAnsi="Times New Roman" w:cs="Times New Roman"/>
          <w:sz w:val="24"/>
          <w:szCs w:val="24"/>
        </w:rPr>
        <w:t xml:space="preserve">This </w:t>
      </w:r>
      <w:r w:rsidR="00AC096A">
        <w:rPr>
          <w:rFonts w:ascii="Times New Roman" w:hAnsi="Times New Roman" w:cs="Times New Roman"/>
          <w:sz w:val="24"/>
          <w:szCs w:val="24"/>
        </w:rPr>
        <w:t xml:space="preserve">indicates </w:t>
      </w:r>
      <w:r w:rsidR="00CD2E36">
        <w:rPr>
          <w:rFonts w:ascii="Times New Roman" w:hAnsi="Times New Roman" w:cs="Times New Roman"/>
          <w:sz w:val="24"/>
          <w:szCs w:val="24"/>
        </w:rPr>
        <w:t xml:space="preserve">a dramatic and persistent </w:t>
      </w:r>
      <w:r w:rsidR="00AC096A">
        <w:rPr>
          <w:rFonts w:ascii="Times New Roman" w:hAnsi="Times New Roman" w:cs="Times New Roman"/>
          <w:sz w:val="24"/>
          <w:szCs w:val="24"/>
        </w:rPr>
        <w:t xml:space="preserve">reduction in grazing pressure since the 1980s and there is no evidence of a recovery of urchin abundance in OCNMS to near densities observed in the 1980s by 2015. </w:t>
      </w:r>
    </w:p>
    <w:p w14:paraId="6970B48F" w14:textId="24300C9C" w:rsidR="00514806" w:rsidRDefault="00CD2E36" w:rsidP="00680FF7">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EF0972">
        <w:rPr>
          <w:rFonts w:ascii="Times New Roman" w:hAnsi="Times New Roman" w:cs="Times New Roman"/>
          <w:sz w:val="24"/>
          <w:szCs w:val="24"/>
        </w:rPr>
        <w:t>he other five species groups did not decline as dramatically as urchins, they all showed substantial declines from 1987 to 2015: bivalves (decline of 90%), sea cucumbers (86%), crabs (84%), and sea stars (70%) [</w:t>
      </w:r>
      <w:r w:rsidR="00EF0972" w:rsidRPr="00AC096A">
        <w:rPr>
          <w:rFonts w:ascii="Times New Roman" w:hAnsi="Times New Roman" w:cs="Times New Roman"/>
          <w:sz w:val="24"/>
          <w:szCs w:val="24"/>
          <w:highlight w:val="yellow"/>
        </w:rPr>
        <w:t xml:space="preserve">gastropods show 98% decline but were only sampled in </w:t>
      </w:r>
      <w:r w:rsidR="00AC096A" w:rsidRPr="00AC096A">
        <w:rPr>
          <w:rFonts w:ascii="Times New Roman" w:hAnsi="Times New Roman" w:cs="Times New Roman"/>
          <w:sz w:val="24"/>
          <w:szCs w:val="24"/>
          <w:highlight w:val="yellow"/>
        </w:rPr>
        <w:t>19</w:t>
      </w:r>
      <w:r w:rsidR="00EF0972" w:rsidRPr="00AC096A">
        <w:rPr>
          <w:rFonts w:ascii="Times New Roman" w:hAnsi="Times New Roman" w:cs="Times New Roman"/>
          <w:sz w:val="24"/>
          <w:szCs w:val="24"/>
          <w:highlight w:val="yellow"/>
        </w:rPr>
        <w:t>87 and 2015</w:t>
      </w:r>
      <w:r w:rsidR="00EF0972">
        <w:rPr>
          <w:rFonts w:ascii="Times New Roman" w:hAnsi="Times New Roman" w:cs="Times New Roman"/>
          <w:sz w:val="24"/>
          <w:szCs w:val="24"/>
        </w:rPr>
        <w:t>].</w:t>
      </w:r>
      <w:r w:rsidR="00514806">
        <w:rPr>
          <w:rFonts w:ascii="Times New Roman" w:hAnsi="Times New Roman" w:cs="Times New Roman"/>
          <w:sz w:val="24"/>
          <w:szCs w:val="24"/>
        </w:rPr>
        <w:t xml:space="preserve"> All of these declines are strongly significant (paired t-tests, </w:t>
      </w:r>
      <w:r w:rsidR="00514806" w:rsidRPr="00514806">
        <w:rPr>
          <w:rFonts w:ascii="Times New Roman" w:hAnsi="Times New Roman" w:cs="Times New Roman"/>
          <w:i/>
          <w:sz w:val="24"/>
          <w:szCs w:val="24"/>
        </w:rPr>
        <w:t>p</w:t>
      </w:r>
      <w:r w:rsidR="00514806">
        <w:rPr>
          <w:rFonts w:ascii="Times New Roman" w:hAnsi="Times New Roman" w:cs="Times New Roman"/>
          <w:sz w:val="24"/>
          <w:szCs w:val="24"/>
        </w:rPr>
        <w:t xml:space="preserve">&lt;0.01 for all species groups). </w:t>
      </w:r>
      <w:r w:rsidR="00EF0972">
        <w:rPr>
          <w:rFonts w:ascii="Times New Roman" w:hAnsi="Times New Roman" w:cs="Times New Roman"/>
          <w:sz w:val="24"/>
          <w:szCs w:val="24"/>
        </w:rPr>
        <w:t xml:space="preserve">For all four </w:t>
      </w:r>
      <w:r w:rsidR="00EF0972" w:rsidRPr="00AC096A">
        <w:rPr>
          <w:rFonts w:ascii="Times New Roman" w:hAnsi="Times New Roman" w:cs="Times New Roman"/>
          <w:sz w:val="24"/>
          <w:szCs w:val="24"/>
          <w:highlight w:val="yellow"/>
        </w:rPr>
        <w:t>(five</w:t>
      </w:r>
      <w:r w:rsidR="00E70C68" w:rsidRPr="00AC096A">
        <w:rPr>
          <w:rFonts w:ascii="Times New Roman" w:hAnsi="Times New Roman" w:cs="Times New Roman"/>
          <w:sz w:val="24"/>
          <w:szCs w:val="24"/>
          <w:highlight w:val="yellow"/>
        </w:rPr>
        <w:t xml:space="preserve"> w/ gastropods</w:t>
      </w:r>
      <w:r w:rsidR="00EF0972" w:rsidRPr="00AC096A">
        <w:rPr>
          <w:rFonts w:ascii="Times New Roman" w:hAnsi="Times New Roman" w:cs="Times New Roman"/>
          <w:sz w:val="24"/>
          <w:szCs w:val="24"/>
          <w:highlight w:val="yellow"/>
        </w:rPr>
        <w:t>)</w:t>
      </w:r>
      <w:r w:rsidR="00EF0972">
        <w:rPr>
          <w:rFonts w:ascii="Times New Roman" w:hAnsi="Times New Roman" w:cs="Times New Roman"/>
          <w:sz w:val="24"/>
          <w:szCs w:val="24"/>
        </w:rPr>
        <w:t xml:space="preserve"> other species groups, densities were not notably different between sites inside</w:t>
      </w:r>
      <w:r w:rsidR="000C6ED6">
        <w:rPr>
          <w:rFonts w:ascii="Times New Roman" w:hAnsi="Times New Roman" w:cs="Times New Roman"/>
          <w:sz w:val="24"/>
          <w:szCs w:val="24"/>
        </w:rPr>
        <w:t xml:space="preserve"> and outside of the otter range in 1987. This suggests that the dramatic and immediate effect of otters are limited to a </w:t>
      </w:r>
      <w:r w:rsidR="00514806">
        <w:rPr>
          <w:rFonts w:ascii="Times New Roman" w:hAnsi="Times New Roman" w:cs="Times New Roman"/>
          <w:sz w:val="24"/>
          <w:szCs w:val="24"/>
        </w:rPr>
        <w:t xml:space="preserve">few species or species groups, even if over time there are </w:t>
      </w:r>
      <w:r w:rsidR="00AC096A">
        <w:rPr>
          <w:rFonts w:ascii="Times New Roman" w:hAnsi="Times New Roman" w:cs="Times New Roman"/>
          <w:sz w:val="24"/>
          <w:szCs w:val="24"/>
        </w:rPr>
        <w:t>meaningful</w:t>
      </w:r>
      <w:r w:rsidR="00514806">
        <w:rPr>
          <w:rFonts w:ascii="Times New Roman" w:hAnsi="Times New Roman" w:cs="Times New Roman"/>
          <w:sz w:val="24"/>
          <w:szCs w:val="24"/>
        </w:rPr>
        <w:t xml:space="preserve"> but gradual changes in invertebrate community. Beyond declines in mean densities, all five species also show notable declines in the among site variation in density; the among site standard deviation among site means fell by 75 to 99% for our six species groups</w:t>
      </w:r>
      <w:r w:rsidR="00514806" w:rsidRPr="00AC096A">
        <w:rPr>
          <w:rFonts w:ascii="Times New Roman" w:hAnsi="Times New Roman" w:cs="Times New Roman"/>
          <w:sz w:val="24"/>
          <w:szCs w:val="24"/>
          <w:highlight w:val="yellow"/>
        </w:rPr>
        <w:t>.</w:t>
      </w:r>
      <w:r w:rsidR="00514806">
        <w:rPr>
          <w:rFonts w:ascii="Times New Roman" w:hAnsi="Times New Roman" w:cs="Times New Roman"/>
          <w:sz w:val="24"/>
          <w:szCs w:val="24"/>
        </w:rPr>
        <w:t xml:space="preserve"> This indicates that the spatial variability in invertebrate densities has become lower over the past 30 years.</w:t>
      </w:r>
    </w:p>
    <w:p w14:paraId="01EC50B4" w14:textId="77777777" w:rsidR="00680FF7" w:rsidRDefault="00680FF7" w:rsidP="00680FF7">
      <w:pPr>
        <w:spacing w:before="120" w:after="0" w:line="480" w:lineRule="auto"/>
        <w:ind w:firstLine="720"/>
        <w:rPr>
          <w:rFonts w:ascii="Times New Roman" w:hAnsi="Times New Roman" w:cs="Times New Roman"/>
          <w:sz w:val="24"/>
          <w:szCs w:val="24"/>
        </w:rPr>
      </w:pPr>
    </w:p>
    <w:p w14:paraId="093D93E0" w14:textId="75A734F4" w:rsidR="003211A7" w:rsidRPr="003211A7" w:rsidRDefault="003211A7" w:rsidP="003E6C90">
      <w:pPr>
        <w:spacing w:before="240" w:after="0" w:line="480" w:lineRule="auto"/>
        <w:outlineLvl w:val="0"/>
        <w:rPr>
          <w:rFonts w:ascii="Times New Roman" w:hAnsi="Times New Roman" w:cs="Times New Roman"/>
          <w:b/>
          <w:sz w:val="24"/>
          <w:szCs w:val="24"/>
        </w:rPr>
      </w:pPr>
      <w:r w:rsidRPr="003211A7">
        <w:rPr>
          <w:rFonts w:ascii="Times New Roman" w:hAnsi="Times New Roman" w:cs="Times New Roman"/>
          <w:b/>
          <w:sz w:val="24"/>
          <w:szCs w:val="24"/>
        </w:rPr>
        <w:t>Discussion</w:t>
      </w:r>
    </w:p>
    <w:p w14:paraId="4E75C0B9" w14:textId="5DECB9F5" w:rsidR="00A0121A" w:rsidRDefault="00DF0A11" w:rsidP="0099573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Sea otters are iconic </w:t>
      </w:r>
      <w:r w:rsidR="001477B3">
        <w:rPr>
          <w:rFonts w:ascii="Times New Roman" w:hAnsi="Times New Roman" w:cs="Times New Roman"/>
          <w:sz w:val="24"/>
          <w:szCs w:val="24"/>
        </w:rPr>
        <w:t xml:space="preserve">keystone </w:t>
      </w:r>
      <w:r>
        <w:rPr>
          <w:rFonts w:ascii="Times New Roman" w:hAnsi="Times New Roman" w:cs="Times New Roman"/>
          <w:sz w:val="24"/>
          <w:szCs w:val="24"/>
        </w:rPr>
        <w:t>predators in coastal ecosyst</w:t>
      </w:r>
      <w:r w:rsidR="001477B3">
        <w:rPr>
          <w:rFonts w:ascii="Times New Roman" w:hAnsi="Times New Roman" w:cs="Times New Roman"/>
          <w:sz w:val="24"/>
          <w:szCs w:val="24"/>
        </w:rPr>
        <w:t>ems of the northeastern Pacific whose presence radically affects invertebrate and algal communities (</w:t>
      </w:r>
      <w:r w:rsidR="00D006C1">
        <w:rPr>
          <w:rFonts w:ascii="Times New Roman" w:hAnsi="Times New Roman" w:cs="Times New Roman"/>
          <w:sz w:val="24"/>
          <w:szCs w:val="24"/>
        </w:rPr>
        <w:t>Estes and Duggins 1995, Steneck et al. 2002</w:t>
      </w:r>
      <w:r w:rsidR="001477B3">
        <w:rPr>
          <w:rFonts w:ascii="Times New Roman" w:hAnsi="Times New Roman" w:cs="Times New Roman"/>
          <w:sz w:val="24"/>
          <w:szCs w:val="24"/>
        </w:rPr>
        <w:t>).</w:t>
      </w:r>
      <w:r w:rsidR="00051059">
        <w:rPr>
          <w:rFonts w:ascii="Times New Roman" w:hAnsi="Times New Roman" w:cs="Times New Roman"/>
          <w:sz w:val="24"/>
          <w:szCs w:val="24"/>
        </w:rPr>
        <w:t xml:space="preserve"> Here we revisit a series of historical invertebrate surveys and complement these surveys with </w:t>
      </w:r>
      <w:r w:rsidR="006B3A54">
        <w:rPr>
          <w:rFonts w:ascii="Times New Roman" w:hAnsi="Times New Roman" w:cs="Times New Roman"/>
          <w:sz w:val="24"/>
          <w:szCs w:val="24"/>
        </w:rPr>
        <w:t>independent spatio-temporal data on kelp and sea otters</w:t>
      </w:r>
      <w:r w:rsidR="006D2E86">
        <w:rPr>
          <w:rFonts w:ascii="Times New Roman" w:hAnsi="Times New Roman" w:cs="Times New Roman"/>
          <w:sz w:val="24"/>
          <w:szCs w:val="24"/>
        </w:rPr>
        <w:t xml:space="preserve"> in Wa</w:t>
      </w:r>
      <w:r w:rsidR="000D0C5B">
        <w:rPr>
          <w:rFonts w:ascii="Times New Roman" w:hAnsi="Times New Roman" w:cs="Times New Roman"/>
          <w:sz w:val="24"/>
          <w:szCs w:val="24"/>
        </w:rPr>
        <w:t>s</w:t>
      </w:r>
      <w:r w:rsidR="006D2E86">
        <w:rPr>
          <w:rFonts w:ascii="Times New Roman" w:hAnsi="Times New Roman" w:cs="Times New Roman"/>
          <w:sz w:val="24"/>
          <w:szCs w:val="24"/>
        </w:rPr>
        <w:t>hington’s OCNMS</w:t>
      </w:r>
      <w:r w:rsidR="006B3A54">
        <w:rPr>
          <w:rFonts w:ascii="Times New Roman" w:hAnsi="Times New Roman" w:cs="Times New Roman"/>
          <w:sz w:val="24"/>
          <w:szCs w:val="24"/>
        </w:rPr>
        <w:t xml:space="preserve">.  </w:t>
      </w:r>
      <w:r w:rsidR="00F81784">
        <w:rPr>
          <w:rFonts w:ascii="Times New Roman" w:hAnsi="Times New Roman" w:cs="Times New Roman"/>
          <w:sz w:val="24"/>
          <w:szCs w:val="24"/>
        </w:rPr>
        <w:t>We show that while kelp and sea otter abundance are statistically decoupled when viewed</w:t>
      </w:r>
      <w:r w:rsidR="00F12E0E">
        <w:rPr>
          <w:rFonts w:ascii="Times New Roman" w:hAnsi="Times New Roman" w:cs="Times New Roman"/>
          <w:sz w:val="24"/>
          <w:szCs w:val="24"/>
        </w:rPr>
        <w:t xml:space="preserve"> coastwide</w:t>
      </w:r>
      <w:r w:rsidR="00F81784">
        <w:rPr>
          <w:rFonts w:ascii="Times New Roman" w:hAnsi="Times New Roman" w:cs="Times New Roman"/>
          <w:sz w:val="24"/>
          <w:szCs w:val="24"/>
        </w:rPr>
        <w:t xml:space="preserve"> </w:t>
      </w:r>
      <w:r w:rsidR="000A50D1">
        <w:rPr>
          <w:rFonts w:ascii="Times New Roman" w:hAnsi="Times New Roman" w:cs="Times New Roman"/>
          <w:sz w:val="24"/>
          <w:szCs w:val="24"/>
        </w:rPr>
        <w:t xml:space="preserve">and </w:t>
      </w:r>
      <w:r w:rsidR="00F81784">
        <w:rPr>
          <w:rFonts w:ascii="Times New Roman" w:hAnsi="Times New Roman" w:cs="Times New Roman"/>
          <w:sz w:val="24"/>
          <w:szCs w:val="24"/>
        </w:rPr>
        <w:t xml:space="preserve">over the </w:t>
      </w:r>
      <w:r w:rsidR="000A50D1">
        <w:rPr>
          <w:rFonts w:ascii="Times New Roman" w:hAnsi="Times New Roman" w:cs="Times New Roman"/>
          <w:sz w:val="24"/>
          <w:szCs w:val="24"/>
        </w:rPr>
        <w:t xml:space="preserve">entirety of the </w:t>
      </w:r>
      <w:r w:rsidR="00F81784">
        <w:rPr>
          <w:rFonts w:ascii="Times New Roman" w:hAnsi="Times New Roman" w:cs="Times New Roman"/>
          <w:sz w:val="24"/>
          <w:szCs w:val="24"/>
        </w:rPr>
        <w:t xml:space="preserve">30 year </w:t>
      </w:r>
      <w:r w:rsidR="00F12E0E">
        <w:rPr>
          <w:rFonts w:ascii="Times New Roman" w:hAnsi="Times New Roman" w:cs="Times New Roman"/>
          <w:sz w:val="24"/>
          <w:szCs w:val="24"/>
        </w:rPr>
        <w:t>period, there is strong evidence for</w:t>
      </w:r>
      <w:r w:rsidR="00CF793D">
        <w:rPr>
          <w:rFonts w:ascii="Times New Roman" w:hAnsi="Times New Roman" w:cs="Times New Roman"/>
          <w:sz w:val="24"/>
          <w:szCs w:val="24"/>
        </w:rPr>
        <w:t xml:space="preserve"> l</w:t>
      </w:r>
      <w:r w:rsidR="000D0C5B">
        <w:rPr>
          <w:rFonts w:ascii="Times New Roman" w:hAnsi="Times New Roman" w:cs="Times New Roman"/>
          <w:sz w:val="24"/>
          <w:szCs w:val="24"/>
        </w:rPr>
        <w:t>ocal</w:t>
      </w:r>
      <w:r w:rsidR="00CF793D">
        <w:rPr>
          <w:rFonts w:ascii="Times New Roman" w:hAnsi="Times New Roman" w:cs="Times New Roman"/>
          <w:sz w:val="24"/>
          <w:szCs w:val="24"/>
        </w:rPr>
        <w:t xml:space="preserve"> </w:t>
      </w:r>
      <w:r w:rsidR="00CF793D">
        <w:rPr>
          <w:rFonts w:ascii="Times New Roman" w:hAnsi="Times New Roman" w:cs="Times New Roman"/>
          <w:sz w:val="24"/>
          <w:szCs w:val="24"/>
        </w:rPr>
        <w:lastRenderedPageBreak/>
        <w:t>variability in both sea otters and kelp trajectories and for</w:t>
      </w:r>
      <w:r w:rsidR="00F12E0E">
        <w:rPr>
          <w:rFonts w:ascii="Times New Roman" w:hAnsi="Times New Roman" w:cs="Times New Roman"/>
          <w:sz w:val="24"/>
          <w:szCs w:val="24"/>
        </w:rPr>
        <w:t xml:space="preserve"> </w:t>
      </w:r>
      <w:r w:rsidR="00CF793D">
        <w:rPr>
          <w:rFonts w:ascii="Times New Roman" w:hAnsi="Times New Roman" w:cs="Times New Roman"/>
          <w:sz w:val="24"/>
          <w:szCs w:val="24"/>
        </w:rPr>
        <w:t>local sea otter abundance</w:t>
      </w:r>
      <w:r w:rsidR="00F12E0E">
        <w:rPr>
          <w:rFonts w:ascii="Times New Roman" w:hAnsi="Times New Roman" w:cs="Times New Roman"/>
          <w:sz w:val="24"/>
          <w:szCs w:val="24"/>
        </w:rPr>
        <w:t xml:space="preserve"> </w:t>
      </w:r>
      <w:r w:rsidR="00CF793D">
        <w:rPr>
          <w:rFonts w:ascii="Times New Roman" w:hAnsi="Times New Roman" w:cs="Times New Roman"/>
          <w:sz w:val="24"/>
          <w:szCs w:val="24"/>
        </w:rPr>
        <w:t xml:space="preserve">affecting </w:t>
      </w:r>
      <w:r w:rsidR="00F12E0E">
        <w:rPr>
          <w:rFonts w:ascii="Times New Roman" w:hAnsi="Times New Roman" w:cs="Times New Roman"/>
          <w:sz w:val="24"/>
          <w:szCs w:val="24"/>
        </w:rPr>
        <w:t>kelp</w:t>
      </w:r>
      <w:r w:rsidR="001B3916">
        <w:rPr>
          <w:rFonts w:ascii="Times New Roman" w:hAnsi="Times New Roman" w:cs="Times New Roman"/>
          <w:sz w:val="24"/>
          <w:szCs w:val="24"/>
        </w:rPr>
        <w:t xml:space="preserve"> </w:t>
      </w:r>
      <w:r w:rsidR="00CF793D">
        <w:rPr>
          <w:rFonts w:ascii="Times New Roman" w:hAnsi="Times New Roman" w:cs="Times New Roman"/>
          <w:sz w:val="24"/>
          <w:szCs w:val="24"/>
        </w:rPr>
        <w:t xml:space="preserve">population growth </w:t>
      </w:r>
      <w:r w:rsidR="001B3916">
        <w:rPr>
          <w:rFonts w:ascii="Times New Roman" w:hAnsi="Times New Roman" w:cs="Times New Roman"/>
          <w:sz w:val="24"/>
          <w:szCs w:val="24"/>
        </w:rPr>
        <w:t>at the local scale</w:t>
      </w:r>
      <w:r w:rsidR="000A50D1">
        <w:rPr>
          <w:rFonts w:ascii="Times New Roman" w:hAnsi="Times New Roman" w:cs="Times New Roman"/>
          <w:sz w:val="24"/>
          <w:szCs w:val="24"/>
        </w:rPr>
        <w:t>.</w:t>
      </w:r>
      <w:r w:rsidR="00F12E0E">
        <w:rPr>
          <w:rFonts w:ascii="Times New Roman" w:hAnsi="Times New Roman" w:cs="Times New Roman"/>
          <w:sz w:val="24"/>
          <w:szCs w:val="24"/>
        </w:rPr>
        <w:t xml:space="preserve"> </w:t>
      </w:r>
      <w:r w:rsidR="001B3916">
        <w:rPr>
          <w:rFonts w:ascii="Times New Roman" w:hAnsi="Times New Roman" w:cs="Times New Roman"/>
          <w:sz w:val="24"/>
          <w:szCs w:val="24"/>
        </w:rPr>
        <w:t>T</w:t>
      </w:r>
      <w:r w:rsidR="00F12E0E">
        <w:rPr>
          <w:rFonts w:ascii="Times New Roman" w:hAnsi="Times New Roman" w:cs="Times New Roman"/>
          <w:sz w:val="24"/>
          <w:szCs w:val="24"/>
        </w:rPr>
        <w:t>he relationship between kelp and sea otter growth rates shifted from positive</w:t>
      </w:r>
      <w:r w:rsidR="000A50D1">
        <w:rPr>
          <w:rFonts w:ascii="Times New Roman" w:hAnsi="Times New Roman" w:cs="Times New Roman"/>
          <w:sz w:val="24"/>
          <w:szCs w:val="24"/>
        </w:rPr>
        <w:t xml:space="preserve"> during the 1990s</w:t>
      </w:r>
      <w:r w:rsidR="00F12E0E">
        <w:rPr>
          <w:rFonts w:ascii="Times New Roman" w:hAnsi="Times New Roman" w:cs="Times New Roman"/>
          <w:sz w:val="24"/>
          <w:szCs w:val="24"/>
        </w:rPr>
        <w:t xml:space="preserve"> to neutral or possibly slightly negative </w:t>
      </w:r>
      <w:r w:rsidR="000A50D1">
        <w:rPr>
          <w:rFonts w:ascii="Times New Roman" w:hAnsi="Times New Roman" w:cs="Times New Roman"/>
          <w:sz w:val="24"/>
          <w:szCs w:val="24"/>
        </w:rPr>
        <w:t>post-2000</w:t>
      </w:r>
      <w:r w:rsidR="000D0C5B">
        <w:rPr>
          <w:rFonts w:ascii="Times New Roman" w:hAnsi="Times New Roman" w:cs="Times New Roman"/>
          <w:sz w:val="24"/>
          <w:szCs w:val="24"/>
        </w:rPr>
        <w:t xml:space="preserve"> (Fig. 4)</w:t>
      </w:r>
      <w:r w:rsidR="00F12E0E">
        <w:rPr>
          <w:rFonts w:ascii="Times New Roman" w:hAnsi="Times New Roman" w:cs="Times New Roman"/>
          <w:sz w:val="24"/>
          <w:szCs w:val="24"/>
        </w:rPr>
        <w:t>.</w:t>
      </w:r>
      <w:r w:rsidR="000A50D1">
        <w:rPr>
          <w:rFonts w:ascii="Times New Roman" w:hAnsi="Times New Roman" w:cs="Times New Roman"/>
          <w:sz w:val="24"/>
          <w:szCs w:val="24"/>
        </w:rPr>
        <w:t xml:space="preserve"> </w:t>
      </w:r>
      <w:r w:rsidR="001110EE">
        <w:rPr>
          <w:rFonts w:ascii="Times New Roman" w:hAnsi="Times New Roman" w:cs="Times New Roman"/>
          <w:sz w:val="24"/>
          <w:szCs w:val="24"/>
        </w:rPr>
        <w:t xml:space="preserve">We show that in addition to the immediate and large effects of sea otter </w:t>
      </w:r>
      <w:r w:rsidR="001B3916">
        <w:rPr>
          <w:rFonts w:ascii="Times New Roman" w:hAnsi="Times New Roman" w:cs="Times New Roman"/>
          <w:sz w:val="24"/>
          <w:szCs w:val="24"/>
        </w:rPr>
        <w:t>expansion</w:t>
      </w:r>
      <w:r w:rsidR="001110EE">
        <w:rPr>
          <w:rFonts w:ascii="Times New Roman" w:hAnsi="Times New Roman" w:cs="Times New Roman"/>
          <w:sz w:val="24"/>
          <w:szCs w:val="24"/>
        </w:rPr>
        <w:t xml:space="preserve"> on</w:t>
      </w:r>
      <w:r w:rsidR="001B3916">
        <w:rPr>
          <w:rFonts w:ascii="Times New Roman" w:hAnsi="Times New Roman" w:cs="Times New Roman"/>
          <w:sz w:val="24"/>
          <w:szCs w:val="24"/>
        </w:rPr>
        <w:t xml:space="preserve"> the</w:t>
      </w:r>
      <w:r w:rsidR="001110EE">
        <w:rPr>
          <w:rFonts w:ascii="Times New Roman" w:hAnsi="Times New Roman" w:cs="Times New Roman"/>
          <w:sz w:val="24"/>
          <w:szCs w:val="24"/>
        </w:rPr>
        <w:t xml:space="preserve"> </w:t>
      </w:r>
      <w:r w:rsidR="001B3916">
        <w:rPr>
          <w:rFonts w:ascii="Times New Roman" w:hAnsi="Times New Roman" w:cs="Times New Roman"/>
          <w:sz w:val="24"/>
          <w:szCs w:val="24"/>
        </w:rPr>
        <w:t>main grazer and</w:t>
      </w:r>
      <w:r w:rsidR="001815AF">
        <w:rPr>
          <w:rFonts w:ascii="Times New Roman" w:hAnsi="Times New Roman" w:cs="Times New Roman"/>
          <w:sz w:val="24"/>
          <w:szCs w:val="24"/>
        </w:rPr>
        <w:t xml:space="preserve"> a</w:t>
      </w:r>
      <w:r w:rsidR="001B3916">
        <w:rPr>
          <w:rFonts w:ascii="Times New Roman" w:hAnsi="Times New Roman" w:cs="Times New Roman"/>
          <w:sz w:val="24"/>
          <w:szCs w:val="24"/>
        </w:rPr>
        <w:t xml:space="preserve"> preferred prey (</w:t>
      </w:r>
      <w:r w:rsidR="001110EE">
        <w:rPr>
          <w:rFonts w:ascii="Times New Roman" w:hAnsi="Times New Roman" w:cs="Times New Roman"/>
          <w:sz w:val="24"/>
          <w:szCs w:val="24"/>
        </w:rPr>
        <w:t>sea urchins</w:t>
      </w:r>
      <w:r w:rsidR="001B3916">
        <w:rPr>
          <w:rFonts w:ascii="Times New Roman" w:hAnsi="Times New Roman" w:cs="Times New Roman"/>
          <w:sz w:val="24"/>
          <w:szCs w:val="24"/>
        </w:rPr>
        <w:t>)</w:t>
      </w:r>
      <w:r w:rsidR="00704510">
        <w:rPr>
          <w:rFonts w:ascii="Times New Roman" w:hAnsi="Times New Roman" w:cs="Times New Roman"/>
          <w:sz w:val="24"/>
          <w:szCs w:val="24"/>
        </w:rPr>
        <w:t xml:space="preserve">, </w:t>
      </w:r>
      <w:r w:rsidR="00704510">
        <w:rPr>
          <w:rFonts w:ascii="Times New Roman" w:hAnsi="Times New Roman" w:cs="Times New Roman"/>
          <w:sz w:val="24"/>
          <w:szCs w:val="24"/>
        </w:rPr>
        <w:t xml:space="preserve">changes in otter abundance </w:t>
      </w:r>
      <w:r w:rsidR="00704510">
        <w:rPr>
          <w:rFonts w:ascii="Times New Roman" w:hAnsi="Times New Roman" w:cs="Times New Roman"/>
          <w:sz w:val="24"/>
          <w:szCs w:val="24"/>
        </w:rPr>
        <w:t xml:space="preserve">lead to declines </w:t>
      </w:r>
      <w:r w:rsidR="001110EE">
        <w:rPr>
          <w:rFonts w:ascii="Times New Roman" w:hAnsi="Times New Roman" w:cs="Times New Roman"/>
          <w:sz w:val="24"/>
          <w:szCs w:val="24"/>
        </w:rPr>
        <w:t xml:space="preserve">for </w:t>
      </w:r>
      <w:r w:rsidR="001B3916">
        <w:rPr>
          <w:rFonts w:ascii="Times New Roman" w:hAnsi="Times New Roman" w:cs="Times New Roman"/>
          <w:sz w:val="24"/>
          <w:szCs w:val="24"/>
        </w:rPr>
        <w:t>a suite of</w:t>
      </w:r>
      <w:r w:rsidR="001110EE">
        <w:rPr>
          <w:rFonts w:ascii="Times New Roman" w:hAnsi="Times New Roman" w:cs="Times New Roman"/>
          <w:sz w:val="24"/>
          <w:szCs w:val="24"/>
        </w:rPr>
        <w:t xml:space="preserve"> invertebrate </w:t>
      </w:r>
      <w:r w:rsidR="001B3916">
        <w:rPr>
          <w:rFonts w:ascii="Times New Roman" w:hAnsi="Times New Roman" w:cs="Times New Roman"/>
          <w:sz w:val="24"/>
          <w:szCs w:val="24"/>
        </w:rPr>
        <w:t>species</w:t>
      </w:r>
      <w:r w:rsidR="001110EE">
        <w:rPr>
          <w:rFonts w:ascii="Times New Roman" w:hAnsi="Times New Roman" w:cs="Times New Roman"/>
          <w:sz w:val="24"/>
          <w:szCs w:val="24"/>
        </w:rPr>
        <w:t>.</w:t>
      </w:r>
      <w:r w:rsidR="001B3916">
        <w:rPr>
          <w:rFonts w:ascii="Times New Roman" w:hAnsi="Times New Roman" w:cs="Times New Roman"/>
          <w:sz w:val="24"/>
          <w:szCs w:val="24"/>
        </w:rPr>
        <w:t xml:space="preserve"> </w:t>
      </w:r>
      <w:r w:rsidR="000A50D1">
        <w:rPr>
          <w:rFonts w:ascii="Times New Roman" w:hAnsi="Times New Roman" w:cs="Times New Roman"/>
          <w:sz w:val="24"/>
          <w:szCs w:val="24"/>
        </w:rPr>
        <w:t>This suggests the consequences of sea otter populations for kelp abundance are</w:t>
      </w:r>
      <w:r w:rsidR="002305D4">
        <w:rPr>
          <w:rFonts w:ascii="Times New Roman" w:hAnsi="Times New Roman" w:cs="Times New Roman"/>
          <w:sz w:val="24"/>
          <w:szCs w:val="24"/>
        </w:rPr>
        <w:t xml:space="preserve"> not exclusively an immediate </w:t>
      </w:r>
      <w:r w:rsidR="001110EE">
        <w:rPr>
          <w:rFonts w:ascii="Times New Roman" w:hAnsi="Times New Roman" w:cs="Times New Roman"/>
          <w:sz w:val="24"/>
          <w:szCs w:val="24"/>
        </w:rPr>
        <w:t>shift in state</w:t>
      </w:r>
      <w:r w:rsidR="002305D4">
        <w:rPr>
          <w:rFonts w:ascii="Times New Roman" w:hAnsi="Times New Roman" w:cs="Times New Roman"/>
          <w:sz w:val="24"/>
          <w:szCs w:val="24"/>
        </w:rPr>
        <w:t>, but can manifest gradually over the span of decade</w:t>
      </w:r>
      <w:r w:rsidR="00680FF7">
        <w:rPr>
          <w:rFonts w:ascii="Times New Roman" w:hAnsi="Times New Roman" w:cs="Times New Roman"/>
          <w:sz w:val="24"/>
          <w:szCs w:val="24"/>
        </w:rPr>
        <w:t>s</w:t>
      </w:r>
      <w:r w:rsidR="00704510">
        <w:rPr>
          <w:rFonts w:ascii="Times New Roman" w:hAnsi="Times New Roman" w:cs="Times New Roman"/>
          <w:sz w:val="24"/>
          <w:szCs w:val="24"/>
        </w:rPr>
        <w:t xml:space="preserve"> (</w:t>
      </w:r>
      <w:r w:rsidR="00704510" w:rsidRPr="001815AF">
        <w:rPr>
          <w:rFonts w:ascii="Times New Roman" w:hAnsi="Times New Roman" w:cs="Times New Roman"/>
          <w:sz w:val="24"/>
          <w:szCs w:val="24"/>
          <w:highlight w:val="yellow"/>
        </w:rPr>
        <w:t>other REFS THAT SHOW THIS</w:t>
      </w:r>
      <w:r w:rsidR="009303A6">
        <w:rPr>
          <w:rFonts w:ascii="Times New Roman" w:hAnsi="Times New Roman" w:cs="Times New Roman"/>
          <w:sz w:val="24"/>
          <w:szCs w:val="24"/>
        </w:rPr>
        <w:t>?</w:t>
      </w:r>
      <w:r w:rsidR="00704510">
        <w:rPr>
          <w:rFonts w:ascii="Times New Roman" w:hAnsi="Times New Roman" w:cs="Times New Roman"/>
          <w:sz w:val="24"/>
          <w:szCs w:val="24"/>
        </w:rPr>
        <w:t>)</w:t>
      </w:r>
      <w:r w:rsidR="002305D4">
        <w:rPr>
          <w:rFonts w:ascii="Times New Roman" w:hAnsi="Times New Roman" w:cs="Times New Roman"/>
          <w:sz w:val="24"/>
          <w:szCs w:val="24"/>
        </w:rPr>
        <w:t>.</w:t>
      </w:r>
      <w:r w:rsidR="000A50D1">
        <w:rPr>
          <w:rFonts w:ascii="Times New Roman" w:hAnsi="Times New Roman" w:cs="Times New Roman"/>
          <w:sz w:val="24"/>
          <w:szCs w:val="24"/>
        </w:rPr>
        <w:t xml:space="preserve"> </w:t>
      </w:r>
      <w:r w:rsidR="009C59CF">
        <w:rPr>
          <w:rFonts w:ascii="Times New Roman" w:hAnsi="Times New Roman" w:cs="Times New Roman"/>
          <w:sz w:val="24"/>
          <w:szCs w:val="24"/>
        </w:rPr>
        <w:t>W</w:t>
      </w:r>
      <w:r w:rsidR="00680FF7">
        <w:rPr>
          <w:rFonts w:ascii="Times New Roman" w:hAnsi="Times New Roman" w:cs="Times New Roman"/>
          <w:sz w:val="24"/>
          <w:szCs w:val="24"/>
        </w:rPr>
        <w:t>e show that the</w:t>
      </w:r>
      <w:r w:rsidR="002305D4">
        <w:rPr>
          <w:rFonts w:ascii="Times New Roman" w:hAnsi="Times New Roman" w:cs="Times New Roman"/>
          <w:sz w:val="24"/>
          <w:szCs w:val="24"/>
        </w:rPr>
        <w:t xml:space="preserve"> </w:t>
      </w:r>
      <w:r w:rsidR="00704510">
        <w:rPr>
          <w:rFonts w:ascii="Times New Roman" w:hAnsi="Times New Roman" w:cs="Times New Roman"/>
          <w:sz w:val="24"/>
          <w:szCs w:val="24"/>
        </w:rPr>
        <w:t xml:space="preserve">observed </w:t>
      </w:r>
      <w:r w:rsidR="00A0121A">
        <w:rPr>
          <w:rFonts w:ascii="Times New Roman" w:hAnsi="Times New Roman" w:cs="Times New Roman"/>
          <w:sz w:val="24"/>
          <w:szCs w:val="24"/>
        </w:rPr>
        <w:t>de</w:t>
      </w:r>
      <w:r w:rsidR="00680FF7">
        <w:rPr>
          <w:rFonts w:ascii="Times New Roman" w:hAnsi="Times New Roman" w:cs="Times New Roman"/>
          <w:sz w:val="24"/>
          <w:szCs w:val="24"/>
        </w:rPr>
        <w:t>c</w:t>
      </w:r>
      <w:r w:rsidR="00A0121A">
        <w:rPr>
          <w:rFonts w:ascii="Times New Roman" w:hAnsi="Times New Roman" w:cs="Times New Roman"/>
          <w:sz w:val="24"/>
          <w:szCs w:val="24"/>
        </w:rPr>
        <w:t xml:space="preserve">line </w:t>
      </w:r>
      <w:r w:rsidR="002305D4">
        <w:rPr>
          <w:rFonts w:ascii="Times New Roman" w:hAnsi="Times New Roman" w:cs="Times New Roman"/>
          <w:sz w:val="24"/>
          <w:szCs w:val="24"/>
        </w:rPr>
        <w:t xml:space="preserve">in kelp </w:t>
      </w:r>
      <w:r w:rsidR="00A0121A">
        <w:rPr>
          <w:rFonts w:ascii="Times New Roman" w:hAnsi="Times New Roman" w:cs="Times New Roman"/>
          <w:sz w:val="24"/>
          <w:szCs w:val="24"/>
        </w:rPr>
        <w:t>growth rates</w:t>
      </w:r>
      <w:r w:rsidR="001815AF">
        <w:rPr>
          <w:rFonts w:ascii="Times New Roman" w:hAnsi="Times New Roman" w:cs="Times New Roman"/>
          <w:sz w:val="24"/>
          <w:szCs w:val="24"/>
        </w:rPr>
        <w:t xml:space="preserve"> (Fig. 3) and total </w:t>
      </w:r>
      <w:r w:rsidR="00EA025B">
        <w:rPr>
          <w:rFonts w:ascii="Times New Roman" w:hAnsi="Times New Roman" w:cs="Times New Roman"/>
          <w:sz w:val="24"/>
          <w:szCs w:val="24"/>
        </w:rPr>
        <w:t>area</w:t>
      </w:r>
      <w:r w:rsidR="001815AF">
        <w:rPr>
          <w:rFonts w:ascii="Times New Roman" w:hAnsi="Times New Roman" w:cs="Times New Roman"/>
          <w:sz w:val="24"/>
          <w:szCs w:val="24"/>
        </w:rPr>
        <w:t xml:space="preserve"> (Fig.1)</w:t>
      </w:r>
      <w:r w:rsidR="00680FF7">
        <w:rPr>
          <w:rFonts w:ascii="Times New Roman" w:hAnsi="Times New Roman" w:cs="Times New Roman"/>
          <w:sz w:val="24"/>
          <w:szCs w:val="24"/>
        </w:rPr>
        <w:t xml:space="preserve"> since 2000</w:t>
      </w:r>
      <w:r w:rsidR="00A0121A">
        <w:rPr>
          <w:rFonts w:ascii="Times New Roman" w:hAnsi="Times New Roman" w:cs="Times New Roman"/>
          <w:sz w:val="24"/>
          <w:szCs w:val="24"/>
        </w:rPr>
        <w:t xml:space="preserve"> is </w:t>
      </w:r>
      <w:r w:rsidR="00522FFF">
        <w:rPr>
          <w:rFonts w:ascii="Times New Roman" w:hAnsi="Times New Roman" w:cs="Times New Roman"/>
          <w:sz w:val="24"/>
          <w:szCs w:val="24"/>
        </w:rPr>
        <w:t>unlikely to be</w:t>
      </w:r>
      <w:r w:rsidR="002305D4">
        <w:rPr>
          <w:rFonts w:ascii="Times New Roman" w:hAnsi="Times New Roman" w:cs="Times New Roman"/>
          <w:sz w:val="24"/>
          <w:szCs w:val="24"/>
        </w:rPr>
        <w:t xml:space="preserve"> mediated by increased invertebrate abundance; in recent years as all major invertebrate groups remain far below historical densities (Fig. </w:t>
      </w:r>
      <w:r w:rsidR="002305D4" w:rsidRPr="00680FF7">
        <w:rPr>
          <w:rFonts w:ascii="Times New Roman" w:hAnsi="Times New Roman" w:cs="Times New Roman"/>
          <w:sz w:val="24"/>
          <w:szCs w:val="24"/>
          <w:highlight w:val="yellow"/>
        </w:rPr>
        <w:t>6</w:t>
      </w:r>
      <w:r w:rsidR="002305D4">
        <w:rPr>
          <w:rFonts w:ascii="Times New Roman" w:hAnsi="Times New Roman" w:cs="Times New Roman"/>
          <w:sz w:val="24"/>
          <w:szCs w:val="24"/>
        </w:rPr>
        <w:t xml:space="preserve">). </w:t>
      </w:r>
    </w:p>
    <w:p w14:paraId="4509C69E" w14:textId="3B9DB34F" w:rsidR="005F6C85" w:rsidRDefault="005F6C85" w:rsidP="00A012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previous research </w:t>
      </w:r>
      <w:r>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2F8833C6-12E3-4721-814B-F72815AE9FE6&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3E45D4">
        <w:rPr>
          <w:rFonts w:ascii="Calibri" w:eastAsia="Calibri" w:hAnsi="Calibri" w:cs="Calibri"/>
          <w:sz w:val="24"/>
          <w:szCs w:val="24"/>
        </w:rPr>
        <w:instrText>‐</w:instrText>
      </w:r>
      <w:r w:rsidR="003E45D4">
        <w:rPr>
          <w:rFonts w:ascii="Times New Roman" w:hAnsi="Times New Roman" w:cs="Times New Roman"/>
          <w:sz w:val="24"/>
          <w:szCs w:val="24"/>
        </w:rPr>
        <w:instrText>down and bottom</w:instrText>
      </w:r>
      <w:r w:rsidR="003E45D4">
        <w:rPr>
          <w:rFonts w:ascii="Calibri" w:eastAsia="Calibri" w:hAnsi="Calibri" w:cs="Calibri"/>
          <w:sz w:val="24"/>
          <w:szCs w:val="24"/>
        </w:rPr>
        <w:instrText>‐</w:instrText>
      </w:r>
      <w:r w:rsidR="003E45D4">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Pr>
          <w:rFonts w:ascii="Times New Roman" w:hAnsi="Times New Roman" w:cs="Times New Roman"/>
          <w:sz w:val="24"/>
          <w:szCs w:val="24"/>
        </w:rPr>
        <w:fldChar w:fldCharType="separate"/>
      </w:r>
      <w:r w:rsidR="009E74CB">
        <w:rPr>
          <w:rFonts w:ascii="Helvetica" w:hAnsi="Helvetica" w:cs="Helvetica"/>
          <w:sz w:val="24"/>
          <w:szCs w:val="24"/>
        </w:rPr>
        <w:t>(Reed et al. 2011, Bell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we expected that the variability in kelp area would be strongly related to exposure at a given site. Kelp area CV varied substantially among sites, but was unrelated to calculated wave exposure values. In particular, the kelp survey strata that includes </w:t>
      </w:r>
      <w:r w:rsidR="001815AF">
        <w:rPr>
          <w:rFonts w:ascii="Times New Roman" w:hAnsi="Times New Roman" w:cs="Times New Roman"/>
          <w:sz w:val="24"/>
          <w:szCs w:val="24"/>
        </w:rPr>
        <w:t xml:space="preserve">the </w:t>
      </w:r>
      <w:r>
        <w:rPr>
          <w:rFonts w:ascii="Times New Roman" w:hAnsi="Times New Roman" w:cs="Times New Roman"/>
          <w:sz w:val="24"/>
          <w:szCs w:val="24"/>
        </w:rPr>
        <w:t xml:space="preserve">Neah Bay and Chibadehl </w:t>
      </w:r>
      <w:r w:rsidR="001815AF">
        <w:rPr>
          <w:rFonts w:ascii="Times New Roman" w:hAnsi="Times New Roman" w:cs="Times New Roman"/>
          <w:sz w:val="24"/>
          <w:szCs w:val="24"/>
        </w:rPr>
        <w:t>R</w:t>
      </w:r>
      <w:r>
        <w:rPr>
          <w:rFonts w:ascii="Times New Roman" w:hAnsi="Times New Roman" w:cs="Times New Roman"/>
          <w:sz w:val="24"/>
          <w:szCs w:val="24"/>
        </w:rPr>
        <w:t>ocks</w:t>
      </w:r>
      <w:r w:rsidR="001815AF">
        <w:rPr>
          <w:rFonts w:ascii="Times New Roman" w:hAnsi="Times New Roman" w:cs="Times New Roman"/>
          <w:sz w:val="24"/>
          <w:szCs w:val="24"/>
        </w:rPr>
        <w:t xml:space="preserve"> sites</w:t>
      </w:r>
      <w:r>
        <w:rPr>
          <w:rFonts w:ascii="Times New Roman" w:hAnsi="Times New Roman" w:cs="Times New Roman"/>
          <w:sz w:val="24"/>
          <w:szCs w:val="24"/>
        </w:rPr>
        <w:t xml:space="preserve"> is inside the Strait of Juan de Fuca (Fig. 1) and thus protected from many of the predominantly south and westerly swells that strike the OCNMS.  Surprisingly, post-2002 Neah Bay had nearly equivalent kelp CVs as five of the other locations on the outer coast including Cape Alava and Destruction Island (</w:t>
      </w:r>
      <w:r w:rsidR="001815AF">
        <w:rPr>
          <w:rFonts w:ascii="Times New Roman" w:hAnsi="Times New Roman" w:cs="Times New Roman"/>
          <w:sz w:val="24"/>
          <w:szCs w:val="24"/>
        </w:rPr>
        <w:t>Fig. 5; detrended CV near 0.2</w:t>
      </w:r>
      <w:r>
        <w:rPr>
          <w:rFonts w:ascii="Times New Roman" w:hAnsi="Times New Roman" w:cs="Times New Roman"/>
          <w:sz w:val="24"/>
          <w:szCs w:val="24"/>
        </w:rPr>
        <w:t xml:space="preserve">). We speculate that this may be driven predominantly by the fact that we only have information about kelp area during the summer during which wave </w:t>
      </w:r>
      <w:r w:rsidR="00EA025B">
        <w:rPr>
          <w:rFonts w:ascii="Times New Roman" w:hAnsi="Times New Roman" w:cs="Times New Roman"/>
          <w:sz w:val="24"/>
          <w:szCs w:val="24"/>
        </w:rPr>
        <w:t>energy on the coast</w:t>
      </w:r>
      <w:r>
        <w:rPr>
          <w:rFonts w:ascii="Times New Roman" w:hAnsi="Times New Roman" w:cs="Times New Roman"/>
          <w:sz w:val="24"/>
          <w:szCs w:val="24"/>
        </w:rPr>
        <w:t xml:space="preserve"> is a relatively low. An alternative prediction is that kelp CV in Neah Bay would decline with additional otters present, as kelp CV appears to be </w:t>
      </w:r>
      <w:r w:rsidR="00EA025B">
        <w:rPr>
          <w:rFonts w:ascii="Times New Roman" w:hAnsi="Times New Roman" w:cs="Times New Roman"/>
          <w:sz w:val="24"/>
          <w:szCs w:val="24"/>
        </w:rPr>
        <w:t>potentiall</w:t>
      </w:r>
      <w:r>
        <w:rPr>
          <w:rFonts w:ascii="Times New Roman" w:hAnsi="Times New Roman" w:cs="Times New Roman"/>
          <w:sz w:val="24"/>
          <w:szCs w:val="24"/>
        </w:rPr>
        <w:t xml:space="preserve"> related to the number of otters present at each site (F</w:t>
      </w:r>
      <w:r w:rsidR="00EA025B">
        <w:rPr>
          <w:rFonts w:ascii="Times New Roman" w:hAnsi="Times New Roman" w:cs="Times New Roman"/>
          <w:sz w:val="24"/>
          <w:szCs w:val="24"/>
        </w:rPr>
        <w:t>ig</w:t>
      </w:r>
      <w:r>
        <w:rPr>
          <w:rFonts w:ascii="Times New Roman" w:hAnsi="Times New Roman" w:cs="Times New Roman"/>
          <w:sz w:val="24"/>
          <w:szCs w:val="24"/>
        </w:rPr>
        <w:t xml:space="preserve">. </w:t>
      </w:r>
      <w:r w:rsidR="00EA025B">
        <w:rPr>
          <w:rFonts w:ascii="Times New Roman" w:hAnsi="Times New Roman" w:cs="Times New Roman"/>
          <w:sz w:val="24"/>
          <w:szCs w:val="24"/>
        </w:rPr>
        <w:t>5</w:t>
      </w:r>
      <w:r>
        <w:rPr>
          <w:rFonts w:ascii="Times New Roman" w:hAnsi="Times New Roman" w:cs="Times New Roman"/>
          <w:sz w:val="24"/>
          <w:szCs w:val="24"/>
        </w:rPr>
        <w:t>).</w:t>
      </w:r>
      <w:r w:rsidR="00EA025B">
        <w:rPr>
          <w:rFonts w:ascii="Times New Roman" w:hAnsi="Times New Roman" w:cs="Times New Roman"/>
          <w:sz w:val="24"/>
          <w:szCs w:val="24"/>
        </w:rPr>
        <w:t xml:space="preserve"> We know of no other study that has examined the interaction </w:t>
      </w:r>
      <w:r w:rsidR="00EA025B">
        <w:rPr>
          <w:rFonts w:ascii="Times New Roman" w:hAnsi="Times New Roman" w:cs="Times New Roman"/>
          <w:sz w:val="24"/>
          <w:szCs w:val="24"/>
        </w:rPr>
        <w:lastRenderedPageBreak/>
        <w:t xml:space="preserve">between otter abundance and kelp variability, but suggest this is a particularly interesting avenue of future research </w:t>
      </w:r>
      <w:r w:rsidR="00AC7B52">
        <w:rPr>
          <w:rFonts w:ascii="Times New Roman" w:hAnsi="Times New Roman" w:cs="Times New Roman"/>
          <w:sz w:val="24"/>
          <w:szCs w:val="24"/>
        </w:rPr>
        <w:t xml:space="preserve">due to </w:t>
      </w:r>
      <w:r w:rsidR="0099573E">
        <w:rPr>
          <w:rFonts w:ascii="Times New Roman" w:hAnsi="Times New Roman" w:cs="Times New Roman"/>
          <w:sz w:val="24"/>
          <w:szCs w:val="24"/>
        </w:rPr>
        <w:t xml:space="preserve">the connection between </w:t>
      </w:r>
      <w:r w:rsidR="00AC7B52">
        <w:rPr>
          <w:rFonts w:ascii="Times New Roman" w:hAnsi="Times New Roman" w:cs="Times New Roman"/>
          <w:sz w:val="24"/>
          <w:szCs w:val="24"/>
        </w:rPr>
        <w:t xml:space="preserve">canopy </w:t>
      </w:r>
      <w:r w:rsidR="00EA025B">
        <w:rPr>
          <w:rFonts w:ascii="Times New Roman" w:hAnsi="Times New Roman" w:cs="Times New Roman"/>
          <w:sz w:val="24"/>
          <w:szCs w:val="24"/>
        </w:rPr>
        <w:t>kelp</w:t>
      </w:r>
      <w:r w:rsidR="00AC7B52">
        <w:rPr>
          <w:rFonts w:ascii="Times New Roman" w:hAnsi="Times New Roman" w:cs="Times New Roman"/>
          <w:sz w:val="24"/>
          <w:szCs w:val="24"/>
        </w:rPr>
        <w:t>s</w:t>
      </w:r>
      <w:r w:rsidR="00EA025B">
        <w:rPr>
          <w:rFonts w:ascii="Times New Roman" w:hAnsi="Times New Roman" w:cs="Times New Roman"/>
          <w:sz w:val="24"/>
          <w:szCs w:val="24"/>
        </w:rPr>
        <w:t xml:space="preserve"> </w:t>
      </w:r>
      <w:r w:rsidR="0099573E">
        <w:rPr>
          <w:rFonts w:ascii="Times New Roman" w:hAnsi="Times New Roman" w:cs="Times New Roman"/>
          <w:sz w:val="24"/>
          <w:szCs w:val="24"/>
        </w:rPr>
        <w:t xml:space="preserve">and </w:t>
      </w:r>
      <w:r w:rsidR="00AC7B52">
        <w:rPr>
          <w:rFonts w:ascii="Times New Roman" w:hAnsi="Times New Roman" w:cs="Times New Roman"/>
          <w:sz w:val="24"/>
          <w:szCs w:val="24"/>
        </w:rPr>
        <w:t xml:space="preserve">a number of </w:t>
      </w:r>
      <w:r w:rsidR="00EA025B">
        <w:rPr>
          <w:rFonts w:ascii="Times New Roman" w:hAnsi="Times New Roman" w:cs="Times New Roman"/>
          <w:sz w:val="24"/>
          <w:szCs w:val="24"/>
        </w:rPr>
        <w:t>ecosystem ser</w:t>
      </w:r>
      <w:r w:rsidR="00AC7B52">
        <w:rPr>
          <w:rFonts w:ascii="Times New Roman" w:hAnsi="Times New Roman" w:cs="Times New Roman"/>
          <w:sz w:val="24"/>
          <w:szCs w:val="24"/>
        </w:rPr>
        <w:t>v</w:t>
      </w:r>
      <w:r w:rsidR="00EA025B">
        <w:rPr>
          <w:rFonts w:ascii="Times New Roman" w:hAnsi="Times New Roman" w:cs="Times New Roman"/>
          <w:sz w:val="24"/>
          <w:szCs w:val="24"/>
        </w:rPr>
        <w:t>i</w:t>
      </w:r>
      <w:r w:rsidR="00AC7B52">
        <w:rPr>
          <w:rFonts w:ascii="Times New Roman" w:hAnsi="Times New Roman" w:cs="Times New Roman"/>
          <w:sz w:val="24"/>
          <w:szCs w:val="24"/>
        </w:rPr>
        <w:t>c</w:t>
      </w:r>
      <w:r w:rsidR="00EA025B">
        <w:rPr>
          <w:rFonts w:ascii="Times New Roman" w:hAnsi="Times New Roman" w:cs="Times New Roman"/>
          <w:sz w:val="24"/>
          <w:szCs w:val="24"/>
        </w:rPr>
        <w:t xml:space="preserve">es </w:t>
      </w:r>
      <w:r w:rsidR="00EA025B">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36AAE04E-12BC-4EFE-8D60-DD658C677C68&lt;/uuid&gt;&lt;priority&gt;0&lt;/priority&gt;&lt;publications&gt;&lt;publication&gt;&lt;volume&gt;115&lt;/volume&gt;&lt;publication_date&gt;99201210061200000000222000&lt;/publication_date&gt;&lt;number&gt;3-4&lt;/number&gt;&lt;doi&gt;10.1007/s10584-012-0599-x&lt;/doi&gt;&lt;startpage&gt;883&lt;/startpage&gt;&lt;title&gt;Lagged social-ecological responses to climate and range shifts in fisheries&lt;/title&gt;&lt;uuid&gt;B501DCB6-07E0-40EB-A681-26B8F3E0B03C&lt;/uuid&gt;&lt;subtype&gt;400&lt;/subtype&gt;&lt;endpage&gt;891&lt;/endpage&gt;&lt;type&gt;400&lt;/type&gt;&lt;url&gt;http://www.springerlink.com/index/10.1007/s10584-012-0599-x&lt;/url&gt;&lt;bundle&gt;&lt;publication&gt;&lt;title&gt;Climatic Change&lt;/title&gt;&lt;type&gt;-100&lt;/type&gt;&lt;subtype&gt;-100&lt;/subtype&gt;&lt;uuid&gt;9F5F41F6-2767-4D77-AA71-170FB27D9913&lt;/uuid&gt;&lt;/publication&gt;&lt;/bundle&gt;&lt;authors&gt;&lt;author&gt;&lt;firstName&gt;Malin&lt;/firstName&gt;&lt;middleNames&gt;L&lt;/middleNames&gt;&lt;lastName&gt;Pinsky&lt;/lastName&gt;&lt;/author&gt;&lt;author&gt;&lt;firstName&gt;Michael&lt;/firstName&gt;&lt;lastName&gt;Fogarty&lt;/lastName&gt;&lt;/author&gt;&lt;/authors&gt;&lt;/publication&gt;&lt;publication&gt;&lt;uuid&gt;110FF667-626F-479F-9DEC-DB11F4470A4D&lt;/uuid&gt;&lt;volume&gt;10&lt;/volume&gt;&lt;doi&gt;10.1890/110176&lt;/doi&gt;&lt;startpage&gt;409&lt;/startpage&gt;&lt;publication_date&gt;99201210011200000000222000&lt;/publication_date&gt;&lt;url&gt;http://onlinelibrary.wiley.com/doi/10.1890/110176/full&lt;/url&gt;&lt;type&gt;400&lt;/type&gt;&lt;title&gt;Do trophic cascades affect the storage and flux of atmospheric carbon? An analysis of sea otters and kelp forests&lt;/title&gt;&lt;publisher&gt;Ecological Society of America&lt;/publisher&gt;&lt;number&gt;8&lt;/number&gt;&lt;subtype&gt;400&lt;/subtype&gt;&lt;endpage&gt;415&lt;/endpage&gt;&lt;bundle&gt;&lt;publication&gt;&lt;publisher&gt;Ecological Society of America&lt;/publisher&gt;&lt;title&gt;Frontiers in Ecology and the Environment&lt;/title&gt;&lt;type&gt;-100&lt;/type&gt;&lt;subtype&gt;-100&lt;/subtype&gt;&lt;uuid&gt;C70B5C44-4195-4E1A-B836-C6FD3BAAFC39&lt;/uuid&gt;&lt;/publication&gt;&lt;/bundle&gt;&lt;authors&gt;&lt;author&gt;&lt;firstName&gt;Christopher&lt;/firstName&gt;&lt;middleNames&gt;C&lt;/middleNames&gt;&lt;lastName&gt;Wilmers&lt;/lastName&gt;&lt;/author&gt;&lt;author&gt;&lt;firstName&gt;James&lt;/firstName&gt;&lt;middleNames&gt;A&lt;/middleNames&gt;&lt;lastName&gt;Estes&lt;/lastName&gt;&lt;/author&gt;&lt;author&gt;&lt;firstName&gt;Matthew&lt;/firstName&gt;&lt;lastName&gt;Edwards&lt;/lastName&gt;&lt;/author&gt;&lt;author&gt;&lt;firstName&gt;Kristin&lt;/firstName&gt;&lt;middleNames&gt;L&lt;/middleNames&gt;&lt;lastName&gt;Laidre&lt;/lastName&gt;&lt;/author&gt;&lt;author&gt;&lt;firstName&gt;Brenda&lt;/firstName&gt;&lt;lastName&gt;Konar&lt;/lastName&gt;&lt;/author&gt;&lt;/authors&gt;&lt;/publication&gt;&lt;/publications&gt;&lt;cites&gt;&lt;/cites&gt;&lt;/citation&gt;</w:instrText>
      </w:r>
      <w:r w:rsidR="00EA025B">
        <w:rPr>
          <w:rFonts w:ascii="Times New Roman" w:hAnsi="Times New Roman" w:cs="Times New Roman"/>
          <w:sz w:val="24"/>
          <w:szCs w:val="24"/>
        </w:rPr>
        <w:fldChar w:fldCharType="separate"/>
      </w:r>
      <w:r w:rsidR="003E45D4">
        <w:rPr>
          <w:rFonts w:ascii="Helvetica" w:hAnsi="Helvetica" w:cs="Helvetica"/>
          <w:sz w:val="24"/>
          <w:szCs w:val="24"/>
        </w:rPr>
        <w:t>(Wilmers et al. 2012, Pinsky &amp; Fogarty 2012)</w:t>
      </w:r>
      <w:r w:rsidR="00EA025B">
        <w:rPr>
          <w:rFonts w:ascii="Times New Roman" w:hAnsi="Times New Roman" w:cs="Times New Roman"/>
          <w:sz w:val="24"/>
          <w:szCs w:val="24"/>
        </w:rPr>
        <w:fldChar w:fldCharType="end"/>
      </w:r>
      <w:r w:rsidR="00AC7B52">
        <w:rPr>
          <w:rFonts w:ascii="Times New Roman" w:hAnsi="Times New Roman" w:cs="Times New Roman"/>
          <w:sz w:val="24"/>
          <w:szCs w:val="24"/>
        </w:rPr>
        <w:t>.</w:t>
      </w:r>
    </w:p>
    <w:p w14:paraId="06792286" w14:textId="77777777" w:rsidR="0099573E" w:rsidRDefault="0099573E" w:rsidP="0099573E">
      <w:pPr>
        <w:spacing w:after="0" w:line="480" w:lineRule="auto"/>
        <w:ind w:firstLine="720"/>
        <w:rPr>
          <w:rFonts w:ascii="Times New Roman" w:hAnsi="Times New Roman" w:cs="Times New Roman"/>
          <w:sz w:val="24"/>
          <w:szCs w:val="24"/>
        </w:rPr>
      </w:pPr>
    </w:p>
    <w:p w14:paraId="2F8EDC48" w14:textId="38BECD5E" w:rsidR="007354B3" w:rsidRDefault="0099573E" w:rsidP="008E556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data does not enable examining year to year changes in the linkages between sea otters, benthic invertebrates, and kelp, opening the possibility that invertebrate communities substantially shifted during the years between surveys in a way that can explain kelp variation.  While there is abundant evidence of other factors have affected the abundance of some invertebrate groups (e.g. sea star wasting disease outbreak </w:t>
      </w:r>
      <w:r w:rsidRPr="00680FF7">
        <w:rPr>
          <w:rFonts w:ascii="Times New Roman" w:hAnsi="Times New Roman" w:cs="Times New Roman"/>
          <w:sz w:val="24"/>
          <w:szCs w:val="24"/>
          <w:highlight w:val="cyan"/>
        </w:rPr>
        <w:t>between XXX and YYY</w:t>
      </w:r>
      <w:r>
        <w:rPr>
          <w:rFonts w:ascii="Times New Roman" w:hAnsi="Times New Roman" w:cs="Times New Roman"/>
          <w:sz w:val="24"/>
          <w:szCs w:val="24"/>
        </w:rPr>
        <w:t>). Personal observations of one of the authors (AOS) between 2003 and 2009 at two sites - Tatoosh Island and Pt. of the Arches - do not support radical changes in invertebrate abundances during the 1999 to 2015 gap in our invertebrate time-series. We cannot exclude the possibility of strong variability in invertebrate communities driving these patterns but we suggest that is an unlikely driver of observed kelp patterns.</w:t>
      </w:r>
    </w:p>
    <w:p w14:paraId="3E36CC6F" w14:textId="6239D35A" w:rsidR="005F6C85" w:rsidRDefault="0099573E" w:rsidP="00DF3BB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Despite being one of the iconic examples of a trophic cascade</w:t>
      </w:r>
      <w:r w:rsidR="007354B3">
        <w:rPr>
          <w:rFonts w:ascii="Times New Roman" w:hAnsi="Times New Roman" w:cs="Times New Roman"/>
          <w:sz w:val="24"/>
          <w:szCs w:val="24"/>
        </w:rPr>
        <w:t xml:space="preserve">, our work shows that examinations beyond classifying areas based on sea otters </w:t>
      </w:r>
      <w:r w:rsidR="00C02387">
        <w:rPr>
          <w:rFonts w:ascii="Times New Roman" w:hAnsi="Times New Roman" w:cs="Times New Roman"/>
          <w:sz w:val="24"/>
          <w:szCs w:val="24"/>
        </w:rPr>
        <w:t>presence</w:t>
      </w:r>
      <w:r w:rsidR="007354B3">
        <w:rPr>
          <w:rFonts w:ascii="Times New Roman" w:hAnsi="Times New Roman" w:cs="Times New Roman"/>
          <w:sz w:val="24"/>
          <w:szCs w:val="24"/>
        </w:rPr>
        <w:t xml:space="preserve"> or absence can be informative. </w:t>
      </w:r>
      <w:r w:rsidR="00DF3BBE">
        <w:rPr>
          <w:rFonts w:ascii="Times New Roman" w:hAnsi="Times New Roman" w:cs="Times New Roman"/>
          <w:sz w:val="24"/>
          <w:szCs w:val="24"/>
        </w:rPr>
        <w:t xml:space="preserve">Contrasting the patterns of otter and kelp trends reveal something,..  </w:t>
      </w:r>
      <w:r w:rsidR="007354B3">
        <w:rPr>
          <w:rFonts w:ascii="Times New Roman" w:hAnsi="Times New Roman" w:cs="Times New Roman"/>
          <w:sz w:val="24"/>
          <w:szCs w:val="24"/>
        </w:rPr>
        <w:t>Otter numbers appear to have stabilized in much of the northern part of the OCNMS and have perhaps reached carrying capacity. Invertebrate densities in these areas are very low, which begs the question of how sea otter populations are maintained with very low prey abundances. Speculate</w:t>
      </w:r>
      <w:r w:rsidR="00DF3BBE">
        <w:rPr>
          <w:rFonts w:ascii="Times New Roman" w:hAnsi="Times New Roman" w:cs="Times New Roman"/>
          <w:sz w:val="24"/>
          <w:szCs w:val="24"/>
        </w:rPr>
        <w:t xml:space="preserve"> more</w:t>
      </w:r>
      <w:r w:rsidR="007354B3">
        <w:rPr>
          <w:rFonts w:ascii="Times New Roman" w:hAnsi="Times New Roman" w:cs="Times New Roman"/>
          <w:sz w:val="24"/>
          <w:szCs w:val="24"/>
        </w:rPr>
        <w:t xml:space="preserve">… We </w:t>
      </w:r>
      <w:bookmarkStart w:id="36" w:name="_GoBack"/>
      <w:bookmarkEnd w:id="36"/>
      <w:r w:rsidR="007354B3">
        <w:rPr>
          <w:rFonts w:ascii="Times New Roman" w:hAnsi="Times New Roman" w:cs="Times New Roman"/>
          <w:sz w:val="24"/>
          <w:szCs w:val="24"/>
        </w:rPr>
        <w:t xml:space="preserve">would note that the abundance of sea otters in 2015 is substantially above the published estimates of carrying capacity for the Washington outer coast </w:t>
      </w:r>
      <w:r w:rsidR="007354B3">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C71BFE16-6AF6-4D60-A22D-8E13CB7BDB6C&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7354B3">
        <w:rPr>
          <w:rFonts w:ascii="Times New Roman" w:hAnsi="Times New Roman" w:cs="Times New Roman"/>
          <w:sz w:val="24"/>
          <w:szCs w:val="24"/>
        </w:rPr>
        <w:fldChar w:fldCharType="separate"/>
      </w:r>
      <w:r w:rsidR="003E45D4">
        <w:rPr>
          <w:rFonts w:ascii="Helvetica" w:hAnsi="Helvetica" w:cs="Helvetica"/>
          <w:sz w:val="24"/>
          <w:szCs w:val="24"/>
        </w:rPr>
        <w:t>(Laidre et al. 2002)</w:t>
      </w:r>
      <w:r w:rsidR="007354B3">
        <w:rPr>
          <w:rFonts w:ascii="Times New Roman" w:hAnsi="Times New Roman" w:cs="Times New Roman"/>
          <w:sz w:val="24"/>
          <w:szCs w:val="24"/>
        </w:rPr>
        <w:fldChar w:fldCharType="end"/>
      </w:r>
      <w:r w:rsidR="007354B3">
        <w:rPr>
          <w:rFonts w:ascii="Times New Roman" w:hAnsi="Times New Roman" w:cs="Times New Roman"/>
          <w:sz w:val="24"/>
          <w:szCs w:val="24"/>
        </w:rPr>
        <w:t xml:space="preserve">, suggesting </w:t>
      </w:r>
      <w:r w:rsidR="007354B3">
        <w:rPr>
          <w:rFonts w:ascii="Times New Roman" w:hAnsi="Times New Roman" w:cs="Times New Roman"/>
          <w:sz w:val="24"/>
          <w:szCs w:val="24"/>
        </w:rPr>
        <w:lastRenderedPageBreak/>
        <w:t>that either the carrying capacity of otters needs to be revisted or the population will potentially decline in the coming years.</w:t>
      </w:r>
    </w:p>
    <w:p w14:paraId="0207ACFF" w14:textId="77777777" w:rsidR="007354B3" w:rsidRDefault="007354B3" w:rsidP="00A0121A">
      <w:pPr>
        <w:spacing w:after="0" w:line="480" w:lineRule="auto"/>
        <w:ind w:firstLine="720"/>
        <w:rPr>
          <w:rFonts w:ascii="Times New Roman" w:hAnsi="Times New Roman" w:cs="Times New Roman"/>
          <w:sz w:val="24"/>
          <w:szCs w:val="24"/>
        </w:rPr>
      </w:pPr>
    </w:p>
    <w:p w14:paraId="63E53CA8" w14:textId="46B9744C" w:rsidR="00F12E0E" w:rsidRDefault="00F12E0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Overall, recent years have seen</w:t>
      </w:r>
      <w:r w:rsidR="000D0C5B">
        <w:rPr>
          <w:rFonts w:ascii="Times New Roman" w:hAnsi="Times New Roman" w:cs="Times New Roman"/>
          <w:sz w:val="24"/>
          <w:szCs w:val="24"/>
        </w:rPr>
        <w:t xml:space="preserve"> total</w:t>
      </w:r>
      <w:r>
        <w:rPr>
          <w:rFonts w:ascii="Times New Roman" w:hAnsi="Times New Roman" w:cs="Times New Roman"/>
          <w:sz w:val="24"/>
          <w:szCs w:val="24"/>
        </w:rPr>
        <w:t xml:space="preserve"> kelp </w:t>
      </w:r>
      <w:r w:rsidR="000D0C5B">
        <w:rPr>
          <w:rFonts w:ascii="Times New Roman" w:hAnsi="Times New Roman" w:cs="Times New Roman"/>
          <w:sz w:val="24"/>
          <w:szCs w:val="24"/>
        </w:rPr>
        <w:t>area</w:t>
      </w:r>
      <w:r>
        <w:rPr>
          <w:rFonts w:ascii="Times New Roman" w:hAnsi="Times New Roman" w:cs="Times New Roman"/>
          <w:sz w:val="24"/>
          <w:szCs w:val="24"/>
        </w:rPr>
        <w:t xml:space="preserve"> plateau or slightly decline (Fig 1, 2)</w:t>
      </w:r>
      <w:r w:rsidR="00A0121A">
        <w:rPr>
          <w:rFonts w:ascii="Times New Roman" w:hAnsi="Times New Roman" w:cs="Times New Roman"/>
          <w:sz w:val="24"/>
          <w:szCs w:val="24"/>
        </w:rPr>
        <w:t>. Notably,</w:t>
      </w:r>
      <w:r>
        <w:rPr>
          <w:rFonts w:ascii="Times New Roman" w:hAnsi="Times New Roman" w:cs="Times New Roman"/>
          <w:sz w:val="24"/>
          <w:szCs w:val="24"/>
        </w:rPr>
        <w:t xml:space="preserve"> </w:t>
      </w:r>
      <w:r w:rsidR="00A0121A">
        <w:rPr>
          <w:rFonts w:ascii="Times New Roman" w:hAnsi="Times New Roman" w:cs="Times New Roman"/>
          <w:sz w:val="24"/>
          <w:szCs w:val="24"/>
        </w:rPr>
        <w:t xml:space="preserve">kelp area fell dramatically </w:t>
      </w:r>
      <w:r>
        <w:rPr>
          <w:rFonts w:ascii="Times New Roman" w:hAnsi="Times New Roman" w:cs="Times New Roman"/>
          <w:sz w:val="24"/>
          <w:szCs w:val="24"/>
        </w:rPr>
        <w:t xml:space="preserve">in 2014 </w:t>
      </w:r>
      <w:r w:rsidR="00A0121A">
        <w:rPr>
          <w:rFonts w:ascii="Times New Roman" w:hAnsi="Times New Roman" w:cs="Times New Roman"/>
          <w:sz w:val="24"/>
          <w:szCs w:val="24"/>
        </w:rPr>
        <w:t xml:space="preserve">to levels </w:t>
      </w:r>
      <w:r>
        <w:rPr>
          <w:rFonts w:ascii="Times New Roman" w:hAnsi="Times New Roman" w:cs="Times New Roman"/>
          <w:sz w:val="24"/>
          <w:szCs w:val="24"/>
        </w:rPr>
        <w:t xml:space="preserve">that had not been seen in at least 15 years </w:t>
      </w:r>
      <w:r w:rsidR="00A0121A">
        <w:rPr>
          <w:rFonts w:ascii="Times New Roman" w:hAnsi="Times New Roman" w:cs="Times New Roman"/>
          <w:sz w:val="24"/>
          <w:szCs w:val="24"/>
        </w:rPr>
        <w:t xml:space="preserve">when </w:t>
      </w:r>
      <w:r>
        <w:rPr>
          <w:rFonts w:ascii="Times New Roman" w:hAnsi="Times New Roman" w:cs="Times New Roman"/>
          <w:sz w:val="24"/>
          <w:szCs w:val="24"/>
        </w:rPr>
        <w:t xml:space="preserve">sea otter population </w:t>
      </w:r>
      <w:r w:rsidR="00A0121A">
        <w:rPr>
          <w:rFonts w:ascii="Times New Roman" w:hAnsi="Times New Roman" w:cs="Times New Roman"/>
          <w:sz w:val="24"/>
          <w:szCs w:val="24"/>
        </w:rPr>
        <w:t xml:space="preserve">were </w:t>
      </w:r>
      <w:r w:rsidR="00654790">
        <w:rPr>
          <w:rFonts w:ascii="Times New Roman" w:hAnsi="Times New Roman" w:cs="Times New Roman"/>
          <w:sz w:val="24"/>
          <w:szCs w:val="24"/>
        </w:rPr>
        <w:t>less than half current abundance</w:t>
      </w:r>
      <w:r>
        <w:rPr>
          <w:rFonts w:ascii="Times New Roman" w:hAnsi="Times New Roman" w:cs="Times New Roman"/>
          <w:sz w:val="24"/>
          <w:szCs w:val="24"/>
        </w:rPr>
        <w:t>.</w:t>
      </w:r>
      <w:r w:rsidR="001110EE">
        <w:rPr>
          <w:rFonts w:ascii="Times New Roman" w:hAnsi="Times New Roman" w:cs="Times New Roman"/>
          <w:sz w:val="24"/>
          <w:szCs w:val="24"/>
        </w:rPr>
        <w:t xml:space="preserve"> </w:t>
      </w:r>
      <w:r w:rsidR="001110EE" w:rsidRPr="00680FF7">
        <w:rPr>
          <w:rFonts w:ascii="Times New Roman" w:hAnsi="Times New Roman" w:cs="Times New Roman"/>
          <w:sz w:val="24"/>
          <w:szCs w:val="24"/>
          <w:highlight w:val="cyan"/>
        </w:rPr>
        <w:t>Possible speculative story:</w:t>
      </w:r>
      <w:r w:rsidRPr="00680FF7">
        <w:rPr>
          <w:rFonts w:ascii="Times New Roman" w:hAnsi="Times New Roman" w:cs="Times New Roman"/>
          <w:sz w:val="24"/>
          <w:szCs w:val="24"/>
          <w:highlight w:val="cyan"/>
        </w:rPr>
        <w:t xml:space="preserve"> </w:t>
      </w:r>
      <w:r w:rsidR="001110EE" w:rsidRPr="00680FF7">
        <w:rPr>
          <w:rFonts w:ascii="Times New Roman" w:hAnsi="Times New Roman" w:cs="Times New Roman"/>
          <w:sz w:val="24"/>
          <w:szCs w:val="24"/>
          <w:highlight w:val="cyan"/>
        </w:rPr>
        <w:t xml:space="preserve">decline in CV coastwise, more similarity among sites, stronger links to oceanographic conditions? </w:t>
      </w:r>
      <w:r w:rsidR="002305D4" w:rsidRPr="00680FF7">
        <w:rPr>
          <w:rFonts w:ascii="Times New Roman" w:hAnsi="Times New Roman" w:cs="Times New Roman"/>
          <w:sz w:val="24"/>
          <w:szCs w:val="24"/>
          <w:highlight w:val="cyan"/>
        </w:rPr>
        <w:t>We speculate</w:t>
      </w:r>
      <w:r w:rsidR="001110EE" w:rsidRPr="00680FF7">
        <w:rPr>
          <w:rFonts w:ascii="Times New Roman" w:hAnsi="Times New Roman" w:cs="Times New Roman"/>
          <w:sz w:val="24"/>
          <w:szCs w:val="24"/>
          <w:highlight w:val="cyan"/>
        </w:rPr>
        <w:t>….</w:t>
      </w:r>
      <w:r w:rsidR="001110EE">
        <w:rPr>
          <w:rFonts w:ascii="Times New Roman" w:hAnsi="Times New Roman" w:cs="Times New Roman"/>
          <w:sz w:val="24"/>
          <w:szCs w:val="24"/>
        </w:rPr>
        <w:t xml:space="preserve"> </w:t>
      </w:r>
    </w:p>
    <w:p w14:paraId="0A351F2A" w14:textId="77777777" w:rsidR="003E6C90" w:rsidRDefault="003E6C90" w:rsidP="00F12E0E">
      <w:pPr>
        <w:spacing w:after="0" w:line="480" w:lineRule="auto"/>
        <w:ind w:firstLine="720"/>
        <w:rPr>
          <w:rFonts w:ascii="Times New Roman" w:hAnsi="Times New Roman" w:cs="Times New Roman"/>
          <w:sz w:val="24"/>
          <w:szCs w:val="24"/>
        </w:rPr>
      </w:pPr>
    </w:p>
    <w:p w14:paraId="6A90CD43" w14:textId="77777777" w:rsidR="003E6C90" w:rsidRDefault="003E6C90" w:rsidP="00F12E0E">
      <w:pPr>
        <w:spacing w:after="0" w:line="480" w:lineRule="auto"/>
        <w:ind w:firstLine="720"/>
        <w:rPr>
          <w:rFonts w:ascii="Times New Roman" w:hAnsi="Times New Roman" w:cs="Times New Roman"/>
          <w:sz w:val="24"/>
          <w:szCs w:val="24"/>
        </w:rPr>
      </w:pPr>
    </w:p>
    <w:p w14:paraId="6FA4E2C9" w14:textId="1DB2BDC7" w:rsidR="002305D4" w:rsidRPr="00A0121A" w:rsidRDefault="00A0121A" w:rsidP="003E6C90">
      <w:pPr>
        <w:spacing w:after="0" w:line="480" w:lineRule="auto"/>
        <w:outlineLvl w:val="0"/>
        <w:rPr>
          <w:rFonts w:ascii="Times New Roman" w:hAnsi="Times New Roman" w:cs="Times New Roman"/>
          <w:b/>
          <w:sz w:val="24"/>
          <w:szCs w:val="24"/>
        </w:rPr>
      </w:pPr>
      <w:r>
        <w:rPr>
          <w:rFonts w:ascii="Times New Roman" w:hAnsi="Times New Roman" w:cs="Times New Roman"/>
          <w:b/>
          <w:sz w:val="24"/>
          <w:szCs w:val="24"/>
        </w:rPr>
        <w:t xml:space="preserve">Other </w:t>
      </w:r>
      <w:r w:rsidR="002305D4" w:rsidRPr="00A0121A">
        <w:rPr>
          <w:rFonts w:ascii="Times New Roman" w:hAnsi="Times New Roman" w:cs="Times New Roman"/>
          <w:b/>
          <w:sz w:val="24"/>
          <w:szCs w:val="24"/>
        </w:rPr>
        <w:t xml:space="preserve">Points: </w:t>
      </w:r>
    </w:p>
    <w:p w14:paraId="65232FAA" w14:textId="31865DA6" w:rsidR="001110EE" w:rsidRDefault="001110E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Looks like otters have stabilized around their carrying capacity at local sites (e.g. Cape Alava) if not coastwide.  Suggest that we can revisit estimates of coastwide carrying capacity for sea otters which are already </w:t>
      </w:r>
      <w:r w:rsidR="00DB6A4C">
        <w:rPr>
          <w:rFonts w:ascii="Times New Roman" w:hAnsi="Times New Roman" w:cs="Times New Roman"/>
          <w:sz w:val="24"/>
          <w:szCs w:val="24"/>
        </w:rPr>
        <w:t xml:space="preserve">above </w:t>
      </w:r>
      <w:r w:rsidR="0081501E">
        <w:rPr>
          <w:rFonts w:ascii="Times New Roman" w:hAnsi="Times New Roman" w:cs="Times New Roman"/>
          <w:sz w:val="24"/>
          <w:szCs w:val="24"/>
        </w:rPr>
        <w:t xml:space="preserve">the very high estimates </w:t>
      </w:r>
      <w:r>
        <w:rPr>
          <w:rFonts w:ascii="Times New Roman" w:hAnsi="Times New Roman" w:cs="Times New Roman"/>
          <w:sz w:val="24"/>
          <w:szCs w:val="24"/>
        </w:rPr>
        <w:t xml:space="preserve">produced by </w:t>
      </w:r>
      <w:r w:rsidR="008C0963">
        <w:rPr>
          <w:rFonts w:ascii="Times New Roman" w:hAnsi="Times New Roman" w:cs="Times New Roman"/>
          <w:sz w:val="24"/>
          <w:szCs w:val="24"/>
        </w:rPr>
        <w:fldChar w:fldCharType="begin"/>
      </w:r>
      <w:r w:rsidR="003E45D4">
        <w:rPr>
          <w:rFonts w:ascii="Times New Roman" w:hAnsi="Times New Roman" w:cs="Times New Roman"/>
          <w:sz w:val="24"/>
          <w:szCs w:val="24"/>
        </w:rPr>
        <w:instrText xml:space="preserve"> ADDIN PAPERS2_CITATIONS &lt;citation&gt;&lt;uuid&gt;7ABAA3FC-2471-4D34-9690-BFA62DCBD383&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8C0963">
        <w:rPr>
          <w:rFonts w:ascii="Times New Roman" w:hAnsi="Times New Roman" w:cs="Times New Roman"/>
          <w:sz w:val="24"/>
          <w:szCs w:val="24"/>
        </w:rPr>
        <w:fldChar w:fldCharType="separate"/>
      </w:r>
      <w:r w:rsidR="009E74CB">
        <w:rPr>
          <w:rFonts w:ascii="Helvetica" w:hAnsi="Helvetica" w:cs="Helvetica"/>
          <w:sz w:val="24"/>
          <w:szCs w:val="24"/>
        </w:rPr>
        <w:t>(Laidre et al. 2002)</w:t>
      </w:r>
      <w:r w:rsidR="008C0963">
        <w:rPr>
          <w:rFonts w:ascii="Times New Roman" w:hAnsi="Times New Roman" w:cs="Times New Roman"/>
          <w:sz w:val="24"/>
          <w:szCs w:val="24"/>
        </w:rPr>
        <w:fldChar w:fldCharType="end"/>
      </w:r>
      <w:r w:rsidR="0081501E">
        <w:rPr>
          <w:rFonts w:ascii="Times New Roman" w:hAnsi="Times New Roman" w:cs="Times New Roman"/>
          <w:sz w:val="24"/>
          <w:szCs w:val="24"/>
        </w:rPr>
        <w:t xml:space="preserve"> (for areas</w:t>
      </w:r>
      <w:r w:rsidR="00607E6A">
        <w:rPr>
          <w:rFonts w:ascii="Times New Roman" w:hAnsi="Times New Roman" w:cs="Times New Roman"/>
          <w:sz w:val="24"/>
          <w:szCs w:val="24"/>
        </w:rPr>
        <w:t xml:space="preserve"> between Neah Bay-ish to Point Grenville</w:t>
      </w:r>
      <w:r w:rsidR="0081501E">
        <w:rPr>
          <w:rFonts w:ascii="Times New Roman" w:hAnsi="Times New Roman" w:cs="Times New Roman"/>
          <w:sz w:val="24"/>
          <w:szCs w:val="24"/>
        </w:rPr>
        <w:t xml:space="preserve">, </w:t>
      </w:r>
      <w:r w:rsidR="00434735">
        <w:rPr>
          <w:rFonts w:ascii="Times New Roman" w:hAnsi="Times New Roman" w:cs="Times New Roman"/>
          <w:sz w:val="24"/>
          <w:szCs w:val="24"/>
        </w:rPr>
        <w:t xml:space="preserve">carrying capacity </w:t>
      </w:r>
      <w:r w:rsidR="00DB6A4C">
        <w:rPr>
          <w:rFonts w:ascii="Times New Roman" w:hAnsi="Times New Roman" w:cs="Times New Roman"/>
          <w:sz w:val="24"/>
          <w:szCs w:val="24"/>
        </w:rPr>
        <w:t xml:space="preserve">estimates </w:t>
      </w:r>
      <w:r w:rsidR="0081501E">
        <w:rPr>
          <w:rFonts w:ascii="Times New Roman" w:hAnsi="Times New Roman" w:cs="Times New Roman"/>
          <w:sz w:val="24"/>
          <w:szCs w:val="24"/>
        </w:rPr>
        <w:t xml:space="preserve">range from </w:t>
      </w:r>
      <w:r w:rsidR="00607E6A">
        <w:rPr>
          <w:rFonts w:ascii="Times New Roman" w:hAnsi="Times New Roman" w:cs="Times New Roman"/>
          <w:sz w:val="24"/>
          <w:szCs w:val="24"/>
        </w:rPr>
        <w:t>922-1189… current pop is &gt;1400).</w:t>
      </w:r>
      <w:r w:rsidR="00434735">
        <w:rPr>
          <w:rFonts w:ascii="Times New Roman" w:hAnsi="Times New Roman" w:cs="Times New Roman"/>
          <w:sz w:val="24"/>
          <w:szCs w:val="24"/>
        </w:rPr>
        <w:t xml:space="preserve">  Also point out that Laidre’s work was based on pre 2000 otter and food densities. We know from our work that food availability has continued to fall.</w:t>
      </w:r>
    </w:p>
    <w:p w14:paraId="220732BB" w14:textId="77777777" w:rsidR="001110EE" w:rsidRDefault="001110EE" w:rsidP="00F12E0E">
      <w:pPr>
        <w:spacing w:after="0" w:line="480" w:lineRule="auto"/>
        <w:ind w:firstLine="720"/>
        <w:rPr>
          <w:rFonts w:ascii="Times New Roman" w:hAnsi="Times New Roman" w:cs="Times New Roman"/>
          <w:sz w:val="24"/>
          <w:szCs w:val="24"/>
        </w:rPr>
      </w:pPr>
    </w:p>
    <w:p w14:paraId="088D2E51" w14:textId="1887762D" w:rsidR="001110EE" w:rsidRDefault="001110EE" w:rsidP="001110EE">
      <w:pPr>
        <w:spacing w:after="0" w:line="480" w:lineRule="auto"/>
        <w:rPr>
          <w:rFonts w:ascii="Times New Roman" w:hAnsi="Times New Roman" w:cs="Times New Roman"/>
          <w:sz w:val="24"/>
          <w:szCs w:val="24"/>
        </w:rPr>
      </w:pPr>
      <w:r w:rsidRPr="00434735">
        <w:rPr>
          <w:rFonts w:ascii="Times New Roman" w:hAnsi="Times New Roman" w:cs="Times New Roman"/>
          <w:b/>
          <w:sz w:val="24"/>
          <w:szCs w:val="24"/>
        </w:rPr>
        <w:t xml:space="preserve">Open question: </w:t>
      </w:r>
      <w:r>
        <w:rPr>
          <w:rFonts w:ascii="Times New Roman" w:hAnsi="Times New Roman" w:cs="Times New Roman"/>
          <w:sz w:val="24"/>
          <w:szCs w:val="24"/>
        </w:rPr>
        <w:t>If there are functionally no inverts present, what are these stable populations of sea otters eating?</w:t>
      </w:r>
      <w:r w:rsidR="00A0121A">
        <w:rPr>
          <w:rFonts w:ascii="Times New Roman" w:hAnsi="Times New Roman" w:cs="Times New Roman"/>
          <w:sz w:val="24"/>
          <w:szCs w:val="24"/>
        </w:rPr>
        <w:t xml:space="preserve">  Shifting to smaller prey that we are not counting well?  Moving to deeper or shallower habitats?</w:t>
      </w:r>
    </w:p>
    <w:p w14:paraId="0CC973D2" w14:textId="77777777" w:rsidR="006B3A54" w:rsidRDefault="006B3A54" w:rsidP="006B3A54">
      <w:pPr>
        <w:spacing w:after="0" w:line="480" w:lineRule="auto"/>
        <w:ind w:firstLine="720"/>
        <w:rPr>
          <w:rFonts w:ascii="Times New Roman" w:hAnsi="Times New Roman" w:cs="Times New Roman"/>
          <w:sz w:val="24"/>
          <w:szCs w:val="24"/>
        </w:rPr>
      </w:pPr>
    </w:p>
    <w:p w14:paraId="061EB86D" w14:textId="114A0B36" w:rsidR="00A0121A" w:rsidRPr="00434735" w:rsidRDefault="00A0121A" w:rsidP="003E6C90">
      <w:pPr>
        <w:spacing w:after="0" w:line="480" w:lineRule="auto"/>
        <w:outlineLvl w:val="0"/>
        <w:rPr>
          <w:rFonts w:ascii="Times New Roman" w:hAnsi="Times New Roman" w:cs="Times New Roman"/>
          <w:b/>
          <w:sz w:val="24"/>
          <w:szCs w:val="24"/>
        </w:rPr>
      </w:pPr>
      <w:r w:rsidRPr="00434735">
        <w:rPr>
          <w:rFonts w:ascii="Times New Roman" w:hAnsi="Times New Roman" w:cs="Times New Roman"/>
          <w:b/>
          <w:sz w:val="24"/>
          <w:szCs w:val="24"/>
        </w:rPr>
        <w:t>Notes from Chris.</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Invert abundance and distributions, relative to otter distributions and w</w:t>
      </w:r>
      <w:r w:rsidR="00BE0ACA">
        <w:rPr>
          <w:rFonts w:ascii="Times New Roman" w:hAnsi="Times New Roman" w:cs="Times New Roman"/>
          <w:sz w:val="24"/>
          <w:szCs w:val="24"/>
        </w:rPr>
        <w:t xml:space="preserve">hat are otters feeding on…Kvitek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Seastars?</w:t>
      </w:r>
      <w:r w:rsidR="00F83DD0">
        <w:rPr>
          <w:rFonts w:ascii="Times New Roman" w:hAnsi="Times New Roman" w:cs="Times New Roman"/>
          <w:sz w:val="24"/>
          <w:szCs w:val="24"/>
        </w:rPr>
        <w:t xml:space="preserve"> Any predatory influence? Any effect of seastar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E6C90">
      <w:pPr>
        <w:spacing w:before="240" w:after="0" w:line="480" w:lineRule="auto"/>
        <w:outlineLvl w:val="0"/>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210F60E" w14:textId="77777777" w:rsidR="007D0372"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Neah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Pfister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p>
    <w:p w14:paraId="2C6A0149" w14:textId="32E7110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25B1D16" w14:textId="77777777" w:rsidR="007D0372" w:rsidRDefault="007D0372" w:rsidP="003E6C90">
      <w:pPr>
        <w:outlineLvl w:val="0"/>
      </w:pPr>
      <w:r>
        <w:lastRenderedPageBreak/>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14:paraId="4C8F337F" w14:textId="77777777" w:rsidTr="00655068">
        <w:tc>
          <w:tcPr>
            <w:tcW w:w="1459" w:type="dxa"/>
          </w:tcPr>
          <w:p w14:paraId="3C77B008" w14:textId="77777777" w:rsidR="007D0372" w:rsidRDefault="007D0372" w:rsidP="00655068"/>
        </w:tc>
        <w:tc>
          <w:tcPr>
            <w:tcW w:w="4546" w:type="dxa"/>
          </w:tcPr>
          <w:p w14:paraId="56A8F0FB" w14:textId="77777777" w:rsidR="007D0372" w:rsidRDefault="007D0372" w:rsidP="00655068">
            <w:r>
              <w:t>Survey</w:t>
            </w:r>
          </w:p>
        </w:tc>
        <w:tc>
          <w:tcPr>
            <w:tcW w:w="1213" w:type="dxa"/>
          </w:tcPr>
          <w:p w14:paraId="2A31B15D" w14:textId="77777777" w:rsidR="007D0372" w:rsidRDefault="007D0372" w:rsidP="00655068"/>
        </w:tc>
        <w:tc>
          <w:tcPr>
            <w:tcW w:w="1213" w:type="dxa"/>
          </w:tcPr>
          <w:p w14:paraId="4F6E1101" w14:textId="77777777" w:rsidR="007D0372" w:rsidRPr="00ED3F12" w:rsidRDefault="007D0372" w:rsidP="00655068">
            <w:r>
              <w:t>Area surveyed per site (m</w:t>
            </w:r>
            <w:r w:rsidRPr="00ED3F12">
              <w:rPr>
                <w:vertAlign w:val="superscript"/>
              </w:rPr>
              <w:t>2</w:t>
            </w:r>
            <w:r>
              <w:t>)</w:t>
            </w:r>
          </w:p>
        </w:tc>
      </w:tr>
      <w:tr w:rsidR="007D0372" w14:paraId="1200F25D" w14:textId="77777777" w:rsidTr="00655068">
        <w:tc>
          <w:tcPr>
            <w:tcW w:w="1459" w:type="dxa"/>
          </w:tcPr>
          <w:p w14:paraId="2CB76AB3" w14:textId="77777777" w:rsidR="007D0372" w:rsidRDefault="007D0372" w:rsidP="00655068">
            <w:r>
              <w:t>1987</w:t>
            </w:r>
          </w:p>
        </w:tc>
        <w:tc>
          <w:tcPr>
            <w:tcW w:w="4546" w:type="dxa"/>
          </w:tcPr>
          <w:p w14:paraId="13852D85" w14:textId="77777777" w:rsidR="007D0372" w:rsidRDefault="007D0372" w:rsidP="00655068">
            <w:r>
              <w:t>1.0m</w:t>
            </w:r>
            <w:r w:rsidRPr="00D938E3">
              <w:rPr>
                <w:vertAlign w:val="superscript"/>
              </w:rPr>
              <w:t>2</w:t>
            </w:r>
            <w:r>
              <w:t xml:space="preserve"> quadrat by SCUBA</w:t>
            </w:r>
          </w:p>
        </w:tc>
        <w:tc>
          <w:tcPr>
            <w:tcW w:w="1213" w:type="dxa"/>
          </w:tcPr>
          <w:p w14:paraId="77300EA5" w14:textId="77777777" w:rsidR="007D0372" w:rsidRDefault="007D0372" w:rsidP="00655068">
            <w:r>
              <w:t>100 per site.  Not randomly placed locations</w:t>
            </w:r>
          </w:p>
        </w:tc>
        <w:tc>
          <w:tcPr>
            <w:tcW w:w="1213" w:type="dxa"/>
          </w:tcPr>
          <w:p w14:paraId="09AECD26" w14:textId="77777777" w:rsidR="007D0372" w:rsidRDefault="007D0372" w:rsidP="00655068">
            <w:r>
              <w:t>100</w:t>
            </w:r>
          </w:p>
        </w:tc>
      </w:tr>
      <w:tr w:rsidR="007D0372" w14:paraId="5364A896" w14:textId="77777777" w:rsidTr="00655068">
        <w:tc>
          <w:tcPr>
            <w:tcW w:w="1459" w:type="dxa"/>
          </w:tcPr>
          <w:p w14:paraId="495E9F2B" w14:textId="77777777" w:rsidR="007D0372" w:rsidRDefault="007D0372" w:rsidP="00655068"/>
        </w:tc>
        <w:tc>
          <w:tcPr>
            <w:tcW w:w="4546" w:type="dxa"/>
          </w:tcPr>
          <w:p w14:paraId="4E0D161A" w14:textId="77777777" w:rsidR="007D0372" w:rsidRDefault="007D0372" w:rsidP="00655068">
            <w:r>
              <w:t xml:space="preserve">All counts conducted </w:t>
            </w:r>
            <w:r w:rsidRPr="0096563D">
              <w:rPr>
                <w:i/>
              </w:rPr>
              <w:t>in situ</w:t>
            </w:r>
          </w:p>
        </w:tc>
        <w:tc>
          <w:tcPr>
            <w:tcW w:w="1213" w:type="dxa"/>
          </w:tcPr>
          <w:p w14:paraId="6715C959" w14:textId="77777777" w:rsidR="007D0372" w:rsidRDefault="007D0372" w:rsidP="00655068"/>
        </w:tc>
        <w:tc>
          <w:tcPr>
            <w:tcW w:w="1213" w:type="dxa"/>
          </w:tcPr>
          <w:p w14:paraId="49DA365F" w14:textId="77777777" w:rsidR="007D0372" w:rsidRDefault="007D0372" w:rsidP="00655068"/>
        </w:tc>
      </w:tr>
      <w:tr w:rsidR="007D0372" w14:paraId="0E7DFC2B" w14:textId="77777777" w:rsidTr="00655068">
        <w:tc>
          <w:tcPr>
            <w:tcW w:w="1459" w:type="dxa"/>
          </w:tcPr>
          <w:p w14:paraId="57A466AC" w14:textId="77777777" w:rsidR="007D0372" w:rsidRDefault="007D0372" w:rsidP="00655068">
            <w:r>
              <w:t>1995</w:t>
            </w:r>
          </w:p>
        </w:tc>
        <w:tc>
          <w:tcPr>
            <w:tcW w:w="4546" w:type="dxa"/>
          </w:tcPr>
          <w:p w14:paraId="5903A8B4" w14:textId="77777777" w:rsidR="007D0372" w:rsidRDefault="007D0372" w:rsidP="00655068">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C6BE185" w14:textId="77777777" w:rsidR="007D0372" w:rsidRDefault="007D0372" w:rsidP="00655068">
            <w:r>
              <w:t>14-35 per site</w:t>
            </w:r>
          </w:p>
        </w:tc>
        <w:tc>
          <w:tcPr>
            <w:tcW w:w="1213" w:type="dxa"/>
          </w:tcPr>
          <w:p w14:paraId="51B7AD3E" w14:textId="77777777" w:rsidR="007D0372" w:rsidRDefault="007D0372" w:rsidP="00655068">
            <w:r>
              <w:t>3.5-8.75</w:t>
            </w:r>
          </w:p>
        </w:tc>
      </w:tr>
      <w:tr w:rsidR="007D0372" w14:paraId="19E1A19A" w14:textId="77777777" w:rsidTr="00655068">
        <w:tc>
          <w:tcPr>
            <w:tcW w:w="1459" w:type="dxa"/>
          </w:tcPr>
          <w:p w14:paraId="123FAC88" w14:textId="77777777" w:rsidR="007D0372" w:rsidRDefault="007D0372" w:rsidP="00655068"/>
        </w:tc>
        <w:tc>
          <w:tcPr>
            <w:tcW w:w="4546" w:type="dxa"/>
          </w:tcPr>
          <w:p w14:paraId="2FCA85A5" w14:textId="77777777" w:rsidR="007D0372" w:rsidRDefault="007D0372" w:rsidP="00655068">
            <w:r>
              <w:t>Counts done by post-processing video.  Most of the locations with video collected were not actually processed.</w:t>
            </w:r>
          </w:p>
        </w:tc>
        <w:tc>
          <w:tcPr>
            <w:tcW w:w="1213" w:type="dxa"/>
          </w:tcPr>
          <w:p w14:paraId="0775D32D" w14:textId="77777777" w:rsidR="007D0372" w:rsidRDefault="007D0372" w:rsidP="00655068"/>
        </w:tc>
        <w:tc>
          <w:tcPr>
            <w:tcW w:w="1213" w:type="dxa"/>
          </w:tcPr>
          <w:p w14:paraId="4E331CB8" w14:textId="77777777" w:rsidR="007D0372" w:rsidRDefault="007D0372" w:rsidP="00655068"/>
        </w:tc>
      </w:tr>
      <w:tr w:rsidR="007D0372" w14:paraId="5EE5B4F5" w14:textId="77777777" w:rsidTr="00655068">
        <w:tc>
          <w:tcPr>
            <w:tcW w:w="1459" w:type="dxa"/>
          </w:tcPr>
          <w:p w14:paraId="000153DC" w14:textId="77777777" w:rsidR="007D0372" w:rsidRDefault="007D0372" w:rsidP="00655068">
            <w:r>
              <w:t>1999</w:t>
            </w:r>
          </w:p>
        </w:tc>
        <w:tc>
          <w:tcPr>
            <w:tcW w:w="4546" w:type="dxa"/>
          </w:tcPr>
          <w:p w14:paraId="4DFADA44" w14:textId="77777777" w:rsidR="007D0372" w:rsidRDefault="007D0372" w:rsidP="00655068">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2B943726" w14:textId="77777777" w:rsidR="007D0372" w:rsidRDefault="007D0372" w:rsidP="00655068">
            <w:r>
              <w:t>30 per site</w:t>
            </w:r>
          </w:p>
        </w:tc>
        <w:tc>
          <w:tcPr>
            <w:tcW w:w="1213" w:type="dxa"/>
          </w:tcPr>
          <w:p w14:paraId="70148957" w14:textId="77777777" w:rsidR="007D0372" w:rsidRDefault="007D0372" w:rsidP="00655068">
            <w:r>
              <w:t>7.5</w:t>
            </w:r>
          </w:p>
        </w:tc>
      </w:tr>
      <w:tr w:rsidR="007D0372" w14:paraId="171FF2A9" w14:textId="77777777" w:rsidTr="00655068">
        <w:tc>
          <w:tcPr>
            <w:tcW w:w="1459" w:type="dxa"/>
          </w:tcPr>
          <w:p w14:paraId="2D5BF9A4" w14:textId="77777777" w:rsidR="007D0372" w:rsidRDefault="007D0372" w:rsidP="00655068"/>
        </w:tc>
        <w:tc>
          <w:tcPr>
            <w:tcW w:w="4546" w:type="dxa"/>
          </w:tcPr>
          <w:p w14:paraId="3C84CBDD" w14:textId="77777777" w:rsidR="007D0372" w:rsidRDefault="007D0372" w:rsidP="00655068">
            <w:r>
              <w:t>25 x 1m video transects</w:t>
            </w:r>
          </w:p>
        </w:tc>
        <w:tc>
          <w:tcPr>
            <w:tcW w:w="1213" w:type="dxa"/>
          </w:tcPr>
          <w:p w14:paraId="4D8DBB78" w14:textId="77777777" w:rsidR="007D0372" w:rsidRDefault="007D0372" w:rsidP="00655068">
            <w:r>
              <w:t>3-4 per site</w:t>
            </w:r>
          </w:p>
        </w:tc>
        <w:tc>
          <w:tcPr>
            <w:tcW w:w="1213" w:type="dxa"/>
          </w:tcPr>
          <w:p w14:paraId="515DD0CC" w14:textId="77777777" w:rsidR="007D0372" w:rsidRDefault="007D0372" w:rsidP="00655068">
            <w:r>
              <w:t>75-100</w:t>
            </w:r>
          </w:p>
        </w:tc>
      </w:tr>
      <w:tr w:rsidR="007D0372" w14:paraId="23A04093" w14:textId="77777777" w:rsidTr="00655068">
        <w:tc>
          <w:tcPr>
            <w:tcW w:w="1459" w:type="dxa"/>
          </w:tcPr>
          <w:p w14:paraId="3FACFAFC" w14:textId="77777777" w:rsidR="007D0372" w:rsidRDefault="007D0372" w:rsidP="00655068">
            <w:r>
              <w:t>2015</w:t>
            </w:r>
          </w:p>
        </w:tc>
        <w:tc>
          <w:tcPr>
            <w:tcW w:w="4546" w:type="dxa"/>
          </w:tcPr>
          <w:p w14:paraId="6A257B39" w14:textId="77777777" w:rsidR="007D0372" w:rsidRDefault="007D0372" w:rsidP="00655068">
            <w:r>
              <w:t>30 x 2m transects by SCUBA</w:t>
            </w:r>
          </w:p>
        </w:tc>
        <w:tc>
          <w:tcPr>
            <w:tcW w:w="1213" w:type="dxa"/>
          </w:tcPr>
          <w:p w14:paraId="3AF52634" w14:textId="77777777" w:rsidR="007D0372" w:rsidRDefault="007D0372" w:rsidP="00655068">
            <w:r>
              <w:t>4 per site</w:t>
            </w:r>
          </w:p>
        </w:tc>
        <w:tc>
          <w:tcPr>
            <w:tcW w:w="1213" w:type="dxa"/>
          </w:tcPr>
          <w:p w14:paraId="69C77354" w14:textId="77777777" w:rsidR="007D0372" w:rsidRDefault="007D0372" w:rsidP="00655068">
            <w:r>
              <w:t>240</w:t>
            </w:r>
          </w:p>
        </w:tc>
      </w:tr>
      <w:tr w:rsidR="007D0372" w14:paraId="05522DBF" w14:textId="77777777" w:rsidTr="00655068">
        <w:tc>
          <w:tcPr>
            <w:tcW w:w="1459" w:type="dxa"/>
          </w:tcPr>
          <w:p w14:paraId="55D9FFD3" w14:textId="77777777" w:rsidR="007D0372" w:rsidRDefault="007D0372" w:rsidP="00655068"/>
        </w:tc>
        <w:tc>
          <w:tcPr>
            <w:tcW w:w="4546" w:type="dxa"/>
          </w:tcPr>
          <w:p w14:paraId="273812E0" w14:textId="77777777" w:rsidR="007D0372" w:rsidRDefault="007D0372" w:rsidP="00655068">
            <w:pPr>
              <w:tabs>
                <w:tab w:val="left" w:pos="2390"/>
              </w:tabs>
            </w:pPr>
          </w:p>
        </w:tc>
        <w:tc>
          <w:tcPr>
            <w:tcW w:w="1213" w:type="dxa"/>
          </w:tcPr>
          <w:p w14:paraId="2D38F152" w14:textId="77777777" w:rsidR="007D0372" w:rsidRDefault="007D0372" w:rsidP="00655068"/>
        </w:tc>
        <w:tc>
          <w:tcPr>
            <w:tcW w:w="1213" w:type="dxa"/>
          </w:tcPr>
          <w:p w14:paraId="7C8E9760" w14:textId="77777777" w:rsidR="007D0372" w:rsidRDefault="007D0372" w:rsidP="00655068"/>
        </w:tc>
      </w:tr>
    </w:tbl>
    <w:p w14:paraId="3CB1B335" w14:textId="77777777" w:rsidR="007D0372" w:rsidRDefault="007D0372" w:rsidP="007D0372"/>
    <w:p w14:paraId="0834C249" w14:textId="77777777" w:rsidR="007D0372" w:rsidRDefault="007D0372" w:rsidP="003E6C90">
      <w:pPr>
        <w:outlineLvl w:val="0"/>
      </w:pPr>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7D0372" w14:paraId="3EA54C68" w14:textId="77777777" w:rsidTr="00655068">
        <w:tc>
          <w:tcPr>
            <w:tcW w:w="2358" w:type="dxa"/>
          </w:tcPr>
          <w:p w14:paraId="6B0E2FAD" w14:textId="77777777" w:rsidR="007D0372" w:rsidRDefault="007D0372" w:rsidP="00655068">
            <w:pPr>
              <w:jc w:val="center"/>
            </w:pPr>
          </w:p>
        </w:tc>
        <w:tc>
          <w:tcPr>
            <w:tcW w:w="1350" w:type="dxa"/>
          </w:tcPr>
          <w:p w14:paraId="1A47F2CA" w14:textId="77777777" w:rsidR="007D0372" w:rsidRDefault="007D0372" w:rsidP="00655068">
            <w:pPr>
              <w:jc w:val="center"/>
            </w:pPr>
            <w:r>
              <w:t>1987</w:t>
            </w:r>
          </w:p>
        </w:tc>
        <w:tc>
          <w:tcPr>
            <w:tcW w:w="1080" w:type="dxa"/>
          </w:tcPr>
          <w:p w14:paraId="5539FB6F" w14:textId="77777777" w:rsidR="007D0372" w:rsidRDefault="007D0372" w:rsidP="00655068">
            <w:pPr>
              <w:jc w:val="center"/>
            </w:pPr>
            <w:r>
              <w:t>1995</w:t>
            </w:r>
          </w:p>
        </w:tc>
        <w:tc>
          <w:tcPr>
            <w:tcW w:w="2250" w:type="dxa"/>
            <w:gridSpan w:val="2"/>
          </w:tcPr>
          <w:p w14:paraId="2C6FB92D" w14:textId="77777777" w:rsidR="007D0372" w:rsidRDefault="007D0372" w:rsidP="00655068">
            <w:pPr>
              <w:jc w:val="center"/>
            </w:pPr>
            <w:r>
              <w:t>1999</w:t>
            </w:r>
          </w:p>
        </w:tc>
        <w:tc>
          <w:tcPr>
            <w:tcW w:w="1184" w:type="dxa"/>
          </w:tcPr>
          <w:p w14:paraId="551FC3BF" w14:textId="77777777" w:rsidR="007D0372" w:rsidRDefault="007D0372" w:rsidP="00655068">
            <w:pPr>
              <w:jc w:val="center"/>
            </w:pPr>
            <w:r>
              <w:t>2015</w:t>
            </w:r>
          </w:p>
        </w:tc>
      </w:tr>
      <w:tr w:rsidR="007D0372" w14:paraId="74223515" w14:textId="77777777" w:rsidTr="00655068">
        <w:tc>
          <w:tcPr>
            <w:tcW w:w="2358" w:type="dxa"/>
          </w:tcPr>
          <w:p w14:paraId="6670F956" w14:textId="77777777" w:rsidR="007D0372" w:rsidRPr="00D938E3" w:rsidRDefault="007D0372" w:rsidP="00655068">
            <w:pPr>
              <w:tabs>
                <w:tab w:val="left" w:pos="980"/>
              </w:tabs>
              <w:rPr>
                <w:b/>
              </w:rPr>
            </w:pPr>
            <w:r w:rsidRPr="00D938E3">
              <w:rPr>
                <w:b/>
              </w:rPr>
              <w:t>Sites</w:t>
            </w:r>
          </w:p>
        </w:tc>
        <w:tc>
          <w:tcPr>
            <w:tcW w:w="1350" w:type="dxa"/>
          </w:tcPr>
          <w:p w14:paraId="171A43FE" w14:textId="77777777" w:rsidR="007D0372" w:rsidRPr="00437CF4" w:rsidRDefault="007D0372" w:rsidP="00655068">
            <w:pPr>
              <w:rPr>
                <w:sz w:val="20"/>
                <w:szCs w:val="20"/>
              </w:rPr>
            </w:pPr>
            <w:r w:rsidRPr="00437CF4">
              <w:rPr>
                <w:sz w:val="20"/>
                <w:szCs w:val="20"/>
              </w:rPr>
              <w:t>Quadrats</w:t>
            </w:r>
          </w:p>
        </w:tc>
        <w:tc>
          <w:tcPr>
            <w:tcW w:w="1080" w:type="dxa"/>
          </w:tcPr>
          <w:p w14:paraId="65AF2264" w14:textId="77777777" w:rsidR="007D0372" w:rsidRPr="00437CF4" w:rsidRDefault="007D0372" w:rsidP="00655068">
            <w:pPr>
              <w:rPr>
                <w:sz w:val="20"/>
                <w:szCs w:val="20"/>
              </w:rPr>
            </w:pPr>
            <w:r w:rsidRPr="00437CF4">
              <w:rPr>
                <w:sz w:val="20"/>
                <w:szCs w:val="20"/>
              </w:rPr>
              <w:t>Quadrats</w:t>
            </w:r>
          </w:p>
        </w:tc>
        <w:tc>
          <w:tcPr>
            <w:tcW w:w="1170" w:type="dxa"/>
          </w:tcPr>
          <w:p w14:paraId="0AC73C3C" w14:textId="77777777" w:rsidR="007D0372" w:rsidRPr="00437CF4" w:rsidRDefault="007D0372" w:rsidP="00655068">
            <w:pPr>
              <w:rPr>
                <w:sz w:val="20"/>
                <w:szCs w:val="20"/>
              </w:rPr>
            </w:pPr>
            <w:r w:rsidRPr="00437CF4">
              <w:rPr>
                <w:sz w:val="20"/>
                <w:szCs w:val="20"/>
              </w:rPr>
              <w:t>Quadrats</w:t>
            </w:r>
          </w:p>
        </w:tc>
        <w:tc>
          <w:tcPr>
            <w:tcW w:w="1080" w:type="dxa"/>
          </w:tcPr>
          <w:p w14:paraId="185E7E79" w14:textId="77777777" w:rsidR="007D0372" w:rsidRPr="00437CF4" w:rsidRDefault="007D0372" w:rsidP="00655068">
            <w:pPr>
              <w:rPr>
                <w:sz w:val="20"/>
                <w:szCs w:val="20"/>
              </w:rPr>
            </w:pPr>
            <w:r w:rsidRPr="00437CF4">
              <w:rPr>
                <w:sz w:val="20"/>
                <w:szCs w:val="20"/>
              </w:rPr>
              <w:t>Transects</w:t>
            </w:r>
          </w:p>
        </w:tc>
        <w:tc>
          <w:tcPr>
            <w:tcW w:w="1184" w:type="dxa"/>
          </w:tcPr>
          <w:p w14:paraId="7C26B607" w14:textId="77777777" w:rsidR="007D0372" w:rsidRPr="00437CF4" w:rsidRDefault="007D0372" w:rsidP="00655068">
            <w:pPr>
              <w:rPr>
                <w:sz w:val="20"/>
                <w:szCs w:val="20"/>
              </w:rPr>
            </w:pPr>
            <w:r w:rsidRPr="00437CF4">
              <w:rPr>
                <w:sz w:val="20"/>
                <w:szCs w:val="20"/>
              </w:rPr>
              <w:t>Transects</w:t>
            </w:r>
          </w:p>
        </w:tc>
      </w:tr>
      <w:tr w:rsidR="007D0372" w14:paraId="1C5CDA87" w14:textId="77777777" w:rsidTr="00655068">
        <w:tc>
          <w:tcPr>
            <w:tcW w:w="2358" w:type="dxa"/>
          </w:tcPr>
          <w:p w14:paraId="5F5B6149" w14:textId="77777777" w:rsidR="007D0372" w:rsidRDefault="007D0372" w:rsidP="00655068">
            <w:r>
              <w:t xml:space="preserve">Neah Bay </w:t>
            </w:r>
          </w:p>
        </w:tc>
        <w:tc>
          <w:tcPr>
            <w:tcW w:w="1350" w:type="dxa"/>
          </w:tcPr>
          <w:p w14:paraId="4FB014B2" w14:textId="77777777" w:rsidR="007D0372" w:rsidRDefault="007D0372" w:rsidP="00655068">
            <w:r>
              <w:t>X (2 Sites)</w:t>
            </w:r>
          </w:p>
        </w:tc>
        <w:tc>
          <w:tcPr>
            <w:tcW w:w="1080" w:type="dxa"/>
          </w:tcPr>
          <w:p w14:paraId="3116CF13" w14:textId="77777777" w:rsidR="007D0372" w:rsidRDefault="007D0372" w:rsidP="00655068">
            <w:r>
              <w:t>X</w:t>
            </w:r>
          </w:p>
        </w:tc>
        <w:tc>
          <w:tcPr>
            <w:tcW w:w="1170" w:type="dxa"/>
          </w:tcPr>
          <w:p w14:paraId="5312E0A5" w14:textId="77777777" w:rsidR="007D0372" w:rsidRDefault="007D0372" w:rsidP="00655068">
            <w:r>
              <w:t>X</w:t>
            </w:r>
          </w:p>
        </w:tc>
        <w:tc>
          <w:tcPr>
            <w:tcW w:w="1080" w:type="dxa"/>
          </w:tcPr>
          <w:p w14:paraId="1641047E" w14:textId="77777777" w:rsidR="007D0372" w:rsidRDefault="007D0372" w:rsidP="00655068"/>
        </w:tc>
        <w:tc>
          <w:tcPr>
            <w:tcW w:w="1184" w:type="dxa"/>
          </w:tcPr>
          <w:p w14:paraId="5756147D" w14:textId="77777777" w:rsidR="007D0372" w:rsidRDefault="007D0372" w:rsidP="00655068">
            <w:r>
              <w:t>X</w:t>
            </w:r>
          </w:p>
        </w:tc>
      </w:tr>
      <w:tr w:rsidR="007D0372" w14:paraId="30A33B5A" w14:textId="77777777" w:rsidTr="00655068">
        <w:tc>
          <w:tcPr>
            <w:tcW w:w="2358" w:type="dxa"/>
          </w:tcPr>
          <w:p w14:paraId="31381BB9" w14:textId="77777777" w:rsidR="007D0372" w:rsidRDefault="007D0372" w:rsidP="00655068">
            <w:r>
              <w:t>Chibahdel Rocks</w:t>
            </w:r>
          </w:p>
        </w:tc>
        <w:tc>
          <w:tcPr>
            <w:tcW w:w="1350" w:type="dxa"/>
          </w:tcPr>
          <w:p w14:paraId="508C6844" w14:textId="77777777" w:rsidR="007D0372" w:rsidRDefault="007D0372" w:rsidP="00655068"/>
        </w:tc>
        <w:tc>
          <w:tcPr>
            <w:tcW w:w="1080" w:type="dxa"/>
          </w:tcPr>
          <w:p w14:paraId="3588CD4C" w14:textId="77777777" w:rsidR="007D0372" w:rsidRDefault="007D0372" w:rsidP="00655068"/>
        </w:tc>
        <w:tc>
          <w:tcPr>
            <w:tcW w:w="1170" w:type="dxa"/>
          </w:tcPr>
          <w:p w14:paraId="5C38B938" w14:textId="77777777" w:rsidR="007D0372" w:rsidRDefault="007D0372" w:rsidP="00655068">
            <w:r>
              <w:t>X</w:t>
            </w:r>
          </w:p>
        </w:tc>
        <w:tc>
          <w:tcPr>
            <w:tcW w:w="1080" w:type="dxa"/>
          </w:tcPr>
          <w:p w14:paraId="072686AB" w14:textId="77777777" w:rsidR="007D0372" w:rsidRDefault="007D0372" w:rsidP="00655068"/>
        </w:tc>
        <w:tc>
          <w:tcPr>
            <w:tcW w:w="1184" w:type="dxa"/>
          </w:tcPr>
          <w:p w14:paraId="6C09021E" w14:textId="77777777" w:rsidR="007D0372" w:rsidRDefault="007D0372" w:rsidP="00655068">
            <w:r>
              <w:t>X</w:t>
            </w:r>
          </w:p>
        </w:tc>
      </w:tr>
      <w:tr w:rsidR="007D0372" w14:paraId="36FCC891" w14:textId="77777777" w:rsidTr="00655068">
        <w:tc>
          <w:tcPr>
            <w:tcW w:w="2358" w:type="dxa"/>
          </w:tcPr>
          <w:p w14:paraId="0128A851" w14:textId="77777777" w:rsidR="007D0372" w:rsidRDefault="007D0372" w:rsidP="00655068">
            <w:r>
              <w:t>Cape Flattery</w:t>
            </w:r>
          </w:p>
        </w:tc>
        <w:tc>
          <w:tcPr>
            <w:tcW w:w="1350" w:type="dxa"/>
          </w:tcPr>
          <w:p w14:paraId="0FCDDCE2" w14:textId="77777777" w:rsidR="007D0372" w:rsidRDefault="007D0372" w:rsidP="00655068"/>
        </w:tc>
        <w:tc>
          <w:tcPr>
            <w:tcW w:w="1080" w:type="dxa"/>
          </w:tcPr>
          <w:p w14:paraId="679F7915" w14:textId="77777777" w:rsidR="007D0372" w:rsidRDefault="007D0372" w:rsidP="00655068">
            <w:r>
              <w:t>X</w:t>
            </w:r>
          </w:p>
        </w:tc>
        <w:tc>
          <w:tcPr>
            <w:tcW w:w="1170" w:type="dxa"/>
          </w:tcPr>
          <w:p w14:paraId="6BF4FBB2" w14:textId="77777777" w:rsidR="007D0372" w:rsidRDefault="007D0372" w:rsidP="00655068">
            <w:r>
              <w:t>X</w:t>
            </w:r>
          </w:p>
        </w:tc>
        <w:tc>
          <w:tcPr>
            <w:tcW w:w="1080" w:type="dxa"/>
          </w:tcPr>
          <w:p w14:paraId="3068D4C0" w14:textId="77777777" w:rsidR="007D0372" w:rsidRDefault="007D0372" w:rsidP="00655068">
            <w:r>
              <w:t>X</w:t>
            </w:r>
          </w:p>
        </w:tc>
        <w:tc>
          <w:tcPr>
            <w:tcW w:w="1184" w:type="dxa"/>
          </w:tcPr>
          <w:p w14:paraId="40B6919B" w14:textId="77777777" w:rsidR="007D0372" w:rsidRDefault="007D0372" w:rsidP="00655068"/>
        </w:tc>
      </w:tr>
      <w:tr w:rsidR="007D0372" w14:paraId="0C569EEA" w14:textId="77777777" w:rsidTr="00655068">
        <w:tc>
          <w:tcPr>
            <w:tcW w:w="2358" w:type="dxa"/>
          </w:tcPr>
          <w:p w14:paraId="1AA733AD" w14:textId="77777777" w:rsidR="007D0372" w:rsidRDefault="007D0372" w:rsidP="00655068">
            <w:r>
              <w:t>Tatoosh Island</w:t>
            </w:r>
          </w:p>
        </w:tc>
        <w:tc>
          <w:tcPr>
            <w:tcW w:w="1350" w:type="dxa"/>
          </w:tcPr>
          <w:p w14:paraId="1B7634E3" w14:textId="77777777" w:rsidR="007D0372" w:rsidRDefault="007D0372" w:rsidP="00655068"/>
        </w:tc>
        <w:tc>
          <w:tcPr>
            <w:tcW w:w="1080" w:type="dxa"/>
          </w:tcPr>
          <w:p w14:paraId="20D7B56B" w14:textId="77777777" w:rsidR="007D0372" w:rsidRDefault="007D0372" w:rsidP="00655068">
            <w:r>
              <w:t>X</w:t>
            </w:r>
          </w:p>
        </w:tc>
        <w:tc>
          <w:tcPr>
            <w:tcW w:w="1170" w:type="dxa"/>
          </w:tcPr>
          <w:p w14:paraId="0E579241" w14:textId="77777777" w:rsidR="007D0372" w:rsidRDefault="007D0372" w:rsidP="00655068">
            <w:r>
              <w:t>X</w:t>
            </w:r>
          </w:p>
        </w:tc>
        <w:tc>
          <w:tcPr>
            <w:tcW w:w="1080" w:type="dxa"/>
          </w:tcPr>
          <w:p w14:paraId="50928CEC" w14:textId="77777777" w:rsidR="007D0372" w:rsidRDefault="007D0372" w:rsidP="00655068">
            <w:r>
              <w:t>X</w:t>
            </w:r>
          </w:p>
        </w:tc>
        <w:tc>
          <w:tcPr>
            <w:tcW w:w="1184" w:type="dxa"/>
          </w:tcPr>
          <w:p w14:paraId="21351440" w14:textId="77777777" w:rsidR="007D0372" w:rsidRDefault="007D0372" w:rsidP="00655068">
            <w:r>
              <w:t>X</w:t>
            </w:r>
          </w:p>
        </w:tc>
      </w:tr>
      <w:tr w:rsidR="007D0372" w14:paraId="15F0076D" w14:textId="77777777" w:rsidTr="00655068">
        <w:tc>
          <w:tcPr>
            <w:tcW w:w="2358" w:type="dxa"/>
          </w:tcPr>
          <w:p w14:paraId="721B2B4E" w14:textId="77777777" w:rsidR="007D0372" w:rsidRDefault="007D0372" w:rsidP="00655068">
            <w:r>
              <w:t>Makah Bay</w:t>
            </w:r>
          </w:p>
        </w:tc>
        <w:tc>
          <w:tcPr>
            <w:tcW w:w="1350" w:type="dxa"/>
          </w:tcPr>
          <w:p w14:paraId="1759474D" w14:textId="77777777" w:rsidR="007D0372" w:rsidRDefault="007D0372" w:rsidP="00655068">
            <w:r>
              <w:t>X</w:t>
            </w:r>
          </w:p>
        </w:tc>
        <w:tc>
          <w:tcPr>
            <w:tcW w:w="1080" w:type="dxa"/>
          </w:tcPr>
          <w:p w14:paraId="5711011B" w14:textId="77777777" w:rsidR="007D0372" w:rsidRDefault="007D0372" w:rsidP="00655068">
            <w:r>
              <w:t>X</w:t>
            </w:r>
          </w:p>
        </w:tc>
        <w:tc>
          <w:tcPr>
            <w:tcW w:w="1170" w:type="dxa"/>
          </w:tcPr>
          <w:p w14:paraId="42644220" w14:textId="77777777" w:rsidR="007D0372" w:rsidRDefault="007D0372" w:rsidP="00655068">
            <w:r>
              <w:t>X</w:t>
            </w:r>
          </w:p>
        </w:tc>
        <w:tc>
          <w:tcPr>
            <w:tcW w:w="1080" w:type="dxa"/>
          </w:tcPr>
          <w:p w14:paraId="1B498CE2" w14:textId="77777777" w:rsidR="007D0372" w:rsidRDefault="007D0372" w:rsidP="00655068">
            <w:r>
              <w:t>X</w:t>
            </w:r>
          </w:p>
        </w:tc>
        <w:tc>
          <w:tcPr>
            <w:tcW w:w="1184" w:type="dxa"/>
          </w:tcPr>
          <w:p w14:paraId="6FAE89F9" w14:textId="77777777" w:rsidR="007D0372" w:rsidRDefault="007D0372" w:rsidP="00655068"/>
        </w:tc>
      </w:tr>
      <w:tr w:rsidR="007D0372" w14:paraId="6B8FD43C" w14:textId="77777777" w:rsidTr="00655068">
        <w:tc>
          <w:tcPr>
            <w:tcW w:w="2358" w:type="dxa"/>
          </w:tcPr>
          <w:p w14:paraId="34599EB7" w14:textId="77777777" w:rsidR="007D0372" w:rsidRDefault="007D0372" w:rsidP="00655068">
            <w:r>
              <w:t>Anderson Point</w:t>
            </w:r>
          </w:p>
        </w:tc>
        <w:tc>
          <w:tcPr>
            <w:tcW w:w="1350" w:type="dxa"/>
          </w:tcPr>
          <w:p w14:paraId="6D2A9C35" w14:textId="77777777" w:rsidR="007D0372" w:rsidRDefault="007D0372" w:rsidP="00655068">
            <w:r>
              <w:t>X</w:t>
            </w:r>
          </w:p>
        </w:tc>
        <w:tc>
          <w:tcPr>
            <w:tcW w:w="1080" w:type="dxa"/>
          </w:tcPr>
          <w:p w14:paraId="16B79345" w14:textId="77777777" w:rsidR="007D0372" w:rsidRDefault="007D0372" w:rsidP="00655068">
            <w:r>
              <w:t>X</w:t>
            </w:r>
          </w:p>
        </w:tc>
        <w:tc>
          <w:tcPr>
            <w:tcW w:w="1170" w:type="dxa"/>
          </w:tcPr>
          <w:p w14:paraId="1B9974D7" w14:textId="77777777" w:rsidR="007D0372" w:rsidRDefault="007D0372" w:rsidP="00655068">
            <w:r>
              <w:t>X</w:t>
            </w:r>
          </w:p>
        </w:tc>
        <w:tc>
          <w:tcPr>
            <w:tcW w:w="1080" w:type="dxa"/>
          </w:tcPr>
          <w:p w14:paraId="69242D7A" w14:textId="77777777" w:rsidR="007D0372" w:rsidRDefault="007D0372" w:rsidP="00655068">
            <w:r>
              <w:t>X</w:t>
            </w:r>
          </w:p>
        </w:tc>
        <w:tc>
          <w:tcPr>
            <w:tcW w:w="1184" w:type="dxa"/>
          </w:tcPr>
          <w:p w14:paraId="2BF18534" w14:textId="77777777" w:rsidR="007D0372" w:rsidRDefault="007D0372" w:rsidP="00655068">
            <w:r>
              <w:t>X</w:t>
            </w:r>
          </w:p>
        </w:tc>
      </w:tr>
      <w:tr w:rsidR="007D0372" w14:paraId="608C5975" w14:textId="77777777" w:rsidTr="00655068">
        <w:tc>
          <w:tcPr>
            <w:tcW w:w="2358" w:type="dxa"/>
          </w:tcPr>
          <w:p w14:paraId="07CDF26B" w14:textId="77777777" w:rsidR="007D0372" w:rsidRDefault="007D0372" w:rsidP="00655068">
            <w:r>
              <w:t>Point of the Arches</w:t>
            </w:r>
          </w:p>
        </w:tc>
        <w:tc>
          <w:tcPr>
            <w:tcW w:w="1350" w:type="dxa"/>
          </w:tcPr>
          <w:p w14:paraId="02D9A6A7" w14:textId="77777777" w:rsidR="007D0372" w:rsidRDefault="007D0372" w:rsidP="00655068">
            <w:r>
              <w:t>X</w:t>
            </w:r>
          </w:p>
        </w:tc>
        <w:tc>
          <w:tcPr>
            <w:tcW w:w="1080" w:type="dxa"/>
          </w:tcPr>
          <w:p w14:paraId="72DAF57C" w14:textId="77777777" w:rsidR="007D0372" w:rsidRDefault="007D0372" w:rsidP="00655068">
            <w:r>
              <w:t>X</w:t>
            </w:r>
          </w:p>
        </w:tc>
        <w:tc>
          <w:tcPr>
            <w:tcW w:w="1170" w:type="dxa"/>
          </w:tcPr>
          <w:p w14:paraId="55088551" w14:textId="77777777" w:rsidR="007D0372" w:rsidRDefault="007D0372" w:rsidP="00655068">
            <w:r>
              <w:t>X</w:t>
            </w:r>
          </w:p>
        </w:tc>
        <w:tc>
          <w:tcPr>
            <w:tcW w:w="1080" w:type="dxa"/>
          </w:tcPr>
          <w:p w14:paraId="42EF5B27" w14:textId="77777777" w:rsidR="007D0372" w:rsidRDefault="007D0372" w:rsidP="00655068">
            <w:r>
              <w:t>X</w:t>
            </w:r>
          </w:p>
        </w:tc>
        <w:tc>
          <w:tcPr>
            <w:tcW w:w="1184" w:type="dxa"/>
          </w:tcPr>
          <w:p w14:paraId="7388C221" w14:textId="77777777" w:rsidR="007D0372" w:rsidRDefault="007D0372" w:rsidP="00655068">
            <w:r>
              <w:t>X</w:t>
            </w:r>
          </w:p>
        </w:tc>
      </w:tr>
      <w:tr w:rsidR="007D0372" w14:paraId="2EA23C0E" w14:textId="77777777" w:rsidTr="00655068">
        <w:tc>
          <w:tcPr>
            <w:tcW w:w="2358" w:type="dxa"/>
          </w:tcPr>
          <w:p w14:paraId="0350C5E2" w14:textId="77777777" w:rsidR="007D0372" w:rsidRDefault="007D0372" w:rsidP="00655068">
            <w:r>
              <w:t>Cape Alava</w:t>
            </w:r>
          </w:p>
        </w:tc>
        <w:tc>
          <w:tcPr>
            <w:tcW w:w="1350" w:type="dxa"/>
          </w:tcPr>
          <w:p w14:paraId="4CC4238D" w14:textId="77777777" w:rsidR="007D0372" w:rsidRDefault="007D0372" w:rsidP="00655068">
            <w:r>
              <w:t>X</w:t>
            </w:r>
          </w:p>
        </w:tc>
        <w:tc>
          <w:tcPr>
            <w:tcW w:w="1080" w:type="dxa"/>
          </w:tcPr>
          <w:p w14:paraId="1B94B7C3" w14:textId="77777777" w:rsidR="007D0372" w:rsidRDefault="007D0372" w:rsidP="00655068">
            <w:r>
              <w:t>X</w:t>
            </w:r>
          </w:p>
        </w:tc>
        <w:tc>
          <w:tcPr>
            <w:tcW w:w="1170" w:type="dxa"/>
          </w:tcPr>
          <w:p w14:paraId="335A6EA9" w14:textId="77777777" w:rsidR="007D0372" w:rsidRDefault="007D0372" w:rsidP="00655068">
            <w:r>
              <w:t>X</w:t>
            </w:r>
          </w:p>
        </w:tc>
        <w:tc>
          <w:tcPr>
            <w:tcW w:w="1080" w:type="dxa"/>
          </w:tcPr>
          <w:p w14:paraId="2F54136D" w14:textId="77777777" w:rsidR="007D0372" w:rsidRDefault="007D0372" w:rsidP="00655068">
            <w:r>
              <w:t>X</w:t>
            </w:r>
          </w:p>
        </w:tc>
        <w:tc>
          <w:tcPr>
            <w:tcW w:w="1184" w:type="dxa"/>
          </w:tcPr>
          <w:p w14:paraId="477A01C2" w14:textId="77777777" w:rsidR="007D0372" w:rsidRDefault="007D0372" w:rsidP="00655068">
            <w:r>
              <w:t>X</w:t>
            </w:r>
          </w:p>
        </w:tc>
      </w:tr>
      <w:tr w:rsidR="007D0372" w14:paraId="5A167471" w14:textId="77777777" w:rsidTr="00655068">
        <w:tc>
          <w:tcPr>
            <w:tcW w:w="2358" w:type="dxa"/>
          </w:tcPr>
          <w:p w14:paraId="20E6B0FE" w14:textId="77777777" w:rsidR="007D0372" w:rsidRDefault="007D0372" w:rsidP="00655068">
            <w:r>
              <w:t>Cape Johnson</w:t>
            </w:r>
          </w:p>
        </w:tc>
        <w:tc>
          <w:tcPr>
            <w:tcW w:w="1350" w:type="dxa"/>
          </w:tcPr>
          <w:p w14:paraId="4D20B3D3" w14:textId="77777777" w:rsidR="007D0372" w:rsidRDefault="007D0372" w:rsidP="00655068">
            <w:r>
              <w:t>X</w:t>
            </w:r>
          </w:p>
        </w:tc>
        <w:tc>
          <w:tcPr>
            <w:tcW w:w="1080" w:type="dxa"/>
          </w:tcPr>
          <w:p w14:paraId="7A9F7E4A" w14:textId="77777777" w:rsidR="007D0372" w:rsidRDefault="007D0372" w:rsidP="00655068">
            <w:r>
              <w:t>X</w:t>
            </w:r>
          </w:p>
        </w:tc>
        <w:tc>
          <w:tcPr>
            <w:tcW w:w="1170" w:type="dxa"/>
          </w:tcPr>
          <w:p w14:paraId="53BCD883" w14:textId="77777777" w:rsidR="007D0372" w:rsidRDefault="007D0372" w:rsidP="00655068">
            <w:r>
              <w:t>X</w:t>
            </w:r>
          </w:p>
        </w:tc>
        <w:tc>
          <w:tcPr>
            <w:tcW w:w="1080" w:type="dxa"/>
          </w:tcPr>
          <w:p w14:paraId="0ECB0EB5" w14:textId="77777777" w:rsidR="007D0372" w:rsidRDefault="007D0372" w:rsidP="00655068">
            <w:r>
              <w:t>X</w:t>
            </w:r>
          </w:p>
        </w:tc>
        <w:tc>
          <w:tcPr>
            <w:tcW w:w="1184" w:type="dxa"/>
          </w:tcPr>
          <w:p w14:paraId="1EFFE58F" w14:textId="77777777" w:rsidR="007D0372" w:rsidRDefault="007D0372" w:rsidP="00655068">
            <w:r>
              <w:t>X</w:t>
            </w:r>
          </w:p>
        </w:tc>
      </w:tr>
      <w:tr w:rsidR="007D0372" w14:paraId="58C7A853" w14:textId="77777777" w:rsidTr="00655068">
        <w:tc>
          <w:tcPr>
            <w:tcW w:w="2358" w:type="dxa"/>
          </w:tcPr>
          <w:p w14:paraId="2A7DF68F" w14:textId="77777777" w:rsidR="007D0372" w:rsidRDefault="007D0372" w:rsidP="00655068">
            <w:r>
              <w:t>Rock #305</w:t>
            </w:r>
          </w:p>
        </w:tc>
        <w:tc>
          <w:tcPr>
            <w:tcW w:w="1350" w:type="dxa"/>
          </w:tcPr>
          <w:p w14:paraId="3D6887D1" w14:textId="77777777" w:rsidR="007D0372" w:rsidRDefault="007D0372" w:rsidP="00655068">
            <w:r>
              <w:t>X</w:t>
            </w:r>
          </w:p>
        </w:tc>
        <w:tc>
          <w:tcPr>
            <w:tcW w:w="1080" w:type="dxa"/>
          </w:tcPr>
          <w:p w14:paraId="6E2F3BC8" w14:textId="77777777" w:rsidR="007D0372" w:rsidRDefault="007D0372" w:rsidP="00655068">
            <w:r>
              <w:t>X</w:t>
            </w:r>
          </w:p>
        </w:tc>
        <w:tc>
          <w:tcPr>
            <w:tcW w:w="1170" w:type="dxa"/>
          </w:tcPr>
          <w:p w14:paraId="25156636" w14:textId="77777777" w:rsidR="007D0372" w:rsidRDefault="007D0372" w:rsidP="00655068">
            <w:r>
              <w:t>X</w:t>
            </w:r>
          </w:p>
        </w:tc>
        <w:tc>
          <w:tcPr>
            <w:tcW w:w="1080" w:type="dxa"/>
          </w:tcPr>
          <w:p w14:paraId="40FEF784" w14:textId="77777777" w:rsidR="007D0372" w:rsidRDefault="007D0372" w:rsidP="00655068">
            <w:r>
              <w:t>X</w:t>
            </w:r>
          </w:p>
        </w:tc>
        <w:tc>
          <w:tcPr>
            <w:tcW w:w="1184" w:type="dxa"/>
          </w:tcPr>
          <w:p w14:paraId="106A4AE3" w14:textId="77777777" w:rsidR="007D0372" w:rsidRDefault="007D0372" w:rsidP="00655068">
            <w:r>
              <w:t>X</w:t>
            </w:r>
          </w:p>
        </w:tc>
      </w:tr>
      <w:tr w:rsidR="007D0372" w14:paraId="1EB3B5C8" w14:textId="77777777" w:rsidTr="00655068">
        <w:tc>
          <w:tcPr>
            <w:tcW w:w="2358" w:type="dxa"/>
          </w:tcPr>
          <w:p w14:paraId="7E916B63" w14:textId="77777777" w:rsidR="007D0372" w:rsidRDefault="007D0372" w:rsidP="00655068">
            <w:r>
              <w:t>Teahwhit Head</w:t>
            </w:r>
          </w:p>
        </w:tc>
        <w:tc>
          <w:tcPr>
            <w:tcW w:w="1350" w:type="dxa"/>
          </w:tcPr>
          <w:p w14:paraId="2BD1C31B" w14:textId="77777777" w:rsidR="007D0372" w:rsidRDefault="007D0372" w:rsidP="00655068">
            <w:r>
              <w:t>X</w:t>
            </w:r>
          </w:p>
        </w:tc>
        <w:tc>
          <w:tcPr>
            <w:tcW w:w="1080" w:type="dxa"/>
          </w:tcPr>
          <w:p w14:paraId="2936AC51" w14:textId="77777777" w:rsidR="007D0372" w:rsidRDefault="007D0372" w:rsidP="00655068">
            <w:r>
              <w:t>X</w:t>
            </w:r>
          </w:p>
        </w:tc>
        <w:tc>
          <w:tcPr>
            <w:tcW w:w="1170" w:type="dxa"/>
          </w:tcPr>
          <w:p w14:paraId="317D5A2C" w14:textId="77777777" w:rsidR="007D0372" w:rsidRDefault="007D0372" w:rsidP="00655068">
            <w:r>
              <w:t>X</w:t>
            </w:r>
          </w:p>
        </w:tc>
        <w:tc>
          <w:tcPr>
            <w:tcW w:w="1080" w:type="dxa"/>
          </w:tcPr>
          <w:p w14:paraId="30F90D0C" w14:textId="77777777" w:rsidR="007D0372" w:rsidRDefault="007D0372" w:rsidP="00655068">
            <w:r>
              <w:t>X</w:t>
            </w:r>
          </w:p>
        </w:tc>
        <w:tc>
          <w:tcPr>
            <w:tcW w:w="1184" w:type="dxa"/>
          </w:tcPr>
          <w:p w14:paraId="5D764EA3" w14:textId="77777777" w:rsidR="007D0372" w:rsidRDefault="007D0372" w:rsidP="00655068">
            <w:r>
              <w:t>X</w:t>
            </w:r>
          </w:p>
        </w:tc>
      </w:tr>
      <w:tr w:rsidR="007D0372" w14:paraId="59FC016B" w14:textId="77777777" w:rsidTr="00655068">
        <w:tc>
          <w:tcPr>
            <w:tcW w:w="2358" w:type="dxa"/>
          </w:tcPr>
          <w:p w14:paraId="6F518914" w14:textId="77777777" w:rsidR="007D0372" w:rsidRDefault="007D0372" w:rsidP="00655068">
            <w:r>
              <w:t>Destruction Island</w:t>
            </w:r>
          </w:p>
        </w:tc>
        <w:tc>
          <w:tcPr>
            <w:tcW w:w="1350" w:type="dxa"/>
          </w:tcPr>
          <w:p w14:paraId="2604B2C9" w14:textId="77777777" w:rsidR="007D0372" w:rsidRDefault="007D0372" w:rsidP="00655068"/>
        </w:tc>
        <w:tc>
          <w:tcPr>
            <w:tcW w:w="1080" w:type="dxa"/>
          </w:tcPr>
          <w:p w14:paraId="1D4B9FDD" w14:textId="77777777" w:rsidR="007D0372" w:rsidRDefault="007D0372" w:rsidP="00655068"/>
        </w:tc>
        <w:tc>
          <w:tcPr>
            <w:tcW w:w="1170" w:type="dxa"/>
          </w:tcPr>
          <w:p w14:paraId="7940A8C3" w14:textId="77777777" w:rsidR="007D0372" w:rsidRDefault="007D0372" w:rsidP="00655068">
            <w:r>
              <w:t>X</w:t>
            </w:r>
          </w:p>
        </w:tc>
        <w:tc>
          <w:tcPr>
            <w:tcW w:w="1080" w:type="dxa"/>
          </w:tcPr>
          <w:p w14:paraId="40974BFB" w14:textId="77777777" w:rsidR="007D0372" w:rsidRDefault="007D0372" w:rsidP="00655068"/>
        </w:tc>
        <w:tc>
          <w:tcPr>
            <w:tcW w:w="1184" w:type="dxa"/>
          </w:tcPr>
          <w:p w14:paraId="074AC1DD" w14:textId="77777777" w:rsidR="007D0372" w:rsidRDefault="007D0372" w:rsidP="00655068">
            <w:r>
              <w:t>X</w:t>
            </w:r>
          </w:p>
        </w:tc>
      </w:tr>
      <w:tr w:rsidR="007D0372" w14:paraId="19082242" w14:textId="77777777" w:rsidTr="00655068">
        <w:tc>
          <w:tcPr>
            <w:tcW w:w="2358" w:type="dxa"/>
          </w:tcPr>
          <w:p w14:paraId="33CF4050" w14:textId="77777777" w:rsidR="007D0372" w:rsidRDefault="007D0372" w:rsidP="00655068"/>
        </w:tc>
        <w:tc>
          <w:tcPr>
            <w:tcW w:w="1350" w:type="dxa"/>
          </w:tcPr>
          <w:p w14:paraId="30E2F9C1" w14:textId="77777777" w:rsidR="007D0372" w:rsidRDefault="007D0372" w:rsidP="00655068"/>
        </w:tc>
        <w:tc>
          <w:tcPr>
            <w:tcW w:w="1080" w:type="dxa"/>
          </w:tcPr>
          <w:p w14:paraId="0E943FE7" w14:textId="77777777" w:rsidR="007D0372" w:rsidRDefault="007D0372" w:rsidP="00655068"/>
        </w:tc>
        <w:tc>
          <w:tcPr>
            <w:tcW w:w="1170" w:type="dxa"/>
          </w:tcPr>
          <w:p w14:paraId="68642BC6" w14:textId="77777777" w:rsidR="007D0372" w:rsidRDefault="007D0372" w:rsidP="00655068"/>
        </w:tc>
        <w:tc>
          <w:tcPr>
            <w:tcW w:w="1080" w:type="dxa"/>
          </w:tcPr>
          <w:p w14:paraId="65F0473C" w14:textId="77777777" w:rsidR="007D0372" w:rsidRDefault="007D0372" w:rsidP="00655068"/>
        </w:tc>
        <w:tc>
          <w:tcPr>
            <w:tcW w:w="1184" w:type="dxa"/>
          </w:tcPr>
          <w:p w14:paraId="4DE9AFBF" w14:textId="77777777" w:rsidR="007D0372" w:rsidRDefault="007D0372" w:rsidP="00655068"/>
        </w:tc>
      </w:tr>
      <w:tr w:rsidR="007D0372" w14:paraId="7E5FAB8D" w14:textId="77777777" w:rsidTr="00655068">
        <w:tc>
          <w:tcPr>
            <w:tcW w:w="2358" w:type="dxa"/>
          </w:tcPr>
          <w:p w14:paraId="6816F8B8" w14:textId="77777777" w:rsidR="007D0372" w:rsidRDefault="007D0372" w:rsidP="00655068"/>
        </w:tc>
        <w:tc>
          <w:tcPr>
            <w:tcW w:w="1350" w:type="dxa"/>
          </w:tcPr>
          <w:p w14:paraId="54509444" w14:textId="77777777" w:rsidR="007D0372" w:rsidRDefault="007D0372" w:rsidP="00655068"/>
        </w:tc>
        <w:tc>
          <w:tcPr>
            <w:tcW w:w="1080" w:type="dxa"/>
          </w:tcPr>
          <w:p w14:paraId="3254E459" w14:textId="77777777" w:rsidR="007D0372" w:rsidRDefault="007D0372" w:rsidP="00655068"/>
        </w:tc>
        <w:tc>
          <w:tcPr>
            <w:tcW w:w="1170" w:type="dxa"/>
          </w:tcPr>
          <w:p w14:paraId="7DC8F688" w14:textId="77777777" w:rsidR="007D0372" w:rsidRDefault="007D0372" w:rsidP="00655068"/>
        </w:tc>
        <w:tc>
          <w:tcPr>
            <w:tcW w:w="1080" w:type="dxa"/>
          </w:tcPr>
          <w:p w14:paraId="21A6B532" w14:textId="77777777" w:rsidR="007D0372" w:rsidRDefault="007D0372" w:rsidP="00655068"/>
        </w:tc>
        <w:tc>
          <w:tcPr>
            <w:tcW w:w="1184" w:type="dxa"/>
          </w:tcPr>
          <w:p w14:paraId="13820753" w14:textId="77777777" w:rsidR="007D0372" w:rsidRDefault="007D0372" w:rsidP="00655068"/>
        </w:tc>
      </w:tr>
      <w:tr w:rsidR="007D0372" w14:paraId="1E8338F9" w14:textId="77777777" w:rsidTr="00655068">
        <w:tc>
          <w:tcPr>
            <w:tcW w:w="2358" w:type="dxa"/>
          </w:tcPr>
          <w:p w14:paraId="37454D77" w14:textId="77777777" w:rsidR="007D0372" w:rsidRDefault="007D0372" w:rsidP="00655068"/>
        </w:tc>
        <w:tc>
          <w:tcPr>
            <w:tcW w:w="1350" w:type="dxa"/>
          </w:tcPr>
          <w:p w14:paraId="78B990D7" w14:textId="77777777" w:rsidR="007D0372" w:rsidRDefault="007D0372" w:rsidP="00655068"/>
        </w:tc>
        <w:tc>
          <w:tcPr>
            <w:tcW w:w="1080" w:type="dxa"/>
          </w:tcPr>
          <w:p w14:paraId="01F6744E" w14:textId="77777777" w:rsidR="007D0372" w:rsidRDefault="007D0372" w:rsidP="00655068"/>
        </w:tc>
        <w:tc>
          <w:tcPr>
            <w:tcW w:w="1170" w:type="dxa"/>
          </w:tcPr>
          <w:p w14:paraId="66D892E6" w14:textId="77777777" w:rsidR="007D0372" w:rsidRDefault="007D0372" w:rsidP="00655068"/>
        </w:tc>
        <w:tc>
          <w:tcPr>
            <w:tcW w:w="1080" w:type="dxa"/>
          </w:tcPr>
          <w:p w14:paraId="1D887519" w14:textId="77777777" w:rsidR="007D0372" w:rsidRDefault="007D0372" w:rsidP="00655068"/>
        </w:tc>
        <w:tc>
          <w:tcPr>
            <w:tcW w:w="1184" w:type="dxa"/>
          </w:tcPr>
          <w:p w14:paraId="17010E03" w14:textId="77777777" w:rsidR="007D0372" w:rsidRDefault="007D0372" w:rsidP="00655068"/>
        </w:tc>
      </w:tr>
      <w:tr w:rsidR="007D0372" w14:paraId="48F477FE" w14:textId="77777777" w:rsidTr="00655068">
        <w:tc>
          <w:tcPr>
            <w:tcW w:w="2358" w:type="dxa"/>
          </w:tcPr>
          <w:p w14:paraId="2B2D5E8F" w14:textId="77777777" w:rsidR="007D0372" w:rsidRDefault="007D0372" w:rsidP="00655068"/>
        </w:tc>
        <w:tc>
          <w:tcPr>
            <w:tcW w:w="1350" w:type="dxa"/>
          </w:tcPr>
          <w:p w14:paraId="06914CF9" w14:textId="77777777" w:rsidR="007D0372" w:rsidRDefault="007D0372" w:rsidP="00655068"/>
        </w:tc>
        <w:tc>
          <w:tcPr>
            <w:tcW w:w="1080" w:type="dxa"/>
          </w:tcPr>
          <w:p w14:paraId="0F42A8B4" w14:textId="77777777" w:rsidR="007D0372" w:rsidRDefault="007D0372" w:rsidP="00655068"/>
        </w:tc>
        <w:tc>
          <w:tcPr>
            <w:tcW w:w="1170" w:type="dxa"/>
          </w:tcPr>
          <w:p w14:paraId="0B4EB65E" w14:textId="77777777" w:rsidR="007D0372" w:rsidRDefault="007D0372" w:rsidP="00655068"/>
        </w:tc>
        <w:tc>
          <w:tcPr>
            <w:tcW w:w="1080" w:type="dxa"/>
          </w:tcPr>
          <w:p w14:paraId="65B6F7BB" w14:textId="77777777" w:rsidR="007D0372" w:rsidRDefault="007D0372" w:rsidP="00655068"/>
        </w:tc>
        <w:tc>
          <w:tcPr>
            <w:tcW w:w="1184" w:type="dxa"/>
          </w:tcPr>
          <w:p w14:paraId="374ABAFE" w14:textId="77777777" w:rsidR="007D0372" w:rsidRDefault="007D0372" w:rsidP="00655068"/>
        </w:tc>
      </w:tr>
    </w:tbl>
    <w:p w14:paraId="65AC1D51" w14:textId="77777777" w:rsidR="007D0372" w:rsidRPr="009D4947" w:rsidRDefault="007D0372" w:rsidP="007D0372"/>
    <w:p w14:paraId="485486DE" w14:textId="7777777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0D142D9" w14:textId="573FDED5" w:rsidR="007D0372" w:rsidRDefault="007D0372" w:rsidP="003E6C90">
      <w:pPr>
        <w:spacing w:after="0"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36FE639D" w14:textId="77777777" w:rsidR="007D0372" w:rsidRDefault="007D0372" w:rsidP="007D0372">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74"/>
        <w:gridCol w:w="4275"/>
      </w:tblGrid>
      <w:tr w:rsidR="007D0372" w14:paraId="25B51491" w14:textId="77777777" w:rsidTr="00655068">
        <w:tc>
          <w:tcPr>
            <w:tcW w:w="4274" w:type="dxa"/>
          </w:tcPr>
          <w:p w14:paraId="58403D46"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4275" w:type="dxa"/>
          </w:tcPr>
          <w:p w14:paraId="337B8BF5"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Average Area 1989-2015 (ha)</w:t>
            </w:r>
          </w:p>
        </w:tc>
      </w:tr>
      <w:tr w:rsidR="007D0372" w14:paraId="0B1B264B" w14:textId="77777777" w:rsidTr="00655068">
        <w:tc>
          <w:tcPr>
            <w:tcW w:w="4274" w:type="dxa"/>
          </w:tcPr>
          <w:p w14:paraId="4B2C8494" w14:textId="287B1CAC" w:rsidR="007D0372" w:rsidRDefault="007D0372" w:rsidP="007D0372">
            <w:pPr>
              <w:spacing w:line="480" w:lineRule="auto"/>
              <w:rPr>
                <w:rFonts w:ascii="Times New Roman" w:hAnsi="Times New Roman" w:cs="Times New Roman"/>
                <w:sz w:val="24"/>
                <w:szCs w:val="24"/>
              </w:rPr>
            </w:pPr>
            <w:r>
              <w:rPr>
                <w:rFonts w:ascii="Times New Roman" w:hAnsi="Times New Roman" w:cs="Times New Roman"/>
                <w:sz w:val="24"/>
                <w:szCs w:val="24"/>
              </w:rPr>
              <w:t>Neah Bay, Chibadehl Rocks</w:t>
            </w:r>
          </w:p>
        </w:tc>
        <w:tc>
          <w:tcPr>
            <w:tcW w:w="4275" w:type="dxa"/>
          </w:tcPr>
          <w:p w14:paraId="05E70799"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97.5</w:t>
            </w:r>
          </w:p>
        </w:tc>
      </w:tr>
      <w:tr w:rsidR="007D0372" w14:paraId="4E89B048" w14:textId="77777777" w:rsidTr="00655068">
        <w:tc>
          <w:tcPr>
            <w:tcW w:w="4274" w:type="dxa"/>
          </w:tcPr>
          <w:p w14:paraId="2B98B715"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Tatoosh Island</w:t>
            </w:r>
          </w:p>
        </w:tc>
        <w:tc>
          <w:tcPr>
            <w:tcW w:w="4275" w:type="dxa"/>
          </w:tcPr>
          <w:p w14:paraId="1CB45E13"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10.9</w:t>
            </w:r>
          </w:p>
        </w:tc>
      </w:tr>
      <w:tr w:rsidR="007D0372" w14:paraId="27D3B9D2" w14:textId="77777777" w:rsidTr="00655068">
        <w:tc>
          <w:tcPr>
            <w:tcW w:w="4274" w:type="dxa"/>
          </w:tcPr>
          <w:p w14:paraId="133C8889"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Anderson Point</w:t>
            </w:r>
          </w:p>
        </w:tc>
        <w:tc>
          <w:tcPr>
            <w:tcW w:w="4275" w:type="dxa"/>
          </w:tcPr>
          <w:p w14:paraId="144EA319"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14.5</w:t>
            </w:r>
          </w:p>
        </w:tc>
      </w:tr>
      <w:tr w:rsidR="007D0372" w14:paraId="3A543F65" w14:textId="77777777" w:rsidTr="00655068">
        <w:tc>
          <w:tcPr>
            <w:tcW w:w="4274" w:type="dxa"/>
          </w:tcPr>
          <w:p w14:paraId="008C6890"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Point of the Arches</w:t>
            </w:r>
          </w:p>
        </w:tc>
        <w:tc>
          <w:tcPr>
            <w:tcW w:w="4275" w:type="dxa"/>
          </w:tcPr>
          <w:p w14:paraId="2594036D"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5.3</w:t>
            </w:r>
          </w:p>
        </w:tc>
      </w:tr>
      <w:tr w:rsidR="007D0372" w14:paraId="085BB703" w14:textId="77777777" w:rsidTr="00655068">
        <w:tc>
          <w:tcPr>
            <w:tcW w:w="4274" w:type="dxa"/>
          </w:tcPr>
          <w:p w14:paraId="4D10E004"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Cape Alava</w:t>
            </w:r>
          </w:p>
        </w:tc>
        <w:tc>
          <w:tcPr>
            <w:tcW w:w="4275" w:type="dxa"/>
          </w:tcPr>
          <w:p w14:paraId="1B6EE534"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161.9</w:t>
            </w:r>
          </w:p>
        </w:tc>
      </w:tr>
      <w:tr w:rsidR="007D0372" w14:paraId="63DB0D1E" w14:textId="77777777" w:rsidTr="00655068">
        <w:tc>
          <w:tcPr>
            <w:tcW w:w="4274" w:type="dxa"/>
          </w:tcPr>
          <w:p w14:paraId="4188ADA1"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Cape Johnson</w:t>
            </w:r>
          </w:p>
        </w:tc>
        <w:tc>
          <w:tcPr>
            <w:tcW w:w="4275" w:type="dxa"/>
          </w:tcPr>
          <w:p w14:paraId="3379D487"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6.9</w:t>
            </w:r>
          </w:p>
        </w:tc>
      </w:tr>
      <w:tr w:rsidR="007D0372" w14:paraId="095E182F" w14:textId="77777777" w:rsidTr="00655068">
        <w:tc>
          <w:tcPr>
            <w:tcW w:w="4274" w:type="dxa"/>
          </w:tcPr>
          <w:p w14:paraId="65931C13"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Rock 305</w:t>
            </w:r>
          </w:p>
        </w:tc>
        <w:tc>
          <w:tcPr>
            <w:tcW w:w="4275" w:type="dxa"/>
          </w:tcPr>
          <w:p w14:paraId="57A8FF7C"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8.1</w:t>
            </w:r>
          </w:p>
        </w:tc>
      </w:tr>
      <w:tr w:rsidR="007D0372" w14:paraId="7A203E23" w14:textId="77777777" w:rsidTr="00655068">
        <w:tc>
          <w:tcPr>
            <w:tcW w:w="4274" w:type="dxa"/>
          </w:tcPr>
          <w:p w14:paraId="79D27845"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Teahwhit Head</w:t>
            </w:r>
          </w:p>
        </w:tc>
        <w:tc>
          <w:tcPr>
            <w:tcW w:w="4275" w:type="dxa"/>
          </w:tcPr>
          <w:p w14:paraId="1A5CEDEC"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9.5</w:t>
            </w:r>
          </w:p>
        </w:tc>
      </w:tr>
      <w:tr w:rsidR="007D0372" w14:paraId="19959498" w14:textId="77777777" w:rsidTr="00655068">
        <w:tc>
          <w:tcPr>
            <w:tcW w:w="4274" w:type="dxa"/>
          </w:tcPr>
          <w:p w14:paraId="41FCC8E3"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Destruction Island</w:t>
            </w:r>
          </w:p>
        </w:tc>
        <w:tc>
          <w:tcPr>
            <w:tcW w:w="4275" w:type="dxa"/>
          </w:tcPr>
          <w:p w14:paraId="19B39631" w14:textId="77777777" w:rsidR="007D0372" w:rsidRDefault="007D0372" w:rsidP="00655068">
            <w:pPr>
              <w:spacing w:line="480" w:lineRule="auto"/>
              <w:rPr>
                <w:rFonts w:ascii="Times New Roman" w:hAnsi="Times New Roman" w:cs="Times New Roman"/>
                <w:sz w:val="24"/>
                <w:szCs w:val="24"/>
              </w:rPr>
            </w:pPr>
            <w:r>
              <w:rPr>
                <w:rFonts w:ascii="Times New Roman" w:hAnsi="Times New Roman" w:cs="Times New Roman"/>
                <w:sz w:val="24"/>
                <w:szCs w:val="24"/>
              </w:rPr>
              <w:t>9.3</w:t>
            </w:r>
          </w:p>
        </w:tc>
      </w:tr>
      <w:tr w:rsidR="007D0372" w14:paraId="14E0B09C" w14:textId="77777777" w:rsidTr="00655068">
        <w:tc>
          <w:tcPr>
            <w:tcW w:w="4274" w:type="dxa"/>
          </w:tcPr>
          <w:p w14:paraId="1A7246F0" w14:textId="77777777" w:rsidR="007D0372" w:rsidRDefault="007D0372" w:rsidP="00655068">
            <w:pPr>
              <w:spacing w:line="480" w:lineRule="auto"/>
              <w:rPr>
                <w:rFonts w:ascii="Times New Roman" w:hAnsi="Times New Roman" w:cs="Times New Roman"/>
                <w:sz w:val="24"/>
                <w:szCs w:val="24"/>
              </w:rPr>
            </w:pPr>
          </w:p>
        </w:tc>
        <w:tc>
          <w:tcPr>
            <w:tcW w:w="4275" w:type="dxa"/>
          </w:tcPr>
          <w:p w14:paraId="2D18361D" w14:textId="77777777" w:rsidR="007D0372" w:rsidRDefault="007D0372" w:rsidP="00655068">
            <w:pPr>
              <w:spacing w:line="480" w:lineRule="auto"/>
              <w:rPr>
                <w:rFonts w:ascii="Times New Roman" w:hAnsi="Times New Roman" w:cs="Times New Roman"/>
                <w:sz w:val="24"/>
                <w:szCs w:val="24"/>
              </w:rPr>
            </w:pPr>
          </w:p>
        </w:tc>
      </w:tr>
    </w:tbl>
    <w:p w14:paraId="0AE3FB62" w14:textId="77777777" w:rsidR="007D0372" w:rsidRDefault="007D0372" w:rsidP="007D0372">
      <w:pPr>
        <w:spacing w:after="0" w:line="480" w:lineRule="auto"/>
        <w:ind w:firstLine="720"/>
        <w:rPr>
          <w:rFonts w:ascii="Times New Roman" w:hAnsi="Times New Roman" w:cs="Times New Roman"/>
          <w:sz w:val="24"/>
          <w:szCs w:val="24"/>
        </w:rPr>
      </w:pPr>
    </w:p>
    <w:p w14:paraId="5C28E350" w14:textId="6976B58E" w:rsidR="00F55396" w:rsidRDefault="00F55396" w:rsidP="007D0372">
      <w:pPr>
        <w:rPr>
          <w:rFonts w:ascii="Times New Roman" w:hAnsi="Times New Roman" w:cs="Times New Roman"/>
          <w:sz w:val="24"/>
          <w:szCs w:val="24"/>
        </w:rPr>
      </w:pPr>
      <w:r>
        <w:rPr>
          <w:rFonts w:ascii="Times New Roman" w:hAnsi="Times New Roman" w:cs="Times New Roman"/>
          <w:sz w:val="24"/>
          <w:szCs w:val="24"/>
        </w:rPr>
        <w:br w:type="page"/>
      </w:r>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3F121969" w14:textId="24903FDF" w:rsidR="00167CFD" w:rsidRDefault="00515753" w:rsidP="003576EA">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474090">
        <w:rPr>
          <w:rFonts w:ascii="Times New Roman" w:hAnsi="Times New Roman" w:cs="Times New Roman"/>
          <w:sz w:val="24"/>
          <w:szCs w:val="24"/>
        </w:rPr>
        <w:t>: Study area with survey site locat</w:t>
      </w:r>
      <w:r w:rsidR="00560B60">
        <w:rPr>
          <w:rFonts w:ascii="Times New Roman" w:hAnsi="Times New Roman" w:cs="Times New Roman"/>
          <w:sz w:val="24"/>
          <w:szCs w:val="24"/>
        </w:rPr>
        <w:t xml:space="preserve">ions for invertebrate surveys (blue labeled dots).  Numbered blocks indicate strata within which WDNR calculates kelp area.  </w:t>
      </w:r>
      <w:r w:rsidR="00560B60" w:rsidRPr="00560B60">
        <w:rPr>
          <w:rFonts w:ascii="Times New Roman" w:hAnsi="Times New Roman" w:cs="Times New Roman"/>
          <w:i/>
          <w:sz w:val="24"/>
          <w:szCs w:val="24"/>
        </w:rPr>
        <w:t>Top right</w:t>
      </w:r>
      <w:r w:rsidR="00560B60">
        <w:rPr>
          <w:rFonts w:ascii="Times New Roman" w:hAnsi="Times New Roman" w:cs="Times New Roman"/>
          <w:sz w:val="24"/>
          <w:szCs w:val="24"/>
        </w:rPr>
        <w:t xml:space="preserve">: Time-series of sea otter abundance on the Washington coast. </w:t>
      </w:r>
      <w:r w:rsidR="00560B60" w:rsidRPr="00560B60">
        <w:rPr>
          <w:rFonts w:ascii="Times New Roman" w:hAnsi="Times New Roman" w:cs="Times New Roman"/>
          <w:i/>
          <w:sz w:val="24"/>
          <w:szCs w:val="24"/>
        </w:rPr>
        <w:t>Bottom right</w:t>
      </w:r>
      <w:r w:rsidR="00560B60">
        <w:rPr>
          <w:rFonts w:ascii="Times New Roman" w:hAnsi="Times New Roman" w:cs="Times New Roman"/>
          <w:sz w:val="24"/>
          <w:szCs w:val="24"/>
        </w:rPr>
        <w:t xml:space="preserve">: Time-series of total kelp canopy area for kelp strata </w:t>
      </w:r>
      <w:r w:rsidR="00BC0586">
        <w:rPr>
          <w:rFonts w:ascii="Times New Roman" w:hAnsi="Times New Roman" w:cs="Times New Roman"/>
          <w:sz w:val="24"/>
          <w:szCs w:val="24"/>
        </w:rPr>
        <w:t>between 15</w:t>
      </w:r>
      <w:r w:rsidR="00560B60">
        <w:rPr>
          <w:rFonts w:ascii="Times New Roman" w:hAnsi="Times New Roman" w:cs="Times New Roman"/>
          <w:sz w:val="24"/>
          <w:szCs w:val="24"/>
        </w:rPr>
        <w:t>.</w:t>
      </w:r>
      <w:r w:rsidR="00BC0586">
        <w:rPr>
          <w:rFonts w:ascii="Times New Roman" w:hAnsi="Times New Roman" w:cs="Times New Roman"/>
          <w:sz w:val="24"/>
          <w:szCs w:val="24"/>
        </w:rPr>
        <w:t>1</w:t>
      </w:r>
      <w:r w:rsidR="00560B60">
        <w:rPr>
          <w:rFonts w:ascii="Times New Roman" w:hAnsi="Times New Roman" w:cs="Times New Roman"/>
          <w:sz w:val="24"/>
          <w:szCs w:val="24"/>
        </w:rPr>
        <w:t xml:space="preserve"> and 25.2</w:t>
      </w:r>
    </w:p>
    <w:p w14:paraId="1FF4C68B" w14:textId="77777777" w:rsidR="00474090" w:rsidRDefault="00474090" w:rsidP="003576EA">
      <w:pPr>
        <w:spacing w:after="0" w:line="480" w:lineRule="auto"/>
        <w:rPr>
          <w:rFonts w:ascii="Times New Roman" w:hAnsi="Times New Roman" w:cs="Times New Roman"/>
          <w:sz w:val="24"/>
          <w:szCs w:val="24"/>
        </w:rPr>
      </w:pPr>
    </w:p>
    <w:p w14:paraId="3AF0F304" w14:textId="11E38206" w:rsidR="00220681" w:rsidRDefault="00474090" w:rsidP="00C0317B">
      <w:pPr>
        <w:spacing w:after="0" w:line="480" w:lineRule="auto"/>
        <w:rPr>
          <w:rFonts w:ascii="Times New Roman" w:hAnsi="Times New Roman" w:cs="Times New Roman"/>
          <w:sz w:val="24"/>
          <w:szCs w:val="24"/>
        </w:rPr>
      </w:pPr>
      <w:r>
        <w:rPr>
          <w:rFonts w:ascii="Times New Roman" w:hAnsi="Times New Roman" w:cs="Times New Roman"/>
          <w:sz w:val="24"/>
          <w:szCs w:val="24"/>
        </w:rPr>
        <w:t>Need to add a), b), c) to the figure labels.</w:t>
      </w:r>
    </w:p>
    <w:p w14:paraId="68670E87" w14:textId="06E3F1F7" w:rsidR="00167CFD" w:rsidRDefault="00220681" w:rsidP="00F5539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07AA1B6F" w14:textId="03E6C185" w:rsidR="00220681" w:rsidRPr="00220681" w:rsidRDefault="00167CFD" w:rsidP="00301736">
      <w:pPr>
        <w:spacing w:after="0" w:line="240" w:lineRule="auto"/>
        <w:rPr>
          <w:rFonts w:ascii="Times New Roman" w:hAnsi="Times New Roman" w:cs="Times New Roman"/>
          <w:sz w:val="24"/>
          <w:szCs w:val="24"/>
        </w:rPr>
      </w:pPr>
      <w:r>
        <w:rPr>
          <w:rFonts w:ascii="Times New Roman" w:hAnsi="Times New Roman" w:cs="Times New Roman"/>
          <w:sz w:val="24"/>
          <w:szCs w:val="24"/>
        </w:rPr>
        <w:t>Fig</w:t>
      </w:r>
      <w:r w:rsidR="00220681">
        <w:rPr>
          <w:rFonts w:ascii="Times New Roman" w:hAnsi="Times New Roman" w:cs="Times New Roman"/>
          <w:sz w:val="24"/>
          <w:szCs w:val="24"/>
        </w:rPr>
        <w:t xml:space="preserve">ure 2: Time-series for sea otters (left column, </w:t>
      </w:r>
      <w:r w:rsidR="00220681">
        <w:rPr>
          <w:rFonts w:ascii="Times New Roman" w:hAnsi="Times New Roman" w:cs="Times New Roman"/>
          <w:i/>
          <w:sz w:val="24"/>
          <w:szCs w:val="24"/>
        </w:rPr>
        <w:t>a, b, c</w:t>
      </w:r>
      <w:r w:rsidR="00220681">
        <w:rPr>
          <w:rFonts w:ascii="Times New Roman" w:hAnsi="Times New Roman" w:cs="Times New Roman"/>
          <w:sz w:val="24"/>
          <w:szCs w:val="24"/>
        </w:rPr>
        <w:t xml:space="preserve">) kelp area (right column, </w:t>
      </w:r>
      <w:r w:rsidR="00220681" w:rsidRPr="00220681">
        <w:rPr>
          <w:rFonts w:ascii="Times New Roman" w:hAnsi="Times New Roman" w:cs="Times New Roman"/>
          <w:i/>
          <w:sz w:val="24"/>
          <w:szCs w:val="24"/>
        </w:rPr>
        <w:t>d, e, f</w:t>
      </w:r>
      <w:r w:rsidR="00220681">
        <w:rPr>
          <w:rFonts w:ascii="Times New Roman" w:hAnsi="Times New Roman" w:cs="Times New Roman"/>
          <w:sz w:val="24"/>
          <w:szCs w:val="24"/>
        </w:rPr>
        <w:t>) at sites divided into three regions (</w:t>
      </w:r>
      <w:r w:rsidR="00220681" w:rsidRPr="00220681">
        <w:rPr>
          <w:rFonts w:ascii="Times New Roman" w:hAnsi="Times New Roman" w:cs="Times New Roman"/>
          <w:sz w:val="24"/>
          <w:szCs w:val="24"/>
        </w:rPr>
        <w:t>rows</w:t>
      </w:r>
      <w:r w:rsidR="00220681">
        <w:rPr>
          <w:rFonts w:ascii="Times New Roman" w:hAnsi="Times New Roman" w:cs="Times New Roman"/>
          <w:i/>
          <w:sz w:val="24"/>
          <w:szCs w:val="24"/>
        </w:rPr>
        <w:t>)</w:t>
      </w:r>
      <w:r w:rsidR="00220681">
        <w:rPr>
          <w:rFonts w:ascii="Times New Roman" w:hAnsi="Times New Roman" w:cs="Times New Roman"/>
          <w:sz w:val="24"/>
          <w:szCs w:val="24"/>
        </w:rPr>
        <w:t xml:space="preserve"> in OCNMS.  In all panels, points and dashed lines show log-indices for sea otters and kelp area for individual sites.</w:t>
      </w:r>
      <w:r w:rsidR="003E4CB9">
        <w:rPr>
          <w:rFonts w:ascii="Times New Roman" w:hAnsi="Times New Roman" w:cs="Times New Roman"/>
          <w:sz w:val="24"/>
          <w:szCs w:val="24"/>
        </w:rPr>
        <w:t xml:space="preserve"> </w:t>
      </w:r>
      <w:r w:rsidR="003E4CB9">
        <w:rPr>
          <w:rFonts w:ascii="Times New Roman" w:hAnsi="Times New Roman" w:cs="Times New Roman"/>
          <w:sz w:val="24"/>
          <w:szCs w:val="24"/>
        </w:rPr>
        <w:t>Both</w:t>
      </w:r>
      <w:r w:rsidR="003E4CB9">
        <w:rPr>
          <w:rFonts w:ascii="Times New Roman" w:hAnsi="Times New Roman" w:cs="Times New Roman"/>
          <w:sz w:val="24"/>
          <w:szCs w:val="24"/>
        </w:rPr>
        <w:t xml:space="preserve"> kelp area and sea otters are indexed </w:t>
      </w:r>
      <w:r w:rsidR="00895527">
        <w:rPr>
          <w:rFonts w:ascii="Times New Roman" w:hAnsi="Times New Roman" w:cs="Times New Roman"/>
          <w:sz w:val="24"/>
          <w:szCs w:val="24"/>
        </w:rPr>
        <w:t xml:space="preserve">such that the </w:t>
      </w:r>
      <w:r w:rsidR="003E4CB9">
        <w:rPr>
          <w:rFonts w:ascii="Times New Roman" w:hAnsi="Times New Roman" w:cs="Times New Roman"/>
          <w:sz w:val="24"/>
          <w:szCs w:val="24"/>
        </w:rPr>
        <w:t>average value</w:t>
      </w:r>
      <w:r w:rsidR="00895527">
        <w:rPr>
          <w:rFonts w:ascii="Times New Roman" w:hAnsi="Times New Roman" w:cs="Times New Roman"/>
          <w:sz w:val="24"/>
          <w:szCs w:val="24"/>
        </w:rPr>
        <w:t xml:space="preserve">s for each site the 1989 to </w:t>
      </w:r>
      <w:r w:rsidR="003E4CB9">
        <w:rPr>
          <w:rFonts w:ascii="Times New Roman" w:hAnsi="Times New Roman" w:cs="Times New Roman"/>
          <w:sz w:val="24"/>
          <w:szCs w:val="24"/>
        </w:rPr>
        <w:t>1991</w:t>
      </w:r>
      <w:r w:rsidR="00895527">
        <w:rPr>
          <w:rFonts w:ascii="Times New Roman" w:hAnsi="Times New Roman" w:cs="Times New Roman"/>
          <w:sz w:val="24"/>
          <w:szCs w:val="24"/>
        </w:rPr>
        <w:t xml:space="preserve"> period are 0.</w:t>
      </w:r>
      <w:r w:rsidR="003E4CB9">
        <w:rPr>
          <w:rFonts w:ascii="Times New Roman" w:hAnsi="Times New Roman" w:cs="Times New Roman"/>
          <w:sz w:val="24"/>
          <w:szCs w:val="24"/>
        </w:rPr>
        <w:t xml:space="preserve"> </w:t>
      </w:r>
      <w:r w:rsidR="00220681">
        <w:rPr>
          <w:rFonts w:ascii="Times New Roman" w:hAnsi="Times New Roman" w:cs="Times New Roman"/>
          <w:sz w:val="24"/>
          <w:szCs w:val="24"/>
        </w:rPr>
        <w:t xml:space="preserve"> Solid lines represent the summed </w:t>
      </w:r>
      <w:r w:rsidR="00E15FB1">
        <w:rPr>
          <w:rFonts w:ascii="Times New Roman" w:hAnsi="Times New Roman" w:cs="Times New Roman"/>
          <w:sz w:val="24"/>
          <w:szCs w:val="24"/>
        </w:rPr>
        <w:t xml:space="preserve">coastwide values </w:t>
      </w:r>
      <w:r w:rsidR="00220681">
        <w:rPr>
          <w:rFonts w:ascii="Times New Roman" w:hAnsi="Times New Roman" w:cs="Times New Roman"/>
          <w:sz w:val="24"/>
          <w:szCs w:val="24"/>
        </w:rPr>
        <w:t>for otters</w:t>
      </w:r>
      <w:r w:rsidR="00E15FB1">
        <w:rPr>
          <w:rFonts w:ascii="Times New Roman" w:hAnsi="Times New Roman" w:cs="Times New Roman"/>
          <w:sz w:val="24"/>
          <w:szCs w:val="24"/>
        </w:rPr>
        <w:t xml:space="preserve"> and kelp area, respectively, index to the average value from 1989 to 1991.</w:t>
      </w:r>
      <w:r w:rsidR="003E4CB9">
        <w:rPr>
          <w:rFonts w:ascii="Times New Roman" w:hAnsi="Times New Roman" w:cs="Times New Roman"/>
          <w:sz w:val="24"/>
          <w:szCs w:val="24"/>
        </w:rPr>
        <w:t xml:space="preserve"> </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57B04A27" w:rsidR="00167CFD" w:rsidRDefault="00301736"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Kernel smoothed </w:t>
      </w:r>
      <w:r w:rsidR="00B93E4B">
        <w:rPr>
          <w:rFonts w:ascii="Times New Roman" w:hAnsi="Times New Roman" w:cs="Times New Roman"/>
          <w:sz w:val="24"/>
          <w:szCs w:val="24"/>
        </w:rPr>
        <w:t xml:space="preserve">sea </w:t>
      </w:r>
      <w:r>
        <w:rPr>
          <w:rFonts w:ascii="Times New Roman" w:hAnsi="Times New Roman" w:cs="Times New Roman"/>
          <w:sz w:val="24"/>
          <w:szCs w:val="24"/>
        </w:rPr>
        <w:t>otter distribution</w:t>
      </w:r>
      <w:r w:rsidR="00B93E4B">
        <w:rPr>
          <w:rFonts w:ascii="Times New Roman" w:hAnsi="Times New Roman" w:cs="Times New Roman"/>
          <w:sz w:val="24"/>
          <w:szCs w:val="24"/>
        </w:rPr>
        <w:t>s</w:t>
      </w:r>
      <w:r>
        <w:rPr>
          <w:rFonts w:ascii="Times New Roman" w:hAnsi="Times New Roman" w:cs="Times New Roman"/>
          <w:sz w:val="24"/>
          <w:szCs w:val="24"/>
        </w:rPr>
        <w:t xml:space="preserve"> for </w:t>
      </w:r>
      <w:r w:rsidR="00B93E4B">
        <w:rPr>
          <w:rFonts w:ascii="Times New Roman" w:hAnsi="Times New Roman" w:cs="Times New Roman"/>
          <w:sz w:val="24"/>
          <w:szCs w:val="24"/>
        </w:rPr>
        <w:t xml:space="preserve">sea otters on the Washington coast.  Grey densities show the probability distribution for each year, </w:t>
      </w:r>
      <w:r w:rsidR="00167CFD" w:rsidRPr="00167CFD">
        <w:rPr>
          <w:rFonts w:ascii="Times New Roman" w:hAnsi="Times New Roman" w:cs="Times New Roman"/>
          <w:sz w:val="24"/>
          <w:szCs w:val="24"/>
        </w:rPr>
        <w:t xml:space="preserve">dots show </w:t>
      </w:r>
      <w:r w:rsidR="00B93E4B">
        <w:rPr>
          <w:rFonts w:ascii="Times New Roman" w:hAnsi="Times New Roman" w:cs="Times New Roman"/>
          <w:sz w:val="24"/>
          <w:szCs w:val="24"/>
        </w:rPr>
        <w:t xml:space="preserve">the annual </w:t>
      </w:r>
      <w:r w:rsidR="00167CFD" w:rsidRPr="00167CFD">
        <w:rPr>
          <w:rFonts w:ascii="Times New Roman" w:hAnsi="Times New Roman" w:cs="Times New Roman"/>
          <w:sz w:val="24"/>
          <w:szCs w:val="24"/>
        </w:rPr>
        <w:t xml:space="preserve">center of gravity </w:t>
      </w:r>
      <w:r w:rsidR="00B93E4B">
        <w:rPr>
          <w:rFonts w:ascii="Times New Roman" w:hAnsi="Times New Roman" w:cs="Times New Roman"/>
          <w:sz w:val="24"/>
          <w:szCs w:val="24"/>
        </w:rPr>
        <w:t xml:space="preserve">(median) </w:t>
      </w:r>
      <w:r w:rsidR="00167CFD" w:rsidRPr="00167CFD">
        <w:rPr>
          <w:rFonts w:ascii="Times New Roman" w:hAnsi="Times New Roman" w:cs="Times New Roman"/>
          <w:sz w:val="24"/>
          <w:szCs w:val="24"/>
        </w:rPr>
        <w:t>of the distribution</w:t>
      </w:r>
      <w:r w:rsidR="00B93E4B">
        <w:rPr>
          <w:rFonts w:ascii="Times New Roman" w:hAnsi="Times New Roman" w:cs="Times New Roman"/>
          <w:sz w:val="24"/>
          <w:szCs w:val="24"/>
        </w:rPr>
        <w:t>, and bold d</w:t>
      </w:r>
      <w:r w:rsidR="00167CFD" w:rsidRPr="00167CFD">
        <w:rPr>
          <w:rFonts w:ascii="Times New Roman" w:hAnsi="Times New Roman" w:cs="Times New Roman"/>
          <w:sz w:val="24"/>
          <w:szCs w:val="24"/>
        </w:rPr>
        <w:t>ashed line shows smoothed trend in the center of gravity</w:t>
      </w:r>
      <w:r w:rsidR="00B93E4B">
        <w:rPr>
          <w:rFonts w:ascii="Times New Roman" w:hAnsi="Times New Roman" w:cs="Times New Roman"/>
          <w:sz w:val="24"/>
          <w:szCs w:val="24"/>
        </w:rPr>
        <w:t xml:space="preserve"> from a loess smoother. Prominent geogra</w:t>
      </w:r>
      <w:r w:rsidR="007B4590">
        <w:rPr>
          <w:rFonts w:ascii="Times New Roman" w:hAnsi="Times New Roman" w:cs="Times New Roman"/>
          <w:sz w:val="24"/>
          <w:szCs w:val="24"/>
        </w:rPr>
        <w:t>phic points and invertebrate survey locations noted on the y-axis.  Dashed horizontal line indicates the entrance to the Strait of Juan de Fuca at Tatoosh Island (see Fig. 1).</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4EC13C58" w:rsidR="00167CFD" w:rsidRDefault="006016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4D3C8" wp14:editId="2CE25093">
            <wp:extent cx="3918857"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ters vs. Kelp growth 2 halves.pdf"/>
                    <pic:cNvPicPr/>
                  </pic:nvPicPr>
                  <pic:blipFill>
                    <a:blip r:embed="rId14">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51DA38B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00936004">
        <w:rPr>
          <w:rFonts w:ascii="Times New Roman" w:hAnsi="Times New Roman" w:cs="Times New Roman"/>
          <w:sz w:val="24"/>
          <w:szCs w:val="24"/>
        </w:rPr>
        <w:t>Sea o</w:t>
      </w:r>
      <w:r w:rsidRPr="002F4F9E">
        <w:rPr>
          <w:rFonts w:ascii="Times New Roman" w:hAnsi="Times New Roman" w:cs="Times New Roman"/>
          <w:sz w:val="24"/>
          <w:szCs w:val="24"/>
        </w:rPr>
        <w:t xml:space="preserve">tter and </w:t>
      </w:r>
      <w:r w:rsidR="00936004">
        <w:rPr>
          <w:rFonts w:ascii="Times New Roman" w:hAnsi="Times New Roman" w:cs="Times New Roman"/>
          <w:sz w:val="24"/>
          <w:szCs w:val="24"/>
        </w:rPr>
        <w:t>k</w:t>
      </w:r>
      <w:r w:rsidRPr="002F4F9E">
        <w:rPr>
          <w:rFonts w:ascii="Times New Roman" w:hAnsi="Times New Roman" w:cs="Times New Roman"/>
          <w:sz w:val="24"/>
          <w:szCs w:val="24"/>
        </w:rPr>
        <w:t xml:space="preserve">elp </w:t>
      </w:r>
      <w:r w:rsidR="00936004">
        <w:rPr>
          <w:rFonts w:ascii="Times New Roman" w:hAnsi="Times New Roman" w:cs="Times New Roman"/>
          <w:sz w:val="24"/>
          <w:szCs w:val="24"/>
        </w:rPr>
        <w:t xml:space="preserve">area </w:t>
      </w:r>
      <w:r w:rsidRPr="002F4F9E">
        <w:rPr>
          <w:rFonts w:ascii="Times New Roman" w:hAnsi="Times New Roman" w:cs="Times New Roman"/>
          <w:sz w:val="24"/>
          <w:szCs w:val="24"/>
        </w:rPr>
        <w:t>exponential grow</w:t>
      </w:r>
      <w:r w:rsidR="00936004">
        <w:rPr>
          <w:rFonts w:ascii="Times New Roman" w:hAnsi="Times New Roman" w:cs="Times New Roman"/>
          <w:sz w:val="24"/>
          <w:szCs w:val="24"/>
        </w:rPr>
        <w:t xml:space="preserve">th rates </w:t>
      </w:r>
      <w:r w:rsidR="005859E0">
        <w:rPr>
          <w:rFonts w:ascii="Times New Roman" w:hAnsi="Times New Roman" w:cs="Times New Roman"/>
          <w:sz w:val="24"/>
          <w:szCs w:val="24"/>
        </w:rPr>
        <w:t>at individual sites for two periods (</w:t>
      </w:r>
      <w:r w:rsidR="003609E5">
        <w:rPr>
          <w:rFonts w:ascii="Times New Roman" w:hAnsi="Times New Roman" w:cs="Times New Roman"/>
          <w:sz w:val="24"/>
          <w:szCs w:val="24"/>
        </w:rPr>
        <w:t xml:space="preserve">Mean </w:t>
      </w:r>
      <w:r w:rsidR="003609E5">
        <w:rPr>
          <w:rFonts w:ascii="Times New Roman" w:hAnsi="Times New Roman" w:cs="Times New Roman"/>
          <w:sz w:val="24"/>
          <w:szCs w:val="24"/>
        </w:rPr>
        <w:sym w:font="Symbol" w:char="F0B1"/>
      </w:r>
      <w:r w:rsidR="003609E5">
        <w:rPr>
          <w:rFonts w:ascii="Times New Roman" w:hAnsi="Times New Roman" w:cs="Times New Roman"/>
          <w:sz w:val="24"/>
          <w:szCs w:val="24"/>
        </w:rPr>
        <w:t xml:space="preserve"> SE; </w:t>
      </w:r>
      <w:r w:rsidR="005859E0">
        <w:rPr>
          <w:rFonts w:ascii="Times New Roman" w:hAnsi="Times New Roman" w:cs="Times New Roman"/>
          <w:i/>
          <w:sz w:val="24"/>
          <w:szCs w:val="24"/>
        </w:rPr>
        <w:t xml:space="preserve">a: </w:t>
      </w:r>
      <w:r w:rsidR="005859E0">
        <w:rPr>
          <w:rFonts w:ascii="Times New Roman" w:hAnsi="Times New Roman" w:cs="Times New Roman"/>
          <w:sz w:val="24"/>
          <w:szCs w:val="24"/>
        </w:rPr>
        <w:t>1989-2001</w:t>
      </w:r>
      <w:r w:rsidR="003609E5">
        <w:rPr>
          <w:rFonts w:ascii="Times New Roman" w:hAnsi="Times New Roman" w:cs="Times New Roman"/>
          <w:sz w:val="24"/>
          <w:szCs w:val="24"/>
        </w:rPr>
        <w:t xml:space="preserve">, </w:t>
      </w:r>
      <w:r w:rsidR="005859E0" w:rsidRPr="005859E0">
        <w:rPr>
          <w:rFonts w:ascii="Times New Roman" w:hAnsi="Times New Roman" w:cs="Times New Roman"/>
          <w:i/>
          <w:sz w:val="24"/>
          <w:szCs w:val="24"/>
        </w:rPr>
        <w:t>b:</w:t>
      </w:r>
      <w:r w:rsidR="005859E0">
        <w:rPr>
          <w:rFonts w:ascii="Times New Roman" w:hAnsi="Times New Roman" w:cs="Times New Roman"/>
          <w:sz w:val="24"/>
          <w:szCs w:val="24"/>
        </w:rPr>
        <w:t xml:space="preserve">2002-2015). </w:t>
      </w:r>
      <w:r w:rsidR="00936004">
        <w:rPr>
          <w:rFonts w:ascii="Times New Roman" w:hAnsi="Times New Roman" w:cs="Times New Roman"/>
          <w:sz w:val="24"/>
          <w:szCs w:val="24"/>
        </w:rPr>
        <w:t xml:space="preserve"> </w:t>
      </w:r>
      <w:r w:rsidR="005859E0">
        <w:rPr>
          <w:rFonts w:ascii="Times New Roman" w:hAnsi="Times New Roman" w:cs="Times New Roman"/>
          <w:sz w:val="24"/>
          <w:szCs w:val="24"/>
        </w:rPr>
        <w:t>Shapes correspond to</w:t>
      </w:r>
      <w:r w:rsidR="003609E5">
        <w:rPr>
          <w:rFonts w:ascii="Times New Roman" w:hAnsi="Times New Roman" w:cs="Times New Roman"/>
          <w:sz w:val="24"/>
          <w:szCs w:val="24"/>
        </w:rPr>
        <w:t xml:space="preserve"> the three regions and shading indicates the number of sea otters estimated to be at each site at the beginning of each time period.</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002169CD" w:rsidR="00136355" w:rsidRDefault="00323E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8616" wp14:editId="5E2BDAE0">
            <wp:extent cx="3429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ers vs. Kelp CV change.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r w:rsidR="003609E5">
        <w:rPr>
          <w:rStyle w:val="CommentReference"/>
        </w:rPr>
        <w:commentReference w:id="37"/>
      </w:r>
    </w:p>
    <w:p w14:paraId="2AC410F4" w14:textId="17924997" w:rsidR="007E0AB0" w:rsidRDefault="00EA0B1B">
      <w:pPr>
        <w:rPr>
          <w:rFonts w:ascii="Times New Roman" w:hAnsi="Times New Roman" w:cs="Times New Roman"/>
          <w:sz w:val="24"/>
          <w:szCs w:val="24"/>
        </w:rPr>
      </w:pPr>
      <w:r>
        <w:rPr>
          <w:rFonts w:ascii="Times New Roman" w:hAnsi="Times New Roman" w:cs="Times New Roman"/>
          <w:sz w:val="24"/>
          <w:szCs w:val="24"/>
        </w:rPr>
        <w:t xml:space="preserve">Figure 5. </w:t>
      </w:r>
      <w:r w:rsidR="003609E5">
        <w:rPr>
          <w:rFonts w:ascii="Times New Roman" w:hAnsi="Times New Roman" w:cs="Times New Roman"/>
          <w:sz w:val="24"/>
          <w:szCs w:val="24"/>
        </w:rPr>
        <w:t xml:space="preserve">Kelp area </w:t>
      </w:r>
      <w:r>
        <w:rPr>
          <w:rFonts w:ascii="Times New Roman" w:hAnsi="Times New Roman" w:cs="Times New Roman"/>
          <w:sz w:val="24"/>
          <w:szCs w:val="24"/>
        </w:rPr>
        <w:t xml:space="preserve">CV </w:t>
      </w:r>
      <w:r w:rsidR="0033579D">
        <w:rPr>
          <w:rFonts w:ascii="Times New Roman" w:hAnsi="Times New Roman" w:cs="Times New Roman"/>
          <w:sz w:val="24"/>
          <w:szCs w:val="24"/>
        </w:rPr>
        <w:t xml:space="preserve">for </w:t>
      </w:r>
      <w:r w:rsidR="00E90A88">
        <w:rPr>
          <w:rFonts w:ascii="Times New Roman" w:hAnsi="Times New Roman" w:cs="Times New Roman"/>
          <w:sz w:val="24"/>
          <w:szCs w:val="24"/>
        </w:rPr>
        <w:t>two periods (1989-2001 and 2002-2015) as a function of the number of otters at the beginning of each period.  Points represent bootstrapped means and 95% intervals. Individual sites are connected with dashed lines.</w:t>
      </w:r>
      <w:r w:rsidR="007E0AB0">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1B8F3C43" w:rsidR="007E0AB0" w:rsidRDefault="00F41F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A5B0" wp14:editId="4D25C030">
            <wp:extent cx="5943600" cy="67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ebrate panels v1.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14A54DF" w:rsidR="00386F14" w:rsidRDefault="00D255B7">
      <w:pPr>
        <w:rPr>
          <w:rFonts w:ascii="Times New Roman" w:hAnsi="Times New Roman" w:cs="Times New Roman"/>
          <w:sz w:val="24"/>
          <w:szCs w:val="24"/>
        </w:rPr>
      </w:pPr>
      <w:r>
        <w:rPr>
          <w:rFonts w:ascii="Times New Roman" w:hAnsi="Times New Roman" w:cs="Times New Roman"/>
          <w:sz w:val="24"/>
          <w:szCs w:val="24"/>
        </w:rPr>
        <w:t xml:space="preserve">Note that data on seastars </w:t>
      </w:r>
      <w:r w:rsidR="00386F14">
        <w:rPr>
          <w:rFonts w:ascii="Times New Roman" w:hAnsi="Times New Roman" w:cs="Times New Roman"/>
          <w:sz w:val="24"/>
          <w:szCs w:val="24"/>
        </w:rPr>
        <w:t>are not available for 1995</w:t>
      </w:r>
    </w:p>
    <w:p w14:paraId="56B1908C" w14:textId="62B45775" w:rsidR="001615D4" w:rsidRDefault="007B3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042B2" wp14:editId="699DB84D">
            <wp:extent cx="5936615" cy="6785610"/>
            <wp:effectExtent l="0" t="0" r="6985" b="0"/>
            <wp:docPr id="2" name="Picture 2" descr="../Plots/Invertebrate%20panels%20v1%20+%20Ga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Invertebrate%20panels%20v1%20+%20Gastro.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6785610"/>
                    </a:xfrm>
                    <a:prstGeom prst="rect">
                      <a:avLst/>
                    </a:prstGeom>
                    <a:noFill/>
                    <a:ln>
                      <a:noFill/>
                    </a:ln>
                  </pic:spPr>
                </pic:pic>
              </a:graphicData>
            </a:graphic>
          </wp:inline>
        </w:drawing>
      </w:r>
    </w:p>
    <w:p w14:paraId="55BBDA14" w14:textId="49F3E74D" w:rsidR="007B38A9" w:rsidRDefault="007B38A9" w:rsidP="007B38A9">
      <w:pPr>
        <w:rPr>
          <w:rFonts w:ascii="Times New Roman" w:hAnsi="Times New Roman" w:cs="Times New Roman"/>
          <w:sz w:val="24"/>
          <w:szCs w:val="24"/>
        </w:rPr>
      </w:pPr>
      <w:r>
        <w:rPr>
          <w:rFonts w:ascii="Times New Roman" w:hAnsi="Times New Roman" w:cs="Times New Roman"/>
          <w:sz w:val="24"/>
          <w:szCs w:val="24"/>
        </w:rPr>
        <w:t>Figure 6 alternate. Inverts through time.</w:t>
      </w:r>
    </w:p>
    <w:p w14:paraId="22AA16DF" w14:textId="53A3AB99" w:rsidR="007B38A9" w:rsidRDefault="007B38A9" w:rsidP="007B38A9">
      <w:pPr>
        <w:rPr>
          <w:rFonts w:ascii="Times New Roman" w:hAnsi="Times New Roman" w:cs="Times New Roman"/>
          <w:sz w:val="24"/>
          <w:szCs w:val="24"/>
        </w:rPr>
      </w:pPr>
      <w:r>
        <w:rPr>
          <w:rFonts w:ascii="Times New Roman" w:hAnsi="Times New Roman" w:cs="Times New Roman"/>
          <w:sz w:val="24"/>
          <w:szCs w:val="24"/>
        </w:rPr>
        <w:t>Note that data on seastars are not available for 1995, gastropods are not available in 95 or 99.</w:t>
      </w: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8">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1ABAFE4E" w14:textId="5AF72020" w:rsidR="00DB121B" w:rsidRDefault="007A3631">
      <w:pPr>
        <w:rPr>
          <w:rFonts w:ascii="Times New Roman" w:hAnsi="Times New Roman" w:cs="Times New Roman"/>
          <w:sz w:val="24"/>
          <w:szCs w:val="24"/>
        </w:rPr>
      </w:pPr>
      <w:r>
        <w:rPr>
          <w:rFonts w:ascii="Times New Roman" w:hAnsi="Times New Roman" w:cs="Times New Roman"/>
          <w:sz w:val="24"/>
          <w:szCs w:val="24"/>
        </w:rPr>
        <w:lastRenderedPageBreak/>
        <w:t>Figure for Supplement. Estimates of exposure from Blake’s model.</w:t>
      </w:r>
    </w:p>
    <w:p w14:paraId="45D8D38B" w14:textId="77777777" w:rsidR="007A3631" w:rsidRDefault="007A3631">
      <w:pPr>
        <w:rPr>
          <w:rFonts w:ascii="Times New Roman" w:hAnsi="Times New Roman" w:cs="Times New Roman"/>
          <w:sz w:val="24"/>
          <w:szCs w:val="24"/>
        </w:rPr>
      </w:pPr>
    </w:p>
    <w:p w14:paraId="065C1253" w14:textId="224B4D96" w:rsidR="007A3631" w:rsidRDefault="007A36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EC495C" wp14:editId="5EE773B4">
            <wp:extent cx="247142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0km fet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1420" cy="5486400"/>
                    </a:xfrm>
                    <a:prstGeom prst="rect">
                      <a:avLst/>
                    </a:prstGeom>
                  </pic:spPr>
                </pic:pic>
              </a:graphicData>
            </a:graphic>
          </wp:inline>
        </w:drawing>
      </w:r>
    </w:p>
    <w:p w14:paraId="6F5C8B7D" w14:textId="06174FAB" w:rsidR="007A3631" w:rsidRDefault="007A3631">
      <w:pPr>
        <w:rPr>
          <w:rFonts w:ascii="Times New Roman" w:hAnsi="Times New Roman" w:cs="Times New Roman"/>
          <w:sz w:val="24"/>
          <w:szCs w:val="24"/>
        </w:rPr>
      </w:pPr>
      <w:r>
        <w:rPr>
          <w:rFonts w:ascii="Times New Roman" w:hAnsi="Times New Roman" w:cs="Times New Roman"/>
          <w:sz w:val="24"/>
          <w:szCs w:val="24"/>
        </w:rPr>
        <w:br/>
      </w:r>
    </w:p>
    <w:p w14:paraId="47580FE3" w14:textId="77777777" w:rsidR="007A3631" w:rsidRDefault="007A3631">
      <w:pPr>
        <w:rPr>
          <w:rFonts w:ascii="Times New Roman" w:hAnsi="Times New Roman" w:cs="Times New Roman"/>
          <w:sz w:val="24"/>
          <w:szCs w:val="24"/>
        </w:rPr>
      </w:pPr>
      <w:r>
        <w:rPr>
          <w:rFonts w:ascii="Times New Roman" w:hAnsi="Times New Roman" w:cs="Times New Roman"/>
          <w:sz w:val="24"/>
          <w:szCs w:val="24"/>
        </w:rPr>
        <w:br w:type="page"/>
      </w:r>
    </w:p>
    <w:p w14:paraId="71593370" w14:textId="77777777" w:rsidR="007A3631" w:rsidRDefault="007A3631">
      <w:pPr>
        <w:rPr>
          <w:rFonts w:ascii="Times New Roman" w:hAnsi="Times New Roman" w:cs="Times New Roman"/>
          <w:sz w:val="24"/>
          <w:szCs w:val="24"/>
        </w:rPr>
      </w:pPr>
    </w:p>
    <w:p w14:paraId="75811CEB" w14:textId="77777777" w:rsidR="007A3631" w:rsidRDefault="007A3631">
      <w:pPr>
        <w:rPr>
          <w:rFonts w:ascii="Times New Roman" w:hAnsi="Times New Roman" w:cs="Times New Roman"/>
          <w:sz w:val="24"/>
          <w:szCs w:val="24"/>
        </w:rPr>
      </w:pPr>
    </w:p>
    <w:p w14:paraId="2295F1A7" w14:textId="77777777" w:rsidR="007A3631" w:rsidRDefault="007A3631">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1057B874" w14:textId="759D9CD6" w:rsidR="00366B07" w:rsidRPr="00B12C36" w:rsidRDefault="00B12C36" w:rsidP="003E6C90">
      <w:pPr>
        <w:spacing w:after="0" w:line="480" w:lineRule="auto"/>
        <w:outlineLvl w:val="0"/>
        <w:rPr>
          <w:rFonts w:ascii="Times New Roman" w:hAnsi="Times New Roman" w:cs="Times New Roman"/>
          <w:b/>
          <w:sz w:val="24"/>
          <w:szCs w:val="24"/>
        </w:rPr>
      </w:pPr>
      <w:r w:rsidRPr="00B12C36">
        <w:rPr>
          <w:rFonts w:ascii="Times New Roman" w:hAnsi="Times New Roman" w:cs="Times New Roman"/>
          <w:b/>
          <w:sz w:val="24"/>
          <w:szCs w:val="24"/>
        </w:rPr>
        <w:t>References</w:t>
      </w:r>
    </w:p>
    <w:p w14:paraId="3662137C" w14:textId="77777777" w:rsidR="00264EBD" w:rsidRPr="00264EBD" w:rsidRDefault="00366B07" w:rsidP="00264EBD">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264EBD" w:rsidRPr="00264EBD">
        <w:t xml:space="preserve">Bell, T. W., K. C. Cavanaugh, D. C. Reed, and D. A. Siegel. 2015. Geographical variability in the controls of giant kelp biomass dynamics. Journal of Biogeography </w:t>
      </w:r>
      <w:r w:rsidR="00264EBD" w:rsidRPr="00264EBD">
        <w:rPr>
          <w:b/>
        </w:rPr>
        <w:t>42</w:t>
      </w:r>
      <w:r w:rsidR="00264EBD" w:rsidRPr="00264EBD">
        <w:t>:2010-2021.</w:t>
      </w:r>
    </w:p>
    <w:p w14:paraId="664C4420" w14:textId="77777777" w:rsidR="00264EBD" w:rsidRPr="00264EBD" w:rsidRDefault="00264EBD" w:rsidP="00264EBD">
      <w:pPr>
        <w:pStyle w:val="EndNoteBibliography"/>
        <w:spacing w:after="0"/>
        <w:ind w:left="720" w:hanging="720"/>
      </w:pPr>
      <w:r w:rsidRPr="00264EBD">
        <w:t xml:space="preserve">Breen, P. A., T. A. Carson, J. B. Foster, and E. A. Stewart. 1982. Changes in subtidal community structure associated with British Columbia sea otter transplants. Marine Ecology Progress Series </w:t>
      </w:r>
      <w:r w:rsidRPr="00264EBD">
        <w:rPr>
          <w:b/>
        </w:rPr>
        <w:t>7</w:t>
      </w:r>
      <w:r w:rsidRPr="00264EBD">
        <w:t>:13-20.</w:t>
      </w:r>
    </w:p>
    <w:p w14:paraId="3198B550" w14:textId="77777777" w:rsidR="00264EBD" w:rsidRPr="00264EBD" w:rsidRDefault="00264EBD" w:rsidP="00264EBD">
      <w:pPr>
        <w:pStyle w:val="EndNoteBibliography"/>
        <w:spacing w:after="0"/>
        <w:ind w:left="720" w:hanging="720"/>
      </w:pPr>
      <w:r w:rsidRPr="00264EBD">
        <w:t xml:space="preserve">Carter, S. K., G. R. VanBlaricom, and B. L. Allen. 2007. Testing the generality of the trophic cascade paradigm for sea otters: a case study with kelp forests in northern Washington, USA. Hydrobiologia </w:t>
      </w:r>
      <w:r w:rsidRPr="00264EBD">
        <w:rPr>
          <w:b/>
        </w:rPr>
        <w:t>579</w:t>
      </w:r>
      <w:r w:rsidRPr="00264EBD">
        <w:t>:233-249.</w:t>
      </w:r>
    </w:p>
    <w:p w14:paraId="19B7A21D" w14:textId="77777777" w:rsidR="00264EBD" w:rsidRPr="00264EBD" w:rsidRDefault="00264EBD" w:rsidP="00264EBD">
      <w:pPr>
        <w:pStyle w:val="EndNoteBibliography"/>
        <w:spacing w:after="0"/>
        <w:ind w:left="720" w:hanging="720"/>
      </w:pPr>
      <w:r w:rsidRPr="00264EBD">
        <w:t xml:space="preserve">Duggins, D. O. 1988. The effects of kelp forests on nearshore environments: biomass, detritus and altered flow. Pages 192-201 </w:t>
      </w:r>
      <w:r w:rsidRPr="00264EBD">
        <w:rPr>
          <w:i/>
        </w:rPr>
        <w:t>in</w:t>
      </w:r>
      <w:r w:rsidRPr="00264EBD">
        <w:t xml:space="preserve"> G. VanBlaricom and J. Estes, editors. The community ecology of sea otters. Springer-Verlag, Berlin.</w:t>
      </w:r>
    </w:p>
    <w:p w14:paraId="4D43F492" w14:textId="77777777" w:rsidR="00264EBD" w:rsidRPr="00264EBD" w:rsidRDefault="00264EBD" w:rsidP="00264EBD">
      <w:pPr>
        <w:pStyle w:val="EndNoteBibliography"/>
        <w:spacing w:after="0"/>
        <w:ind w:left="720" w:hanging="720"/>
      </w:pPr>
      <w:r w:rsidRPr="00264EBD">
        <w:t xml:space="preserve">Ebeling, A., and D. Laur. 1988. Fish populations in kelp forests without sea otters: effects of severe storm damage and destructive urchin grazing. Pages 169-191 </w:t>
      </w:r>
      <w:r w:rsidRPr="00264EBD">
        <w:rPr>
          <w:i/>
        </w:rPr>
        <w:t>in</w:t>
      </w:r>
      <w:r w:rsidRPr="00264EBD">
        <w:t xml:space="preserve"> G. VanBlaricom and J. Estes, editors. The community ecology of sea otters. Springer-Verlag, Berlin.</w:t>
      </w:r>
    </w:p>
    <w:p w14:paraId="024DD3BD" w14:textId="77777777" w:rsidR="00264EBD" w:rsidRPr="00264EBD" w:rsidRDefault="00264EBD" w:rsidP="00264EBD">
      <w:pPr>
        <w:pStyle w:val="EndNoteBibliography"/>
        <w:spacing w:after="0"/>
        <w:ind w:left="720" w:hanging="720"/>
      </w:pPr>
      <w:r w:rsidRPr="00264EBD">
        <w:t xml:space="preserve">Estes, J. A., and D. O. Duggins. 1995. Sea otters and kelp forests in Alaska: generality and variation in a community ecological paradigm. Ecological Monographs </w:t>
      </w:r>
      <w:r w:rsidRPr="00264EBD">
        <w:rPr>
          <w:b/>
        </w:rPr>
        <w:t>65</w:t>
      </w:r>
      <w:r w:rsidRPr="00264EBD">
        <w:t>:75-100.</w:t>
      </w:r>
    </w:p>
    <w:p w14:paraId="770C6B6E" w14:textId="77777777" w:rsidR="00264EBD" w:rsidRPr="00264EBD" w:rsidRDefault="00264EBD" w:rsidP="00264EBD">
      <w:pPr>
        <w:pStyle w:val="EndNoteBibliography"/>
        <w:spacing w:after="0"/>
        <w:ind w:left="720" w:hanging="720"/>
      </w:pPr>
      <w:r w:rsidRPr="00264EBD">
        <w:t xml:space="preserve">Estes, J. A., and J. F. Palmisano. 1974. Sea otters: their role in structuring nearshore communities. Science </w:t>
      </w:r>
      <w:r w:rsidRPr="00264EBD">
        <w:rPr>
          <w:b/>
        </w:rPr>
        <w:t>185</w:t>
      </w:r>
      <w:r w:rsidRPr="00264EBD">
        <w:t>:1058-1060.</w:t>
      </w:r>
    </w:p>
    <w:p w14:paraId="3D7C70DC" w14:textId="77777777" w:rsidR="00264EBD" w:rsidRPr="00264EBD" w:rsidRDefault="00264EBD" w:rsidP="00264EBD">
      <w:pPr>
        <w:pStyle w:val="EndNoteBibliography"/>
        <w:spacing w:after="0"/>
        <w:ind w:left="720" w:hanging="720"/>
      </w:pPr>
      <w:r w:rsidRPr="00264EBD">
        <w:t xml:space="preserve">Foster, M. S. 1990. Organization of macroalgal assemblages in the Northeast Pacific - the assumption of homogeneity and the illusion of generality. Hydrobiologia </w:t>
      </w:r>
      <w:r w:rsidRPr="00264EBD">
        <w:rPr>
          <w:b/>
        </w:rPr>
        <w:t>192</w:t>
      </w:r>
      <w:r w:rsidRPr="00264EBD">
        <w:t>:21-33.</w:t>
      </w:r>
    </w:p>
    <w:p w14:paraId="7CB4AD75" w14:textId="77777777" w:rsidR="00264EBD" w:rsidRPr="00264EBD" w:rsidRDefault="00264EBD" w:rsidP="00264EBD">
      <w:pPr>
        <w:pStyle w:val="EndNoteBibliography"/>
        <w:spacing w:after="0"/>
        <w:ind w:left="720" w:hanging="720"/>
      </w:pPr>
      <w:r w:rsidRPr="00264EBD">
        <w:t xml:space="preserve">Jameson, R. J. 1993. Survey of a translocated sea otter population. IUCN Otter Specialist Group Bulletin </w:t>
      </w:r>
      <w:r w:rsidRPr="00264EBD">
        <w:rPr>
          <w:b/>
        </w:rPr>
        <w:t>8</w:t>
      </w:r>
      <w:r w:rsidRPr="00264EBD">
        <w:t>:2-4.</w:t>
      </w:r>
    </w:p>
    <w:p w14:paraId="5F91E0CB" w14:textId="77777777" w:rsidR="00264EBD" w:rsidRPr="00264EBD" w:rsidRDefault="00264EBD" w:rsidP="00264EBD">
      <w:pPr>
        <w:pStyle w:val="EndNoteBibliography"/>
        <w:spacing w:after="0"/>
        <w:ind w:left="720" w:hanging="720"/>
      </w:pPr>
      <w:r w:rsidRPr="00264EBD">
        <w:t xml:space="preserve">Jameson, R. J., and S. Jeffries. 1999. Results of the 1999 survey of the reintroduced sea otter population in Washington State. IUCN Otter Specialist Group Bulletin </w:t>
      </w:r>
      <w:r w:rsidRPr="00264EBD">
        <w:rPr>
          <w:b/>
        </w:rPr>
        <w:t>16</w:t>
      </w:r>
      <w:r w:rsidRPr="00264EBD">
        <w:t>:79-85.</w:t>
      </w:r>
    </w:p>
    <w:p w14:paraId="4360ED63" w14:textId="77777777" w:rsidR="00264EBD" w:rsidRPr="00264EBD" w:rsidRDefault="00264EBD" w:rsidP="00264EBD">
      <w:pPr>
        <w:pStyle w:val="EndNoteBibliography"/>
        <w:spacing w:after="0"/>
        <w:ind w:left="720" w:hanging="720"/>
      </w:pPr>
      <w:r w:rsidRPr="00264EBD">
        <w:t xml:space="preserve">Jameson, R. J., K. W. Kenyon, A. M. Johnson, and H. W. Wight. 1982. History and status of translocated sea otter populations in North America. Wildlife Society Bulletin </w:t>
      </w:r>
      <w:r w:rsidRPr="00264EBD">
        <w:rPr>
          <w:b/>
        </w:rPr>
        <w:t>10</w:t>
      </w:r>
      <w:r w:rsidRPr="00264EBD">
        <w:t>:100-107.</w:t>
      </w:r>
    </w:p>
    <w:p w14:paraId="489A7B53" w14:textId="77777777" w:rsidR="00264EBD" w:rsidRPr="00264EBD" w:rsidRDefault="00264EBD" w:rsidP="00264EBD">
      <w:pPr>
        <w:pStyle w:val="EndNoteBibliography"/>
        <w:spacing w:after="0"/>
        <w:ind w:left="720" w:hanging="720"/>
      </w:pPr>
      <w:r w:rsidRPr="00264EBD">
        <w:t>Jeffries, S., and R. Jameson. 2014. Results of the 2013 survey of the reintroduced sea otter population in Washington State. Washington Department of Fish and Wildlife.</w:t>
      </w:r>
    </w:p>
    <w:p w14:paraId="1BC515BD" w14:textId="77777777" w:rsidR="00264EBD" w:rsidRPr="00264EBD" w:rsidRDefault="00264EBD" w:rsidP="00264EBD">
      <w:pPr>
        <w:pStyle w:val="EndNoteBibliography"/>
        <w:spacing w:after="0"/>
        <w:ind w:left="720" w:hanging="720"/>
      </w:pPr>
      <w:r w:rsidRPr="00264EBD">
        <w:t xml:space="preserve">Knowlton, N. 2004. Multiple "stable" states and the conservation of marine ecosystems. Progress in Oceanography </w:t>
      </w:r>
      <w:r w:rsidRPr="00264EBD">
        <w:rPr>
          <w:b/>
        </w:rPr>
        <w:t>60</w:t>
      </w:r>
      <w:r w:rsidRPr="00264EBD">
        <w:t>:387-396.</w:t>
      </w:r>
    </w:p>
    <w:p w14:paraId="09D78292" w14:textId="77777777" w:rsidR="00264EBD" w:rsidRPr="00264EBD" w:rsidRDefault="00264EBD" w:rsidP="00264EBD">
      <w:pPr>
        <w:pStyle w:val="EndNoteBibliography"/>
        <w:spacing w:after="0"/>
        <w:ind w:left="720" w:hanging="720"/>
      </w:pPr>
      <w:r w:rsidRPr="00264EBD">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6E35F456" w14:textId="77777777" w:rsidR="00264EBD" w:rsidRPr="00264EBD" w:rsidRDefault="00264EBD" w:rsidP="00264EBD">
      <w:pPr>
        <w:pStyle w:val="EndNoteBibliography"/>
        <w:spacing w:after="0"/>
        <w:ind w:left="720" w:hanging="720"/>
      </w:pPr>
      <w:r w:rsidRPr="00264EBD">
        <w:t xml:space="preserve">Kvitek, R. G., D. Shull, D. Canestro, E. C. Bowlby, and B. L. Troutman. 1989. Sea otters and benthic prey communities in Washington State. Marine Mammal Science </w:t>
      </w:r>
      <w:r w:rsidRPr="00264EBD">
        <w:rPr>
          <w:b/>
        </w:rPr>
        <w:t>5</w:t>
      </w:r>
      <w:r w:rsidRPr="00264EBD">
        <w:t>:266-280.</w:t>
      </w:r>
    </w:p>
    <w:p w14:paraId="165D8753" w14:textId="77777777" w:rsidR="00264EBD" w:rsidRPr="00264EBD" w:rsidRDefault="00264EBD" w:rsidP="00264EBD">
      <w:pPr>
        <w:pStyle w:val="EndNoteBibliography"/>
        <w:spacing w:after="0"/>
        <w:ind w:left="720" w:hanging="720"/>
      </w:pPr>
      <w:r w:rsidRPr="00264EBD">
        <w:t xml:space="preserve">Lafferty, K. D. 2004. Fishing for lobsters indirectly increases epidemics in sea urchins. Ecological Applications </w:t>
      </w:r>
      <w:r w:rsidRPr="00264EBD">
        <w:rPr>
          <w:b/>
        </w:rPr>
        <w:t>14</w:t>
      </w:r>
      <w:r w:rsidRPr="00264EBD">
        <w:t>:1566-1573.</w:t>
      </w:r>
    </w:p>
    <w:p w14:paraId="3BBF6102" w14:textId="77777777" w:rsidR="00264EBD" w:rsidRPr="00264EBD" w:rsidRDefault="00264EBD" w:rsidP="00264EBD">
      <w:pPr>
        <w:pStyle w:val="EndNoteBibliography"/>
        <w:spacing w:after="0"/>
        <w:ind w:left="720" w:hanging="720"/>
      </w:pPr>
      <w:r w:rsidRPr="00264EBD">
        <w:lastRenderedPageBreak/>
        <w:t xml:space="preserve">Laidre, K. L., R. J. Jameson, E. Gurarie, S. J. Jeffries, and H. Allen. 2009. Spatial habitat use patterns of sea otters in coastal Washington. Journal of Mammalogy </w:t>
      </w:r>
      <w:r w:rsidRPr="00264EBD">
        <w:rPr>
          <w:b/>
        </w:rPr>
        <w:t>90</w:t>
      </w:r>
      <w:r w:rsidRPr="00264EBD">
        <w:t>:906-917.</w:t>
      </w:r>
    </w:p>
    <w:p w14:paraId="76CF1370" w14:textId="77777777" w:rsidR="00264EBD" w:rsidRPr="00264EBD" w:rsidRDefault="00264EBD" w:rsidP="00264EBD">
      <w:pPr>
        <w:pStyle w:val="EndNoteBibliography"/>
        <w:spacing w:after="0"/>
        <w:ind w:left="720" w:hanging="720"/>
      </w:pPr>
      <w:r w:rsidRPr="00264EBD">
        <w:t>Lance, M. M., S. A. Richardson, and H. L. Allen. 2004. Washington state recovery plan for the sea otter. Washington Department of Fish and Wildlife, Olympia, WA.</w:t>
      </w:r>
    </w:p>
    <w:p w14:paraId="2BE56977" w14:textId="77777777" w:rsidR="00264EBD" w:rsidRPr="00264EBD" w:rsidRDefault="00264EBD" w:rsidP="00264EBD">
      <w:pPr>
        <w:pStyle w:val="EndNoteBibliography"/>
        <w:spacing w:after="0"/>
        <w:ind w:left="720" w:hanging="720"/>
      </w:pPr>
      <w:r w:rsidRPr="00264EBD">
        <w:t>Markel, R. W., and J. B. Shurin. 2015. Indirect effects of sea otters on rockfish (</w:t>
      </w:r>
      <w:r w:rsidRPr="00264EBD">
        <w:rPr>
          <w:i/>
        </w:rPr>
        <w:t xml:space="preserve">Sebastes </w:t>
      </w:r>
      <w:r w:rsidRPr="00264EBD">
        <w:t xml:space="preserve">spp.) in giant kelp forests. Ecology </w:t>
      </w:r>
      <w:r w:rsidRPr="00264EBD">
        <w:rPr>
          <w:b/>
        </w:rPr>
        <w:t>96</w:t>
      </w:r>
      <w:r w:rsidRPr="00264EBD">
        <w:t>:2877-2890.</w:t>
      </w:r>
    </w:p>
    <w:p w14:paraId="613C761D" w14:textId="77777777" w:rsidR="00264EBD" w:rsidRPr="00264EBD" w:rsidRDefault="00264EBD" w:rsidP="00264EBD">
      <w:pPr>
        <w:pStyle w:val="EndNoteBibliography"/>
        <w:spacing w:after="0"/>
        <w:ind w:left="720" w:hanging="720"/>
      </w:pPr>
      <w:r w:rsidRPr="00264EBD">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264EBD">
        <w:rPr>
          <w:b/>
        </w:rPr>
        <w:t>15</w:t>
      </w:r>
      <w:r w:rsidRPr="00264EBD">
        <w:t>:1377-1393.</w:t>
      </w:r>
    </w:p>
    <w:p w14:paraId="6B5184BF" w14:textId="77777777" w:rsidR="00264EBD" w:rsidRPr="00264EBD" w:rsidRDefault="00264EBD" w:rsidP="00264EBD">
      <w:pPr>
        <w:pStyle w:val="EndNoteBibliography"/>
        <w:spacing w:after="0"/>
        <w:ind w:left="720" w:hanging="720"/>
      </w:pPr>
      <w:r w:rsidRPr="00264EBD">
        <w:t>Office of National Marine Sanctuaries. 2008. Olympic Coast National Marine Sanctuary condition report 2008. U.S. Department of Commerce, National Oceanic and Atmospheric Administration, Office of National Marine Sanctuaries, Silver Spring, MD.</w:t>
      </w:r>
    </w:p>
    <w:p w14:paraId="145F38E2" w14:textId="77777777" w:rsidR="00264EBD" w:rsidRPr="00264EBD" w:rsidRDefault="00264EBD" w:rsidP="00264EBD">
      <w:pPr>
        <w:pStyle w:val="EndNoteBibliography"/>
        <w:spacing w:after="0"/>
        <w:ind w:left="720" w:hanging="720"/>
      </w:pPr>
      <w:r w:rsidRPr="00264EBD">
        <w:t xml:space="preserve">Paine, R. T. 1969. A note on trophic complexity and community stability. American Naturalist </w:t>
      </w:r>
      <w:r w:rsidRPr="00264EBD">
        <w:rPr>
          <w:b/>
        </w:rPr>
        <w:t>103</w:t>
      </w:r>
      <w:r w:rsidRPr="00264EBD">
        <w:t>:91-93.</w:t>
      </w:r>
    </w:p>
    <w:p w14:paraId="0370C2D3" w14:textId="77777777" w:rsidR="00264EBD" w:rsidRPr="00264EBD" w:rsidRDefault="00264EBD" w:rsidP="00264EBD">
      <w:pPr>
        <w:pStyle w:val="EndNoteBibliography"/>
        <w:spacing w:after="0"/>
        <w:ind w:left="720" w:hanging="720"/>
      </w:pPr>
      <w:r w:rsidRPr="00264EBD">
        <w:t xml:space="preserve">Pinsky, M. L., G. Guannel, and K. K. Arkema. 2013. Quantifying wave attenuation to inform coastal habitat conservation. Ecosphere </w:t>
      </w:r>
      <w:r w:rsidRPr="00264EBD">
        <w:rPr>
          <w:b/>
        </w:rPr>
        <w:t>4</w:t>
      </w:r>
      <w:r w:rsidRPr="00264EBD">
        <w:t>.</w:t>
      </w:r>
    </w:p>
    <w:p w14:paraId="080C4269" w14:textId="77777777" w:rsidR="00264EBD" w:rsidRPr="00264EBD" w:rsidRDefault="00264EBD" w:rsidP="00264EBD">
      <w:pPr>
        <w:pStyle w:val="EndNoteBibliography"/>
        <w:spacing w:after="0"/>
        <w:ind w:left="720" w:hanging="720"/>
      </w:pPr>
      <w:r w:rsidRPr="00264EBD">
        <w:t xml:space="preserve">Power, M. E., D. Tilman, J. A. Estes, B. A. Menge, W. J. Bond, L. S. Mills, G. Daily, J. C. Castilla, J. Lubchenco, and R. T. Paine. 1996. Challenges in the quest for keystones. BioScience </w:t>
      </w:r>
      <w:r w:rsidRPr="00264EBD">
        <w:rPr>
          <w:b/>
        </w:rPr>
        <w:t>46</w:t>
      </w:r>
      <w:r w:rsidRPr="00264EBD">
        <w:t>:609-620.</w:t>
      </w:r>
    </w:p>
    <w:p w14:paraId="4BF60BC8" w14:textId="77777777" w:rsidR="00264EBD" w:rsidRPr="00264EBD" w:rsidRDefault="00264EBD" w:rsidP="00264EBD">
      <w:pPr>
        <w:pStyle w:val="EndNoteBibliography"/>
        <w:spacing w:after="0"/>
        <w:ind w:left="720" w:hanging="720"/>
      </w:pPr>
      <w:r w:rsidRPr="00264EBD">
        <w:t xml:space="preserve">Reed, D. C., A. Rassweiler, M. H. Carr, K. C. Cavanaugh, D. P. Malone, and D. A. Siegel. 2011. Wave disturbance overwhelms top-down and bottom-up control of primary production in California kelp forests. Ecology </w:t>
      </w:r>
      <w:r w:rsidRPr="00264EBD">
        <w:rPr>
          <w:b/>
        </w:rPr>
        <w:t>92</w:t>
      </w:r>
      <w:r w:rsidRPr="00264EBD">
        <w:t>:2108-2116.</w:t>
      </w:r>
    </w:p>
    <w:p w14:paraId="518CE4F5" w14:textId="77777777" w:rsidR="00264EBD" w:rsidRPr="00264EBD" w:rsidRDefault="00264EBD" w:rsidP="00264EBD">
      <w:pPr>
        <w:pStyle w:val="EndNoteBibliography"/>
        <w:spacing w:after="0"/>
        <w:ind w:left="720" w:hanging="720"/>
      </w:pPr>
      <w:r w:rsidRPr="00264EBD">
        <w:t xml:space="preserve">Reisewitz, S. E., J. A. Estes, and C. A. Simenstad. 2006. Indirect food web interactions: sea otters and kelp forest fishes in the Aleutian archipelago. Oecologia </w:t>
      </w:r>
      <w:r w:rsidRPr="00264EBD">
        <w:rPr>
          <w:b/>
        </w:rPr>
        <w:t>146</w:t>
      </w:r>
      <w:r w:rsidRPr="00264EBD">
        <w:t>:623-631.</w:t>
      </w:r>
    </w:p>
    <w:p w14:paraId="771FFF39" w14:textId="77777777" w:rsidR="00264EBD" w:rsidRPr="00264EBD" w:rsidRDefault="00264EBD" w:rsidP="00264EBD">
      <w:pPr>
        <w:pStyle w:val="EndNoteBibliography"/>
        <w:spacing w:after="0"/>
        <w:ind w:left="720" w:hanging="720"/>
      </w:pPr>
      <w:r w:rsidRPr="00264EBD">
        <w:t xml:space="preserve">Sherman, K., and A. M. Duda. 1999. An ecosystem approach to global assessment and management of coastal waters. Marine Ecology Progress Series </w:t>
      </w:r>
      <w:r w:rsidRPr="00264EBD">
        <w:rPr>
          <w:b/>
        </w:rPr>
        <w:t>190</w:t>
      </w:r>
      <w:r w:rsidRPr="00264EBD">
        <w:t>:271-287.</w:t>
      </w:r>
    </w:p>
    <w:p w14:paraId="0985A787" w14:textId="77777777" w:rsidR="00264EBD" w:rsidRPr="00264EBD" w:rsidRDefault="00264EBD" w:rsidP="00264EBD">
      <w:pPr>
        <w:pStyle w:val="EndNoteBibliography"/>
        <w:spacing w:after="0"/>
        <w:ind w:left="720" w:hanging="720"/>
      </w:pPr>
      <w:r w:rsidRPr="00264EBD">
        <w:t xml:space="preserve">Soulé, M. E., J. A. Estes, J. Berger, and C. M. Del Rio. 2003. Ecological effectiveness: conservation goals for interactive species. Conservation Biology </w:t>
      </w:r>
      <w:r w:rsidRPr="00264EBD">
        <w:rPr>
          <w:b/>
        </w:rPr>
        <w:t>17</w:t>
      </w:r>
      <w:r w:rsidRPr="00264EBD">
        <w:t>:1238-1250.</w:t>
      </w:r>
    </w:p>
    <w:p w14:paraId="695E3CD1" w14:textId="77777777" w:rsidR="00264EBD" w:rsidRPr="00264EBD" w:rsidRDefault="00264EBD" w:rsidP="00264EBD">
      <w:pPr>
        <w:pStyle w:val="EndNoteBibliography"/>
        <w:ind w:left="720" w:hanging="720"/>
      </w:pPr>
      <w:r w:rsidRPr="00264EBD">
        <w:t xml:space="preserve">Steneck, R., M. Graham, B. Bourque, D. Corbett, J. Erlandson, J. Estes, and M. Tegner. 2002. Kelp forest ecosystems:  biodiversity, stability, resilience and future. Environmental Conservation </w:t>
      </w:r>
      <w:r w:rsidRPr="00264EBD">
        <w:rPr>
          <w:b/>
        </w:rPr>
        <w:t>29</w:t>
      </w:r>
      <w:r w:rsidRPr="00264EBD">
        <w:t>:436-459.</w:t>
      </w:r>
    </w:p>
    <w:p w14:paraId="42BEB3D3" w14:textId="191C2FB0" w:rsidR="005365FF"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3A54EAF" w14:textId="77777777" w:rsidR="005365FF" w:rsidRDefault="005365FF" w:rsidP="00F55396">
      <w:pPr>
        <w:spacing w:after="0" w:line="480" w:lineRule="auto"/>
        <w:rPr>
          <w:rFonts w:ascii="Times New Roman" w:hAnsi="Times New Roman" w:cs="Times New Roman"/>
          <w:sz w:val="24"/>
          <w:szCs w:val="24"/>
        </w:rPr>
      </w:pPr>
    </w:p>
    <w:p w14:paraId="5EEF751A" w14:textId="77777777" w:rsidR="003E45D4" w:rsidRDefault="005365FF"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Helvetica" w:hAnsi="Helvetica" w:cs="Helvetic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PAPERS2_CITATIONS &lt;papers2_bibliography/&gt;</w:instrText>
      </w:r>
      <w:r>
        <w:rPr>
          <w:rFonts w:ascii="Times New Roman" w:hAnsi="Times New Roman" w:cs="Times New Roman"/>
          <w:sz w:val="24"/>
          <w:szCs w:val="24"/>
        </w:rPr>
        <w:fldChar w:fldCharType="separate"/>
      </w:r>
      <w:r w:rsidR="003E45D4">
        <w:rPr>
          <w:rFonts w:ascii="Helvetica" w:hAnsi="Helvetica" w:cs="Helvetica"/>
          <w:sz w:val="24"/>
          <w:szCs w:val="24"/>
        </w:rPr>
        <w:t>Bell TW, Cavanaugh KC, Reed DC, Siegel DA (2015) Geographical variability in the controls of giant kelp biomass dynamics. Journal of Biogeography 42:2010–2021</w:t>
      </w:r>
    </w:p>
    <w:p w14:paraId="236C4BAD" w14:textId="77777777" w:rsidR="003E45D4" w:rsidRDefault="003E45D4"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Helvetica" w:hAnsi="Helvetica" w:cs="Helvetica"/>
          <w:sz w:val="24"/>
          <w:szCs w:val="24"/>
        </w:rPr>
      </w:pPr>
      <w:r>
        <w:rPr>
          <w:rFonts w:ascii="Helvetica" w:hAnsi="Helvetica" w:cs="Helvetica"/>
          <w:sz w:val="24"/>
          <w:szCs w:val="24"/>
        </w:rPr>
        <w:t>Kvitek RG, Shull D, Canestro D, Bowlby EC, Troutman BL (1998) Sea otters and benthic prey communities in Washington state. Marine Mammal Science 5:266–280</w:t>
      </w:r>
    </w:p>
    <w:p w14:paraId="0C9FEE8A" w14:textId="77777777" w:rsidR="003E45D4" w:rsidRDefault="003E45D4"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Helvetica" w:hAnsi="Helvetica" w:cs="Helvetica"/>
          <w:sz w:val="24"/>
          <w:szCs w:val="24"/>
        </w:rPr>
      </w:pPr>
      <w:r>
        <w:rPr>
          <w:rFonts w:ascii="Helvetica" w:hAnsi="Helvetica" w:cs="Helvetica"/>
          <w:sz w:val="24"/>
          <w:szCs w:val="24"/>
        </w:rPr>
        <w:t>Laidre KL, Jameson RJ, Jeffries SJ, Hobbs RC, Bowlby CE, VanBlaricom GR (2002) Estimates of carrying capacity for sea otters in Washington state. Wildlife Society Bulletin 30:1172–1181</w:t>
      </w:r>
    </w:p>
    <w:p w14:paraId="6E8ECA92" w14:textId="77777777" w:rsidR="003E45D4" w:rsidRDefault="003E45D4"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Helvetica" w:hAnsi="Helvetica" w:cs="Helvetica"/>
          <w:sz w:val="24"/>
          <w:szCs w:val="24"/>
        </w:rPr>
      </w:pPr>
      <w:r>
        <w:rPr>
          <w:rFonts w:ascii="Helvetica" w:hAnsi="Helvetica" w:cs="Helvetica"/>
          <w:sz w:val="24"/>
          <w:szCs w:val="24"/>
        </w:rPr>
        <w:t>Pfister CA, Berry HD, Mumford T (2017) The dynamics of kelp forests in the Northeast Pacific Ocean and the relationship with environmental drivers. J Ecology In Press</w:t>
      </w:r>
    </w:p>
    <w:p w14:paraId="76FE23D8" w14:textId="77777777" w:rsidR="003E45D4" w:rsidRDefault="003E45D4"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Helvetica" w:hAnsi="Helvetica" w:cs="Helvetica"/>
          <w:sz w:val="24"/>
          <w:szCs w:val="24"/>
        </w:rPr>
      </w:pPr>
      <w:r>
        <w:rPr>
          <w:rFonts w:ascii="Helvetica" w:hAnsi="Helvetica" w:cs="Helvetica"/>
          <w:sz w:val="24"/>
          <w:szCs w:val="24"/>
        </w:rPr>
        <w:t xml:space="preserve">Pinsky ML, Fogarty M (2012) Lagged social-ecological responses to climate and range </w:t>
      </w:r>
      <w:r>
        <w:rPr>
          <w:rFonts w:ascii="Helvetica" w:hAnsi="Helvetica" w:cs="Helvetica"/>
          <w:sz w:val="24"/>
          <w:szCs w:val="24"/>
        </w:rPr>
        <w:lastRenderedPageBreak/>
        <w:t>shifts in fisheries. Climatic Change 115:883–891</w:t>
      </w:r>
    </w:p>
    <w:p w14:paraId="0EB20963" w14:textId="77777777" w:rsidR="003E45D4" w:rsidRDefault="003E45D4"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Helvetica" w:hAnsi="Helvetica" w:cs="Helvetica"/>
          <w:sz w:val="24"/>
          <w:szCs w:val="24"/>
        </w:rPr>
      </w:pPr>
      <w:r>
        <w:rPr>
          <w:rFonts w:ascii="Helvetica" w:hAnsi="Helvetica" w:cs="Helvetica"/>
          <w:sz w:val="24"/>
          <w:szCs w:val="24"/>
        </w:rPr>
        <w:t>Reed DC, Rassweiler A, Carr MH, Cavanaugh KC, Malone DP, Siegel DA (2011) Wave disturbance overwhelms top‐down and bottom‐up control of primary production in California kelp forests. Ecology Letters 92:2108–2116</w:t>
      </w:r>
    </w:p>
    <w:p w14:paraId="5F1ECE70" w14:textId="77777777" w:rsidR="003E45D4" w:rsidRDefault="003E45D4"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Helvetica" w:hAnsi="Helvetica" w:cs="Helvetica"/>
          <w:sz w:val="24"/>
          <w:szCs w:val="24"/>
        </w:rPr>
      </w:pPr>
      <w:r>
        <w:rPr>
          <w:rFonts w:ascii="Helvetica" w:hAnsi="Helvetica" w:cs="Helvetica"/>
          <w:sz w:val="24"/>
          <w:szCs w:val="24"/>
        </w:rPr>
        <w:t>Wilmers CC, Estes JA, Edwards M, Laidre KL, Konar B (2012) Do trophic cascades affect the storage and flux of atmospheric carbon? An analysis of sea otters and kelp forests. Frontiers in Ecology and the Environment 10:409–415</w:t>
      </w:r>
    </w:p>
    <w:p w14:paraId="548B8257" w14:textId="42389FA8" w:rsidR="00F55396" w:rsidRPr="009F3627" w:rsidRDefault="005365FF" w:rsidP="003E45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Chris Harvey" w:date="2017-11-24T15:19:00Z" w:initials="CH">
    <w:p w14:paraId="71735CB5" w14:textId="65366A01" w:rsidR="005742B0" w:rsidRDefault="005742B0">
      <w:pPr>
        <w:pStyle w:val="CommentText"/>
      </w:pPr>
      <w:r>
        <w:rPr>
          <w:rStyle w:val="CommentReference"/>
        </w:rPr>
        <w:annotationRef/>
      </w:r>
      <w:r>
        <w:t>Ole, you’re for sure first author on this, IMHO! And I wouldn’t mind being demoted to third, because OS and JS really did steer the thematic development of this manuscript as it has matured</w:t>
      </w:r>
    </w:p>
  </w:comment>
  <w:comment w:id="16" w:author="Chris Harvey" w:date="2017-11-24T16:07:00Z" w:initials="CH">
    <w:p w14:paraId="24004303" w14:textId="3A0EF9FA" w:rsidR="005742B0" w:rsidRDefault="005742B0">
      <w:pPr>
        <w:pStyle w:val="CommentText"/>
      </w:pPr>
      <w:r>
        <w:rPr>
          <w:rStyle w:val="CommentReference"/>
        </w:rPr>
        <w:annotationRef/>
      </w:r>
      <w:r>
        <w:t>I kinda wonder if we want to move this paragraph down a few, so that it’s the next-to-last paragraph in the Intro. Otherwise, we are basically saying:</w:t>
      </w:r>
    </w:p>
    <w:p w14:paraId="6B98B3AD" w14:textId="19F2FA25" w:rsidR="005742B0" w:rsidRDefault="005742B0">
      <w:pPr>
        <w:pStyle w:val="CommentText"/>
      </w:pPr>
      <w:r>
        <w:t>1</w:t>
      </w:r>
      <w:r w:rsidRPr="006438ED">
        <w:rPr>
          <w:vertAlign w:val="superscript"/>
        </w:rPr>
        <w:t>st</w:t>
      </w:r>
      <w:r>
        <w:t xml:space="preserve"> paragraph: otters are important</w:t>
      </w:r>
    </w:p>
    <w:p w14:paraId="19731F28" w14:textId="2F64CE72" w:rsidR="005742B0" w:rsidRDefault="005742B0">
      <w:pPr>
        <w:pStyle w:val="CommentText"/>
      </w:pPr>
      <w:r>
        <w:t>2</w:t>
      </w:r>
      <w:r w:rsidRPr="006438ED">
        <w:rPr>
          <w:vertAlign w:val="superscript"/>
        </w:rPr>
        <w:t>nd</w:t>
      </w:r>
      <w:r>
        <w:t xml:space="preserve"> paragraph: otters aren’t the only thing that’s important</w:t>
      </w:r>
    </w:p>
    <w:p w14:paraId="4950B9F0" w14:textId="39D74E56" w:rsidR="005742B0" w:rsidRDefault="005742B0">
      <w:pPr>
        <w:pStyle w:val="CommentText"/>
      </w:pPr>
      <w:r>
        <w:t>3</w:t>
      </w:r>
      <w:r w:rsidRPr="006438ED">
        <w:rPr>
          <w:vertAlign w:val="superscript"/>
        </w:rPr>
        <w:t>rd</w:t>
      </w:r>
      <w:r>
        <w:t xml:space="preserve"> paragraph: otters, otters, otters</w:t>
      </w:r>
    </w:p>
    <w:p w14:paraId="13E50B4B" w14:textId="22E069CB" w:rsidR="005742B0" w:rsidRDefault="005742B0">
      <w:pPr>
        <w:pStyle w:val="CommentText"/>
      </w:pPr>
      <w:r>
        <w:t>4</w:t>
      </w:r>
      <w:r w:rsidRPr="006438ED">
        <w:rPr>
          <w:vertAlign w:val="superscript"/>
        </w:rPr>
        <w:t>th</w:t>
      </w:r>
      <w:r>
        <w:t xml:space="preserve"> paragraph: more otters, otters, otters</w:t>
      </w:r>
    </w:p>
    <w:p w14:paraId="16475EAD" w14:textId="3ADAC273" w:rsidR="005742B0" w:rsidRDefault="005742B0">
      <w:pPr>
        <w:pStyle w:val="CommentText"/>
      </w:pPr>
      <w:r>
        <w:t>5</w:t>
      </w:r>
      <w:r w:rsidRPr="006438ED">
        <w:rPr>
          <w:vertAlign w:val="superscript"/>
        </w:rPr>
        <w:t>th</w:t>
      </w:r>
      <w:r>
        <w:t xml:space="preserve"> paragraph: purpose of the study</w:t>
      </w:r>
    </w:p>
    <w:p w14:paraId="2686CB3F" w14:textId="2610150A" w:rsidR="005742B0" w:rsidRDefault="005742B0">
      <w:pPr>
        <w:pStyle w:val="CommentText"/>
      </w:pPr>
      <w:r>
        <w:br/>
        <w:t>That makes the 2</w:t>
      </w:r>
      <w:r w:rsidRPr="006438ED">
        <w:rPr>
          <w:vertAlign w:val="superscript"/>
        </w:rPr>
        <w:t>nd</w:t>
      </w:r>
      <w:r>
        <w:t xml:space="preserve"> paragraph feel like a weird hiccup. Maybe putting it right before the purpose paragraph will improve continuity. It could even be merged into what is presently the 4</w:t>
      </w:r>
      <w:r w:rsidRPr="006438ED">
        <w:rPr>
          <w:vertAlign w:val="superscript"/>
        </w:rPr>
        <w:t>th</w:t>
      </w:r>
      <w:r>
        <w:t xml:space="preserve"> paragraph in the context of the divergence of the otter numbers and kelp coverage post-2005.</w:t>
      </w:r>
    </w:p>
  </w:comment>
  <w:comment w:id="21" w:author="Chris Harvey" w:date="2017-11-24T15:36:00Z" w:initials="CH">
    <w:p w14:paraId="55F487DF" w14:textId="45199691" w:rsidR="005742B0" w:rsidRDefault="005742B0">
      <w:pPr>
        <w:pStyle w:val="CommentText"/>
      </w:pPr>
      <w:r>
        <w:rPr>
          <w:rStyle w:val="CommentReference"/>
        </w:rPr>
        <w:annotationRef/>
      </w:r>
      <w:r>
        <w:t>Delete? Our paper is about a system in which otters are quite present</w:t>
      </w:r>
    </w:p>
  </w:comment>
  <w:comment w:id="23" w:author="Chris Harvey" w:date="2017-11-24T16:00:00Z" w:initials="CH">
    <w:p w14:paraId="55F7FD50" w14:textId="3465B57D" w:rsidR="005742B0" w:rsidRDefault="005742B0">
      <w:pPr>
        <w:pStyle w:val="CommentText"/>
      </w:pPr>
      <w:r>
        <w:rPr>
          <w:rStyle w:val="CommentReference"/>
        </w:rPr>
        <w:annotationRef/>
      </w:r>
      <w:r>
        <w:t>I cut this paragraph because it seemed out of place, plus the first sentence was a mess…second half of the paragraph is now in the Site Description</w:t>
      </w:r>
    </w:p>
  </w:comment>
  <w:comment w:id="26" w:author="Chris Harvey" w:date="2017-10-24T15:04:00Z" w:initials="CH">
    <w:p w14:paraId="0C9F245F" w14:textId="77777777" w:rsidR="005742B0" w:rsidRDefault="005742B0" w:rsidP="000F51AE">
      <w:pPr>
        <w:pStyle w:val="CommentText"/>
      </w:pPr>
      <w:r>
        <w:rPr>
          <w:rStyle w:val="CommentReference"/>
        </w:rPr>
        <w:annotationRef/>
      </w:r>
      <w:r>
        <w:t xml:space="preserve">Confused…does this basically mean that the mean home range size for a sea otter is 40 km and the sd of that distribution is 10.2? I couldn’t find that anywhere in Laidre et al. 2009, but I wasn’t exactly sure what I was looking for. </w:t>
      </w:r>
    </w:p>
  </w:comment>
  <w:comment w:id="32" w:author="Chris Harvey" w:date="2017-11-24T17:00:00Z" w:initials="CH">
    <w:p w14:paraId="14284D48" w14:textId="251EB98D" w:rsidR="005742B0" w:rsidRDefault="005742B0">
      <w:pPr>
        <w:pStyle w:val="CommentText"/>
      </w:pPr>
      <w:r>
        <w:rPr>
          <w:rStyle w:val="CommentReference"/>
        </w:rPr>
        <w:annotationRef/>
      </w:r>
      <w:r>
        <w:t>Correct? Better?</w:t>
      </w:r>
    </w:p>
  </w:comment>
  <w:comment w:id="27" w:author="Chris Harvey" w:date="2017-10-02T16:58:00Z" w:initials="CH">
    <w:p w14:paraId="50430808" w14:textId="77777777" w:rsidR="005742B0" w:rsidRDefault="005742B0" w:rsidP="000F51AE">
      <w:pPr>
        <w:pStyle w:val="CommentText"/>
      </w:pPr>
      <w:r>
        <w:rPr>
          <w:rStyle w:val="CommentReference"/>
        </w:rPr>
        <w:annotationRef/>
      </w:r>
      <w:r>
        <w:t>Vague how these differ; explanations seem to say the same thing.</w:t>
      </w:r>
    </w:p>
    <w:p w14:paraId="36980B99" w14:textId="77777777" w:rsidR="005742B0" w:rsidRDefault="005742B0" w:rsidP="000F51AE">
      <w:pPr>
        <w:pStyle w:val="CommentText"/>
      </w:pPr>
    </w:p>
    <w:p w14:paraId="0201CD9E" w14:textId="77777777" w:rsidR="005742B0" w:rsidRDefault="005742B0" w:rsidP="000F51AE">
      <w:pPr>
        <w:pStyle w:val="CommentText"/>
      </w:pPr>
      <w:r>
        <w:t>AOS: They are the same, one is in math, one is in English.  English gets imprecise, so I always add the math.  But happy to strike.</w:t>
      </w:r>
    </w:p>
  </w:comment>
  <w:comment w:id="33" w:author="Ole Shelton" w:date="2017-10-30T09:47:00Z" w:initials="AOS">
    <w:p w14:paraId="309A5DB2" w14:textId="7134D101" w:rsidR="005742B0" w:rsidRDefault="005742B0">
      <w:pPr>
        <w:pStyle w:val="CommentText"/>
      </w:pPr>
      <w:r>
        <w:rPr>
          <w:rStyle w:val="CommentReference"/>
        </w:rPr>
        <w:annotationRef/>
      </w:r>
      <w:r>
        <w:t>How to properly cite these food categories.</w:t>
      </w:r>
    </w:p>
  </w:comment>
  <w:comment w:id="34" w:author="Ole Shelton" w:date="2017-10-30T16:24:00Z" w:initials="AOS">
    <w:p w14:paraId="5E1AC2A4" w14:textId="77777777" w:rsidR="005742B0" w:rsidRPr="00CC50CE" w:rsidRDefault="005742B0" w:rsidP="001C6B10">
      <w:pPr>
        <w:spacing w:before="120" w:after="0" w:line="240" w:lineRule="auto"/>
        <w:rPr>
          <w:rFonts w:ascii="Times New Roman" w:hAnsi="Times New Roman" w:cs="Times New Roman"/>
          <w:i/>
          <w:sz w:val="18"/>
          <w:szCs w:val="18"/>
        </w:rPr>
      </w:pPr>
      <w:r>
        <w:rPr>
          <w:rStyle w:val="CommentReference"/>
        </w:rPr>
        <w:annotationRef/>
      </w:r>
      <w:r w:rsidRPr="00CC50CE">
        <w:rPr>
          <w:rFonts w:ascii="Times New Roman" w:hAnsi="Times New Roman" w:cs="Times New Roman"/>
          <w:i/>
          <w:sz w:val="18"/>
          <w:szCs w:val="18"/>
        </w:rPr>
        <w:t>Call:</w:t>
      </w:r>
    </w:p>
    <w:p w14:paraId="43A9E5C5"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lm(formula = slope.kelp ~ Region + slope.otter * as.factor(Start),  data = .)</w:t>
      </w:r>
    </w:p>
    <w:p w14:paraId="67E08863" w14:textId="77777777" w:rsidR="005742B0" w:rsidRPr="00CC50CE" w:rsidRDefault="005742B0" w:rsidP="001C6B10">
      <w:pPr>
        <w:spacing w:before="120" w:after="0" w:line="240" w:lineRule="auto"/>
        <w:rPr>
          <w:rFonts w:ascii="Times New Roman" w:hAnsi="Times New Roman" w:cs="Times New Roman"/>
          <w:i/>
          <w:sz w:val="18"/>
          <w:szCs w:val="18"/>
        </w:rPr>
      </w:pPr>
    </w:p>
    <w:p w14:paraId="2BDD254B"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Residuals:</w:t>
      </w:r>
    </w:p>
    <w:p w14:paraId="5DEC743A"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Min        1Q    Median        3Q       Max </w:t>
      </w:r>
    </w:p>
    <w:p w14:paraId="5333C7EF"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-0.039652 -0.014942 -0.001978  0.016036  0.048590 </w:t>
      </w:r>
    </w:p>
    <w:p w14:paraId="048A0720" w14:textId="77777777" w:rsidR="005742B0" w:rsidRPr="00CC50CE" w:rsidRDefault="005742B0" w:rsidP="001C6B10">
      <w:pPr>
        <w:spacing w:before="120" w:after="0" w:line="240" w:lineRule="auto"/>
        <w:rPr>
          <w:rFonts w:ascii="Times New Roman" w:hAnsi="Times New Roman" w:cs="Times New Roman"/>
          <w:i/>
          <w:sz w:val="18"/>
          <w:szCs w:val="18"/>
        </w:rPr>
      </w:pPr>
    </w:p>
    <w:p w14:paraId="3E400E4C"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Coefficients:</w:t>
      </w:r>
    </w:p>
    <w:p w14:paraId="3A7151E0"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Estimate Std. Error t value Pr(&gt;|t|)  </w:t>
      </w:r>
    </w:p>
    <w:p w14:paraId="285ED72B" w14:textId="4C6CF2C4"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(Intercept)                    0.02901    0.01520   1.909   0.0770 .</w:t>
      </w:r>
    </w:p>
    <w:p w14:paraId="59714976" w14:textId="1FE39F5B"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w:t>
      </w:r>
      <w:r>
        <w:rPr>
          <w:rFonts w:ascii="Times New Roman" w:hAnsi="Times New Roman" w:cs="Times New Roman"/>
          <w:i/>
          <w:sz w:val="18"/>
          <w:szCs w:val="18"/>
        </w:rPr>
        <w:t xml:space="preserve">egionCentral            </w:t>
      </w:r>
      <w:r w:rsidRPr="00CC50CE">
        <w:rPr>
          <w:rFonts w:ascii="Times New Roman" w:hAnsi="Times New Roman" w:cs="Times New Roman"/>
          <w:i/>
          <w:sz w:val="18"/>
          <w:szCs w:val="18"/>
        </w:rPr>
        <w:t xml:space="preserve"> 0.02243    0.01720   1.304   0.2133  </w:t>
      </w:r>
    </w:p>
    <w:p w14:paraId="6A1C2096" w14:textId="353CA0EF"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RegionSouthern           0.03243    0.03257   0.996   0.3363  </w:t>
      </w:r>
    </w:p>
    <w:p w14:paraId="541B09D6" w14:textId="7B5B998F"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slope.otter                    0.28527    0.28273   1.009   0.3301  </w:t>
      </w:r>
    </w:p>
    <w:p w14:paraId="2C552D70" w14:textId="742D8F6A"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as.factor(Start)2002 </w:t>
      </w:r>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-0.05311    0.01841  -2.885   0.0120 *</w:t>
      </w:r>
    </w:p>
    <w:p w14:paraId="5ABCDB3B"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slope.otter:as.factor(Start)2002 -0.79260    0.35973  -2.203   0.0448 *</w:t>
      </w:r>
    </w:p>
    <w:p w14:paraId="1A335375"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
    <w:p w14:paraId="3E156DFF"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Signif. codes:  0 ‘***’ 0.001 ‘**’ 0.01 ‘*’ 0.05 ‘.’ 0.1 ‘ ’ 1</w:t>
      </w:r>
    </w:p>
    <w:p w14:paraId="572995D8" w14:textId="77777777" w:rsidR="005742B0" w:rsidRPr="00CC50CE" w:rsidRDefault="005742B0" w:rsidP="001C6B10">
      <w:pPr>
        <w:spacing w:before="120" w:after="0" w:line="240" w:lineRule="auto"/>
        <w:rPr>
          <w:rFonts w:ascii="Times New Roman" w:hAnsi="Times New Roman" w:cs="Times New Roman"/>
          <w:i/>
          <w:sz w:val="18"/>
          <w:szCs w:val="18"/>
        </w:rPr>
      </w:pPr>
    </w:p>
    <w:p w14:paraId="716660DF"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 standard error: 0.02832 on 14 degrees of freedom</w:t>
      </w:r>
    </w:p>
    <w:p w14:paraId="7F9F504E"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Multiple R-squared:  0.8023,</w:t>
      </w:r>
      <w:r w:rsidRPr="00CC50CE">
        <w:rPr>
          <w:rFonts w:ascii="Times New Roman" w:hAnsi="Times New Roman" w:cs="Times New Roman"/>
          <w:i/>
          <w:sz w:val="18"/>
          <w:szCs w:val="18"/>
        </w:rPr>
        <w:tab/>
        <w:t xml:space="preserve">Adjusted R-squared:  0.7316 </w:t>
      </w:r>
    </w:p>
    <w:p w14:paraId="1DD8C5EF" w14:textId="77777777" w:rsidR="005742B0" w:rsidRPr="00CC50CE" w:rsidRDefault="005742B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F-statistic: 11.36 on 5 and 14 DF,  p-value: 0.0001583</w:t>
      </w:r>
    </w:p>
    <w:p w14:paraId="25A7FBED" w14:textId="38786946" w:rsidR="005742B0" w:rsidRDefault="005742B0">
      <w:pPr>
        <w:pStyle w:val="CommentText"/>
      </w:pPr>
    </w:p>
  </w:comment>
  <w:comment w:id="35" w:author="Ole Shelton" w:date="2017-11-03T10:56:00Z" w:initials="AOS">
    <w:p w14:paraId="7E768971" w14:textId="77777777" w:rsidR="005742B0" w:rsidRDefault="005742B0" w:rsidP="007D1754">
      <w:pPr>
        <w:pStyle w:val="CommentText"/>
      </w:pPr>
    </w:p>
    <w:p w14:paraId="328EFAEC" w14:textId="0D46E44E" w:rsidR="005742B0" w:rsidRDefault="005742B0" w:rsidP="007D1754">
      <w:pPr>
        <w:pStyle w:val="CommentText"/>
      </w:pPr>
      <w:r w:rsidRPr="007D1754">
        <w:rPr>
          <w:highlight w:val="yellow"/>
        </w:rPr>
        <w:t>BEST two MODELS</w:t>
      </w:r>
      <w:r>
        <w:t xml:space="preserve"> </w:t>
      </w:r>
    </w:p>
    <w:p w14:paraId="6597083D" w14:textId="77777777" w:rsidR="005742B0" w:rsidRDefault="005742B0" w:rsidP="007D1754">
      <w:pPr>
        <w:pStyle w:val="CommentText"/>
      </w:pPr>
      <w:r>
        <w:rPr>
          <w:rStyle w:val="CommentReference"/>
        </w:rPr>
        <w:annotationRef/>
      </w:r>
      <w:r>
        <w:t>Call:</w:t>
      </w:r>
    </w:p>
    <w:p w14:paraId="6E240012" w14:textId="77777777" w:rsidR="005742B0" w:rsidRDefault="005742B0" w:rsidP="007D1754">
      <w:pPr>
        <w:pStyle w:val="CommentText"/>
      </w:pPr>
      <w:r>
        <w:t>lm(formula = CV.DIFF ~ kelp.cv.89, data = cv.diff)</w:t>
      </w:r>
    </w:p>
    <w:p w14:paraId="7623B2AA" w14:textId="77777777" w:rsidR="005742B0" w:rsidRDefault="005742B0" w:rsidP="007D1754">
      <w:pPr>
        <w:pStyle w:val="CommentText"/>
      </w:pPr>
    </w:p>
    <w:p w14:paraId="528A14F9" w14:textId="77777777" w:rsidR="005742B0" w:rsidRDefault="005742B0" w:rsidP="007D1754">
      <w:pPr>
        <w:pStyle w:val="CommentText"/>
      </w:pPr>
      <w:r>
        <w:t>Residuals:</w:t>
      </w:r>
    </w:p>
    <w:p w14:paraId="16537FFB" w14:textId="77777777" w:rsidR="005742B0" w:rsidRDefault="005742B0" w:rsidP="007D1754">
      <w:pPr>
        <w:pStyle w:val="CommentText"/>
      </w:pPr>
      <w:r>
        <w:t xml:space="preserve">      Min        1Q    Median        3Q       Max </w:t>
      </w:r>
    </w:p>
    <w:p w14:paraId="1C618CC3" w14:textId="77777777" w:rsidR="005742B0" w:rsidRDefault="005742B0" w:rsidP="007D1754">
      <w:pPr>
        <w:pStyle w:val="CommentText"/>
      </w:pPr>
      <w:r>
        <w:t xml:space="preserve">-0.234926 -0.039794  0.001805  0.009730  0.282642 </w:t>
      </w:r>
    </w:p>
    <w:p w14:paraId="6561E0BE" w14:textId="77777777" w:rsidR="005742B0" w:rsidRDefault="005742B0" w:rsidP="007D1754">
      <w:pPr>
        <w:pStyle w:val="CommentText"/>
      </w:pPr>
    </w:p>
    <w:p w14:paraId="76F7B2EF" w14:textId="77777777" w:rsidR="005742B0" w:rsidRDefault="005742B0" w:rsidP="007D1754">
      <w:pPr>
        <w:pStyle w:val="CommentText"/>
      </w:pPr>
      <w:r>
        <w:t>Coefficients:</w:t>
      </w:r>
    </w:p>
    <w:p w14:paraId="179879D5" w14:textId="77777777" w:rsidR="005742B0" w:rsidRDefault="005742B0" w:rsidP="007D1754">
      <w:pPr>
        <w:pStyle w:val="CommentText"/>
      </w:pPr>
      <w:r>
        <w:t xml:space="preserve">            Estimate Std. Error t value Pr(&gt;|t|)   </w:t>
      </w:r>
    </w:p>
    <w:p w14:paraId="4F868F5C" w14:textId="77777777" w:rsidR="005742B0" w:rsidRDefault="005742B0" w:rsidP="007D1754">
      <w:pPr>
        <w:pStyle w:val="CommentText"/>
      </w:pPr>
      <w:r>
        <w:t xml:space="preserve">(Intercept)  0.09883    0.10448   0.946  0.37187   </w:t>
      </w:r>
    </w:p>
    <w:p w14:paraId="783691FD" w14:textId="77777777" w:rsidR="005742B0" w:rsidRDefault="005742B0" w:rsidP="007D1754">
      <w:pPr>
        <w:pStyle w:val="CommentText"/>
      </w:pPr>
      <w:r>
        <w:t>kelp.cv.89  -0.64073    0.18844  -3.400  0.00936 **</w:t>
      </w:r>
    </w:p>
    <w:p w14:paraId="608B8162" w14:textId="77777777" w:rsidR="005742B0" w:rsidRDefault="005742B0" w:rsidP="007D1754">
      <w:pPr>
        <w:pStyle w:val="CommentText"/>
      </w:pPr>
      <w:r>
        <w:t>---</w:t>
      </w:r>
    </w:p>
    <w:p w14:paraId="62EF6AC9" w14:textId="77777777" w:rsidR="005742B0" w:rsidRDefault="005742B0" w:rsidP="007D1754">
      <w:pPr>
        <w:pStyle w:val="CommentText"/>
      </w:pPr>
      <w:r>
        <w:t>Signif. codes:  0 ‘***’ 0.001 ‘**’ 0.01 ‘*’ 0.05 ‘.’ 0.1 ‘ ’ 1</w:t>
      </w:r>
    </w:p>
    <w:p w14:paraId="15E0873A" w14:textId="77777777" w:rsidR="005742B0" w:rsidRDefault="005742B0" w:rsidP="007D1754">
      <w:pPr>
        <w:pStyle w:val="CommentText"/>
      </w:pPr>
    </w:p>
    <w:p w14:paraId="61B06641" w14:textId="77777777" w:rsidR="005742B0" w:rsidRDefault="005742B0" w:rsidP="007D1754">
      <w:pPr>
        <w:pStyle w:val="CommentText"/>
      </w:pPr>
      <w:r>
        <w:t>Residual standard error: 0.1455 on 8 degrees of freedom</w:t>
      </w:r>
    </w:p>
    <w:p w14:paraId="474FAF91" w14:textId="77777777" w:rsidR="005742B0" w:rsidRDefault="005742B0" w:rsidP="007D1754">
      <w:pPr>
        <w:pStyle w:val="CommentText"/>
      </w:pPr>
      <w:r>
        <w:t>Multiple R-squared:  0.591,</w:t>
      </w:r>
      <w:r>
        <w:tab/>
        <w:t xml:space="preserve">Adjusted R-squared:  0.5399 </w:t>
      </w:r>
    </w:p>
    <w:p w14:paraId="570F335A" w14:textId="77777777" w:rsidR="005742B0" w:rsidRDefault="005742B0" w:rsidP="007D1754">
      <w:pPr>
        <w:pStyle w:val="CommentText"/>
      </w:pPr>
      <w:r>
        <w:t>F-statistic: 11.56 on 1 and 8 DF,  p-value: 0.009358</w:t>
      </w:r>
    </w:p>
    <w:p w14:paraId="7D31F030" w14:textId="77777777" w:rsidR="005742B0" w:rsidRDefault="005742B0" w:rsidP="007D1754">
      <w:pPr>
        <w:pStyle w:val="CommentText"/>
      </w:pPr>
    </w:p>
    <w:p w14:paraId="7FD8623C" w14:textId="77777777" w:rsidR="005742B0" w:rsidRDefault="005742B0" w:rsidP="007D1754">
      <w:pPr>
        <w:pStyle w:val="CommentText"/>
      </w:pPr>
      <w:r>
        <w:t>&gt; summary(M.2b)</w:t>
      </w:r>
    </w:p>
    <w:p w14:paraId="2B3DA14B" w14:textId="77777777" w:rsidR="005742B0" w:rsidRDefault="005742B0" w:rsidP="007D1754">
      <w:pPr>
        <w:pStyle w:val="CommentText"/>
      </w:pPr>
    </w:p>
    <w:p w14:paraId="766179B5" w14:textId="77777777" w:rsidR="005742B0" w:rsidRDefault="005742B0" w:rsidP="007D1754">
      <w:pPr>
        <w:pStyle w:val="CommentText"/>
      </w:pPr>
      <w:r>
        <w:t>Call:</w:t>
      </w:r>
    </w:p>
    <w:p w14:paraId="14870F31" w14:textId="77777777" w:rsidR="005742B0" w:rsidRDefault="005742B0" w:rsidP="007D1754">
      <w:pPr>
        <w:pStyle w:val="CommentText"/>
      </w:pPr>
      <w:r>
        <w:t>lm(formula = CV.DIFF ~ kelp.cv.89 + diff.otter.mean, data = cv.diff)</w:t>
      </w:r>
    </w:p>
    <w:p w14:paraId="1C5E76C9" w14:textId="77777777" w:rsidR="005742B0" w:rsidRDefault="005742B0" w:rsidP="007D1754">
      <w:pPr>
        <w:pStyle w:val="CommentText"/>
      </w:pPr>
    </w:p>
    <w:p w14:paraId="6EFFC865" w14:textId="77777777" w:rsidR="005742B0" w:rsidRDefault="005742B0" w:rsidP="007D1754">
      <w:pPr>
        <w:pStyle w:val="CommentText"/>
      </w:pPr>
      <w:r>
        <w:t>Residuals:</w:t>
      </w:r>
    </w:p>
    <w:p w14:paraId="65B7C08D" w14:textId="77777777" w:rsidR="005742B0" w:rsidRDefault="005742B0" w:rsidP="007D1754">
      <w:pPr>
        <w:pStyle w:val="CommentText"/>
      </w:pPr>
      <w:r>
        <w:t xml:space="preserve">     Min       1Q   Median       3Q      Max </w:t>
      </w:r>
    </w:p>
    <w:p w14:paraId="5562D6C9" w14:textId="77777777" w:rsidR="005742B0" w:rsidRDefault="005742B0" w:rsidP="007D1754">
      <w:pPr>
        <w:pStyle w:val="CommentText"/>
      </w:pPr>
      <w:r>
        <w:t xml:space="preserve">-0.20532 -0.03482 -0.03241  0.05621  0.23198 </w:t>
      </w:r>
    </w:p>
    <w:p w14:paraId="4BD6B6A2" w14:textId="77777777" w:rsidR="005742B0" w:rsidRDefault="005742B0" w:rsidP="007D1754">
      <w:pPr>
        <w:pStyle w:val="CommentText"/>
      </w:pPr>
    </w:p>
    <w:p w14:paraId="072947FC" w14:textId="77777777" w:rsidR="005742B0" w:rsidRDefault="005742B0" w:rsidP="007D1754">
      <w:pPr>
        <w:pStyle w:val="CommentText"/>
      </w:pPr>
      <w:r>
        <w:t>Coefficients:</w:t>
      </w:r>
    </w:p>
    <w:p w14:paraId="55BB4DEF" w14:textId="77777777" w:rsidR="005742B0" w:rsidRDefault="005742B0" w:rsidP="007D1754">
      <w:pPr>
        <w:pStyle w:val="CommentText"/>
      </w:pPr>
      <w:r>
        <w:t xml:space="preserve">                  Estimate Std. Error t value Pr(&gt;|t|)   </w:t>
      </w:r>
    </w:p>
    <w:p w14:paraId="0DA9BD4B" w14:textId="77777777" w:rsidR="005742B0" w:rsidRDefault="005742B0" w:rsidP="007D1754">
      <w:pPr>
        <w:pStyle w:val="CommentText"/>
      </w:pPr>
      <w:r>
        <w:t xml:space="preserve">(Intercept)      0.1341438  0.0938903   1.429  0.19615   </w:t>
      </w:r>
    </w:p>
    <w:p w14:paraId="43CF9633" w14:textId="77777777" w:rsidR="005742B0" w:rsidRDefault="005742B0" w:rsidP="007D1754">
      <w:pPr>
        <w:pStyle w:val="CommentText"/>
      </w:pPr>
      <w:r>
        <w:t>kelp.cv.89      -0.6276541  0.1658760  -3.784  0.00686 **</w:t>
      </w:r>
    </w:p>
    <w:p w14:paraId="0DC205F6" w14:textId="77777777" w:rsidR="005742B0" w:rsidRDefault="005742B0" w:rsidP="007D1754">
      <w:pPr>
        <w:pStyle w:val="CommentText"/>
      </w:pPr>
      <w:r>
        <w:t xml:space="preserve">diff.otter.mean -0.0007823  0.0004278  -1.829  0.11017   </w:t>
      </w:r>
    </w:p>
    <w:p w14:paraId="676B6344" w14:textId="77777777" w:rsidR="005742B0" w:rsidRDefault="005742B0" w:rsidP="007D1754">
      <w:pPr>
        <w:pStyle w:val="CommentText"/>
      </w:pPr>
      <w:r>
        <w:t>---</w:t>
      </w:r>
    </w:p>
    <w:p w14:paraId="1DCC0AB0" w14:textId="77777777" w:rsidR="005742B0" w:rsidRDefault="005742B0" w:rsidP="007D1754">
      <w:pPr>
        <w:pStyle w:val="CommentText"/>
      </w:pPr>
      <w:r>
        <w:t>Signif. codes:  0 ‘***’ 0.001 ‘**’ 0.01 ‘*’ 0.05 ‘.’ 0.1 ‘ ’ 1</w:t>
      </w:r>
    </w:p>
    <w:p w14:paraId="37C2B364" w14:textId="77777777" w:rsidR="005742B0" w:rsidRDefault="005742B0" w:rsidP="007D1754">
      <w:pPr>
        <w:pStyle w:val="CommentText"/>
      </w:pPr>
    </w:p>
    <w:p w14:paraId="4368D8AC" w14:textId="77777777" w:rsidR="005742B0" w:rsidRDefault="005742B0" w:rsidP="007D1754">
      <w:pPr>
        <w:pStyle w:val="CommentText"/>
      </w:pPr>
      <w:r>
        <w:t>Residual standard error: 0.128 on 7 degrees of freedom</w:t>
      </w:r>
    </w:p>
    <w:p w14:paraId="284D140E" w14:textId="77777777" w:rsidR="005742B0" w:rsidRDefault="005742B0" w:rsidP="007D1754">
      <w:pPr>
        <w:pStyle w:val="CommentText"/>
      </w:pPr>
      <w:r>
        <w:t>Multiple R-squared:  0.7232,</w:t>
      </w:r>
      <w:r>
        <w:tab/>
        <w:t xml:space="preserve">Adjusted R-squared:  0.6442 </w:t>
      </w:r>
    </w:p>
    <w:p w14:paraId="7A5762B9" w14:textId="30072132" w:rsidR="005742B0" w:rsidRDefault="005742B0" w:rsidP="007D1754">
      <w:pPr>
        <w:pStyle w:val="CommentText"/>
      </w:pPr>
      <w:r>
        <w:t>F-statistic: 9.146 on 2 and 7 DF,  p-value: 0.01115</w:t>
      </w:r>
    </w:p>
  </w:comment>
  <w:comment w:id="37" w:author="Ole Shelton" w:date="2017-12-01T10:40:00Z" w:initials="AOS">
    <w:p w14:paraId="1F44F8EE" w14:textId="71B986EF" w:rsidR="003609E5" w:rsidRDefault="003609E5">
      <w:pPr>
        <w:pStyle w:val="CommentText"/>
      </w:pPr>
      <w:r>
        <w:rPr>
          <w:rStyle w:val="CommentReference"/>
        </w:rPr>
        <w:annotationRef/>
      </w:r>
      <w:r>
        <w:t>Alternate figure version using the average number of otters present at each site in each time period.</w:t>
      </w:r>
    </w:p>
    <w:p w14:paraId="33BFAA86" w14:textId="77777777" w:rsidR="003609E5" w:rsidRDefault="003609E5">
      <w:pPr>
        <w:pStyle w:val="CommentText"/>
      </w:pPr>
    </w:p>
    <w:p w14:paraId="0152C974" w14:textId="340E7C4E" w:rsidR="003609E5" w:rsidRDefault="003609E5">
      <w:pPr>
        <w:pStyle w:val="CommentText"/>
      </w:pPr>
      <w:r>
        <w:rPr>
          <w:rFonts w:ascii="Times New Roman" w:hAnsi="Times New Roman" w:cs="Times New Roman"/>
          <w:noProof/>
          <w:sz w:val="24"/>
          <w:szCs w:val="24"/>
        </w:rPr>
        <w:drawing>
          <wp:inline distT="0" distB="0" distL="0" distR="0" wp14:anchorId="6F2C023A" wp14:editId="065E5699">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735CB5" w15:done="0"/>
  <w15:commentEx w15:paraId="2686CB3F" w15:done="0"/>
  <w15:commentEx w15:paraId="55F487DF" w15:done="0"/>
  <w15:commentEx w15:paraId="55F7FD50" w15:done="0"/>
  <w15:commentEx w15:paraId="0C9F245F" w15:done="0"/>
  <w15:commentEx w15:paraId="14284D48" w15:done="0"/>
  <w15:commentEx w15:paraId="0201CD9E" w15:done="0"/>
  <w15:commentEx w15:paraId="309A5DB2" w15:done="0"/>
  <w15:commentEx w15:paraId="25A7FBED" w15:done="0"/>
  <w15:commentEx w15:paraId="7A5762B9" w15:done="0"/>
  <w15:commentEx w15:paraId="0152C97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0E7E1" w14:textId="77777777" w:rsidR="00A015B7" w:rsidRDefault="00A015B7" w:rsidP="001D5F25">
      <w:pPr>
        <w:spacing w:after="0" w:line="240" w:lineRule="auto"/>
      </w:pPr>
      <w:r>
        <w:separator/>
      </w:r>
    </w:p>
  </w:endnote>
  <w:endnote w:type="continuationSeparator" w:id="0">
    <w:p w14:paraId="6975210D" w14:textId="77777777" w:rsidR="00A015B7" w:rsidRDefault="00A015B7"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0B929323" w:rsidR="005742B0" w:rsidRDefault="005742B0">
        <w:pPr>
          <w:pStyle w:val="Footer"/>
          <w:jc w:val="right"/>
        </w:pPr>
        <w:r>
          <w:fldChar w:fldCharType="begin"/>
        </w:r>
        <w:r>
          <w:instrText xml:space="preserve"> PAGE   \* MERGEFORMAT </w:instrText>
        </w:r>
        <w:r>
          <w:fldChar w:fldCharType="separate"/>
        </w:r>
        <w:r w:rsidR="002E533A">
          <w:rPr>
            <w:noProof/>
          </w:rPr>
          <w:t>19</w:t>
        </w:r>
        <w:r>
          <w:rPr>
            <w:noProof/>
          </w:rPr>
          <w:fldChar w:fldCharType="end"/>
        </w:r>
      </w:p>
    </w:sdtContent>
  </w:sdt>
  <w:p w14:paraId="7730144E" w14:textId="77777777" w:rsidR="005742B0" w:rsidRDefault="005742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948AA" w14:textId="77777777" w:rsidR="00A015B7" w:rsidRDefault="00A015B7" w:rsidP="001D5F25">
      <w:pPr>
        <w:spacing w:after="0" w:line="240" w:lineRule="auto"/>
      </w:pPr>
      <w:r>
        <w:separator/>
      </w:r>
    </w:p>
  </w:footnote>
  <w:footnote w:type="continuationSeparator" w:id="0">
    <w:p w14:paraId="25DCC64F" w14:textId="77777777" w:rsidR="00A015B7" w:rsidRDefault="00A015B7"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489A"/>
    <w:rsid w:val="00007BCA"/>
    <w:rsid w:val="000140F0"/>
    <w:rsid w:val="00015232"/>
    <w:rsid w:val="00015878"/>
    <w:rsid w:val="00016F93"/>
    <w:rsid w:val="0002404A"/>
    <w:rsid w:val="000336C9"/>
    <w:rsid w:val="000345FA"/>
    <w:rsid w:val="00035310"/>
    <w:rsid w:val="00037C85"/>
    <w:rsid w:val="000437FF"/>
    <w:rsid w:val="00051059"/>
    <w:rsid w:val="00055AE1"/>
    <w:rsid w:val="00075CE5"/>
    <w:rsid w:val="000824B9"/>
    <w:rsid w:val="00086774"/>
    <w:rsid w:val="000933A8"/>
    <w:rsid w:val="00095123"/>
    <w:rsid w:val="000A3806"/>
    <w:rsid w:val="000A3EF8"/>
    <w:rsid w:val="000A423E"/>
    <w:rsid w:val="000A50D1"/>
    <w:rsid w:val="000A69E2"/>
    <w:rsid w:val="000B22EB"/>
    <w:rsid w:val="000B4409"/>
    <w:rsid w:val="000C3269"/>
    <w:rsid w:val="000C6B87"/>
    <w:rsid w:val="000C6ED6"/>
    <w:rsid w:val="000D0C5B"/>
    <w:rsid w:val="000D25C3"/>
    <w:rsid w:val="000D788C"/>
    <w:rsid w:val="000E30A8"/>
    <w:rsid w:val="000F08C9"/>
    <w:rsid w:val="000F51AE"/>
    <w:rsid w:val="0010045F"/>
    <w:rsid w:val="00106D92"/>
    <w:rsid w:val="001110EE"/>
    <w:rsid w:val="001131DC"/>
    <w:rsid w:val="0011350E"/>
    <w:rsid w:val="00115E99"/>
    <w:rsid w:val="00127A46"/>
    <w:rsid w:val="00133843"/>
    <w:rsid w:val="00136355"/>
    <w:rsid w:val="00142BB4"/>
    <w:rsid w:val="001477B3"/>
    <w:rsid w:val="00157812"/>
    <w:rsid w:val="001615D4"/>
    <w:rsid w:val="001651BF"/>
    <w:rsid w:val="00167CFD"/>
    <w:rsid w:val="001710FB"/>
    <w:rsid w:val="00177BB9"/>
    <w:rsid w:val="0018150D"/>
    <w:rsid w:val="001815AF"/>
    <w:rsid w:val="0018710D"/>
    <w:rsid w:val="001943D5"/>
    <w:rsid w:val="001A3EE3"/>
    <w:rsid w:val="001A6CCE"/>
    <w:rsid w:val="001A7185"/>
    <w:rsid w:val="001B1B95"/>
    <w:rsid w:val="001B2DF6"/>
    <w:rsid w:val="001B3916"/>
    <w:rsid w:val="001B4AB9"/>
    <w:rsid w:val="001B4BF3"/>
    <w:rsid w:val="001C645B"/>
    <w:rsid w:val="001C6B10"/>
    <w:rsid w:val="001C7D81"/>
    <w:rsid w:val="001D5F25"/>
    <w:rsid w:val="001E05ED"/>
    <w:rsid w:val="001E2AC3"/>
    <w:rsid w:val="001E2F1E"/>
    <w:rsid w:val="001E6FFA"/>
    <w:rsid w:val="001F1E1B"/>
    <w:rsid w:val="001F3C2E"/>
    <w:rsid w:val="002054AB"/>
    <w:rsid w:val="00206888"/>
    <w:rsid w:val="00206F21"/>
    <w:rsid w:val="00213295"/>
    <w:rsid w:val="00220681"/>
    <w:rsid w:val="002229E9"/>
    <w:rsid w:val="00223D08"/>
    <w:rsid w:val="002252CC"/>
    <w:rsid w:val="002305D4"/>
    <w:rsid w:val="00231297"/>
    <w:rsid w:val="00231C97"/>
    <w:rsid w:val="00236260"/>
    <w:rsid w:val="0024088A"/>
    <w:rsid w:val="00242F3C"/>
    <w:rsid w:val="00244886"/>
    <w:rsid w:val="00251B64"/>
    <w:rsid w:val="00256094"/>
    <w:rsid w:val="00260C9C"/>
    <w:rsid w:val="0026119E"/>
    <w:rsid w:val="00264472"/>
    <w:rsid w:val="00264EBD"/>
    <w:rsid w:val="00266A77"/>
    <w:rsid w:val="00267BD9"/>
    <w:rsid w:val="00272A93"/>
    <w:rsid w:val="002730AC"/>
    <w:rsid w:val="002775E2"/>
    <w:rsid w:val="002834A5"/>
    <w:rsid w:val="002834E1"/>
    <w:rsid w:val="0028595E"/>
    <w:rsid w:val="00291253"/>
    <w:rsid w:val="002A7F60"/>
    <w:rsid w:val="002B2FAF"/>
    <w:rsid w:val="002B4DEA"/>
    <w:rsid w:val="002C0F2A"/>
    <w:rsid w:val="002C122D"/>
    <w:rsid w:val="002C1F54"/>
    <w:rsid w:val="002D0ED7"/>
    <w:rsid w:val="002D2C8C"/>
    <w:rsid w:val="002D3742"/>
    <w:rsid w:val="002D395B"/>
    <w:rsid w:val="002D5800"/>
    <w:rsid w:val="002E3363"/>
    <w:rsid w:val="002E533A"/>
    <w:rsid w:val="002F0E48"/>
    <w:rsid w:val="002F1078"/>
    <w:rsid w:val="002F4F9E"/>
    <w:rsid w:val="00301736"/>
    <w:rsid w:val="0030247A"/>
    <w:rsid w:val="0031200A"/>
    <w:rsid w:val="00313E62"/>
    <w:rsid w:val="00316106"/>
    <w:rsid w:val="00320BA6"/>
    <w:rsid w:val="00320BFE"/>
    <w:rsid w:val="003211A7"/>
    <w:rsid w:val="00323E60"/>
    <w:rsid w:val="0032407D"/>
    <w:rsid w:val="00325D4A"/>
    <w:rsid w:val="00331DFA"/>
    <w:rsid w:val="0033217D"/>
    <w:rsid w:val="00332BDB"/>
    <w:rsid w:val="0033579D"/>
    <w:rsid w:val="003372E1"/>
    <w:rsid w:val="00340FA3"/>
    <w:rsid w:val="0034446D"/>
    <w:rsid w:val="003536A3"/>
    <w:rsid w:val="00355202"/>
    <w:rsid w:val="00356216"/>
    <w:rsid w:val="003576EA"/>
    <w:rsid w:val="003609E5"/>
    <w:rsid w:val="0036255F"/>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3FFA"/>
    <w:rsid w:val="003C5294"/>
    <w:rsid w:val="003C57A1"/>
    <w:rsid w:val="003D1CCD"/>
    <w:rsid w:val="003D1D77"/>
    <w:rsid w:val="003E45D4"/>
    <w:rsid w:val="003E4CB9"/>
    <w:rsid w:val="003E6C90"/>
    <w:rsid w:val="003F675F"/>
    <w:rsid w:val="00420C32"/>
    <w:rsid w:val="00422360"/>
    <w:rsid w:val="004242E4"/>
    <w:rsid w:val="004278B2"/>
    <w:rsid w:val="00434735"/>
    <w:rsid w:val="00435703"/>
    <w:rsid w:val="0043634C"/>
    <w:rsid w:val="00443DCB"/>
    <w:rsid w:val="00445D80"/>
    <w:rsid w:val="00453521"/>
    <w:rsid w:val="004563B1"/>
    <w:rsid w:val="00457371"/>
    <w:rsid w:val="0046160B"/>
    <w:rsid w:val="0046456B"/>
    <w:rsid w:val="00466DC3"/>
    <w:rsid w:val="0046713D"/>
    <w:rsid w:val="00467531"/>
    <w:rsid w:val="00467D12"/>
    <w:rsid w:val="00470FF0"/>
    <w:rsid w:val="00474090"/>
    <w:rsid w:val="00475966"/>
    <w:rsid w:val="0048093C"/>
    <w:rsid w:val="0048158C"/>
    <w:rsid w:val="0048544C"/>
    <w:rsid w:val="00485623"/>
    <w:rsid w:val="004902C0"/>
    <w:rsid w:val="0049066F"/>
    <w:rsid w:val="004940F4"/>
    <w:rsid w:val="00495DD6"/>
    <w:rsid w:val="004A0561"/>
    <w:rsid w:val="004A11B6"/>
    <w:rsid w:val="004A19CD"/>
    <w:rsid w:val="004A3CD3"/>
    <w:rsid w:val="004A6145"/>
    <w:rsid w:val="004A79AD"/>
    <w:rsid w:val="004B1ABF"/>
    <w:rsid w:val="004B210F"/>
    <w:rsid w:val="004B4E9F"/>
    <w:rsid w:val="004B7925"/>
    <w:rsid w:val="004D2FD8"/>
    <w:rsid w:val="004E355B"/>
    <w:rsid w:val="005022BB"/>
    <w:rsid w:val="00502724"/>
    <w:rsid w:val="0050274A"/>
    <w:rsid w:val="00503DA9"/>
    <w:rsid w:val="00510746"/>
    <w:rsid w:val="00512DDE"/>
    <w:rsid w:val="00514806"/>
    <w:rsid w:val="00515753"/>
    <w:rsid w:val="00522FFF"/>
    <w:rsid w:val="00531481"/>
    <w:rsid w:val="00533374"/>
    <w:rsid w:val="005365FF"/>
    <w:rsid w:val="0054174A"/>
    <w:rsid w:val="00547D7D"/>
    <w:rsid w:val="005568F0"/>
    <w:rsid w:val="00560B60"/>
    <w:rsid w:val="005619A3"/>
    <w:rsid w:val="00562380"/>
    <w:rsid w:val="00562E1D"/>
    <w:rsid w:val="00573668"/>
    <w:rsid w:val="005742B0"/>
    <w:rsid w:val="005753CE"/>
    <w:rsid w:val="00580D80"/>
    <w:rsid w:val="00584C7A"/>
    <w:rsid w:val="005859E0"/>
    <w:rsid w:val="00593175"/>
    <w:rsid w:val="00594A07"/>
    <w:rsid w:val="0059708B"/>
    <w:rsid w:val="005A1AC8"/>
    <w:rsid w:val="005A399E"/>
    <w:rsid w:val="005B0999"/>
    <w:rsid w:val="005B2C13"/>
    <w:rsid w:val="005B503D"/>
    <w:rsid w:val="005B71FA"/>
    <w:rsid w:val="005B7857"/>
    <w:rsid w:val="005C4C0D"/>
    <w:rsid w:val="005C50C3"/>
    <w:rsid w:val="005D0665"/>
    <w:rsid w:val="005D1E3D"/>
    <w:rsid w:val="005D4873"/>
    <w:rsid w:val="005D6920"/>
    <w:rsid w:val="005D7DFD"/>
    <w:rsid w:val="005E1062"/>
    <w:rsid w:val="005E690A"/>
    <w:rsid w:val="005F15BF"/>
    <w:rsid w:val="005F6C85"/>
    <w:rsid w:val="005F6D06"/>
    <w:rsid w:val="00600387"/>
    <w:rsid w:val="006016BE"/>
    <w:rsid w:val="006070A5"/>
    <w:rsid w:val="006074B4"/>
    <w:rsid w:val="00607E6A"/>
    <w:rsid w:val="006116C6"/>
    <w:rsid w:val="00625575"/>
    <w:rsid w:val="00625B74"/>
    <w:rsid w:val="00641582"/>
    <w:rsid w:val="006438ED"/>
    <w:rsid w:val="00652CCB"/>
    <w:rsid w:val="00654790"/>
    <w:rsid w:val="00655068"/>
    <w:rsid w:val="00657F65"/>
    <w:rsid w:val="006633A0"/>
    <w:rsid w:val="006653E5"/>
    <w:rsid w:val="006654D6"/>
    <w:rsid w:val="00667ACD"/>
    <w:rsid w:val="00672226"/>
    <w:rsid w:val="0067234F"/>
    <w:rsid w:val="00673F04"/>
    <w:rsid w:val="00680FF7"/>
    <w:rsid w:val="00684D6B"/>
    <w:rsid w:val="00692369"/>
    <w:rsid w:val="006A10D8"/>
    <w:rsid w:val="006A3707"/>
    <w:rsid w:val="006B043B"/>
    <w:rsid w:val="006B1145"/>
    <w:rsid w:val="006B281F"/>
    <w:rsid w:val="006B3A54"/>
    <w:rsid w:val="006B7F85"/>
    <w:rsid w:val="006C04F4"/>
    <w:rsid w:val="006C337C"/>
    <w:rsid w:val="006D2E86"/>
    <w:rsid w:val="006D2E8E"/>
    <w:rsid w:val="006D73BF"/>
    <w:rsid w:val="006E335D"/>
    <w:rsid w:val="006E39F1"/>
    <w:rsid w:val="006F09B8"/>
    <w:rsid w:val="006F582B"/>
    <w:rsid w:val="00704510"/>
    <w:rsid w:val="00707B5F"/>
    <w:rsid w:val="0071308F"/>
    <w:rsid w:val="0072260D"/>
    <w:rsid w:val="007231E5"/>
    <w:rsid w:val="00724EAC"/>
    <w:rsid w:val="00726169"/>
    <w:rsid w:val="007306CA"/>
    <w:rsid w:val="00731C39"/>
    <w:rsid w:val="00732281"/>
    <w:rsid w:val="007354B3"/>
    <w:rsid w:val="00740EAB"/>
    <w:rsid w:val="00741B09"/>
    <w:rsid w:val="0074247E"/>
    <w:rsid w:val="0074411B"/>
    <w:rsid w:val="0076083F"/>
    <w:rsid w:val="00762599"/>
    <w:rsid w:val="00772686"/>
    <w:rsid w:val="0077345D"/>
    <w:rsid w:val="00774C7A"/>
    <w:rsid w:val="0077562A"/>
    <w:rsid w:val="007A0450"/>
    <w:rsid w:val="007A0FBB"/>
    <w:rsid w:val="007A19AA"/>
    <w:rsid w:val="007A3631"/>
    <w:rsid w:val="007A7714"/>
    <w:rsid w:val="007B0150"/>
    <w:rsid w:val="007B0686"/>
    <w:rsid w:val="007B15B3"/>
    <w:rsid w:val="007B38A9"/>
    <w:rsid w:val="007B4590"/>
    <w:rsid w:val="007C21D6"/>
    <w:rsid w:val="007C583B"/>
    <w:rsid w:val="007D0372"/>
    <w:rsid w:val="007D1754"/>
    <w:rsid w:val="007D7980"/>
    <w:rsid w:val="007E0AB0"/>
    <w:rsid w:val="007F630F"/>
    <w:rsid w:val="00804CA4"/>
    <w:rsid w:val="0081501E"/>
    <w:rsid w:val="0081691B"/>
    <w:rsid w:val="00822071"/>
    <w:rsid w:val="00822E86"/>
    <w:rsid w:val="00824940"/>
    <w:rsid w:val="008267A0"/>
    <w:rsid w:val="008340F1"/>
    <w:rsid w:val="0083451E"/>
    <w:rsid w:val="0084260D"/>
    <w:rsid w:val="0084429D"/>
    <w:rsid w:val="008475ED"/>
    <w:rsid w:val="00847B4A"/>
    <w:rsid w:val="00850F94"/>
    <w:rsid w:val="00853704"/>
    <w:rsid w:val="00856D62"/>
    <w:rsid w:val="008571BB"/>
    <w:rsid w:val="00857F94"/>
    <w:rsid w:val="00862219"/>
    <w:rsid w:val="00863D60"/>
    <w:rsid w:val="00863FD5"/>
    <w:rsid w:val="00864B50"/>
    <w:rsid w:val="00866B9D"/>
    <w:rsid w:val="008725CB"/>
    <w:rsid w:val="008750BC"/>
    <w:rsid w:val="0087767F"/>
    <w:rsid w:val="008829D7"/>
    <w:rsid w:val="00883C03"/>
    <w:rsid w:val="008845C2"/>
    <w:rsid w:val="00885440"/>
    <w:rsid w:val="008874C1"/>
    <w:rsid w:val="00894856"/>
    <w:rsid w:val="00895527"/>
    <w:rsid w:val="00895580"/>
    <w:rsid w:val="008A1066"/>
    <w:rsid w:val="008A4F00"/>
    <w:rsid w:val="008A6921"/>
    <w:rsid w:val="008B09E4"/>
    <w:rsid w:val="008C0963"/>
    <w:rsid w:val="008C2534"/>
    <w:rsid w:val="008C5D7F"/>
    <w:rsid w:val="008C5E65"/>
    <w:rsid w:val="008E5565"/>
    <w:rsid w:val="008F0498"/>
    <w:rsid w:val="008F1128"/>
    <w:rsid w:val="008F4C32"/>
    <w:rsid w:val="00901C78"/>
    <w:rsid w:val="00904922"/>
    <w:rsid w:val="00907DB4"/>
    <w:rsid w:val="00914F34"/>
    <w:rsid w:val="009249E0"/>
    <w:rsid w:val="009303A6"/>
    <w:rsid w:val="00935B20"/>
    <w:rsid w:val="00936004"/>
    <w:rsid w:val="0093607C"/>
    <w:rsid w:val="0093719B"/>
    <w:rsid w:val="0094033C"/>
    <w:rsid w:val="00943C28"/>
    <w:rsid w:val="0095483D"/>
    <w:rsid w:val="00955F29"/>
    <w:rsid w:val="00960441"/>
    <w:rsid w:val="00961156"/>
    <w:rsid w:val="00961800"/>
    <w:rsid w:val="009633B1"/>
    <w:rsid w:val="009721A7"/>
    <w:rsid w:val="009727B4"/>
    <w:rsid w:val="00975EF7"/>
    <w:rsid w:val="009762D4"/>
    <w:rsid w:val="00980275"/>
    <w:rsid w:val="00980832"/>
    <w:rsid w:val="00990B91"/>
    <w:rsid w:val="0099573E"/>
    <w:rsid w:val="009A608F"/>
    <w:rsid w:val="009B5122"/>
    <w:rsid w:val="009C4A37"/>
    <w:rsid w:val="009C59CF"/>
    <w:rsid w:val="009C5D3E"/>
    <w:rsid w:val="009D481E"/>
    <w:rsid w:val="009D580B"/>
    <w:rsid w:val="009D5A97"/>
    <w:rsid w:val="009D6549"/>
    <w:rsid w:val="009D6A12"/>
    <w:rsid w:val="009D7162"/>
    <w:rsid w:val="009E137D"/>
    <w:rsid w:val="009E2565"/>
    <w:rsid w:val="009E5164"/>
    <w:rsid w:val="009E74CB"/>
    <w:rsid w:val="009F00BB"/>
    <w:rsid w:val="009F0792"/>
    <w:rsid w:val="009F1DB6"/>
    <w:rsid w:val="009F3627"/>
    <w:rsid w:val="009F52CD"/>
    <w:rsid w:val="009F6DB3"/>
    <w:rsid w:val="00A00FE2"/>
    <w:rsid w:val="00A0121A"/>
    <w:rsid w:val="00A015B7"/>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3FD2"/>
    <w:rsid w:val="00AA544B"/>
    <w:rsid w:val="00AA6923"/>
    <w:rsid w:val="00AA736C"/>
    <w:rsid w:val="00AB05BB"/>
    <w:rsid w:val="00AB0A26"/>
    <w:rsid w:val="00AB16DE"/>
    <w:rsid w:val="00AB29B4"/>
    <w:rsid w:val="00AB651E"/>
    <w:rsid w:val="00AB7397"/>
    <w:rsid w:val="00AC096A"/>
    <w:rsid w:val="00AC152A"/>
    <w:rsid w:val="00AC5069"/>
    <w:rsid w:val="00AC55FB"/>
    <w:rsid w:val="00AC7B52"/>
    <w:rsid w:val="00AD4EC9"/>
    <w:rsid w:val="00AD7137"/>
    <w:rsid w:val="00AE0032"/>
    <w:rsid w:val="00AE44DD"/>
    <w:rsid w:val="00AE5A81"/>
    <w:rsid w:val="00AF1351"/>
    <w:rsid w:val="00AF2AAF"/>
    <w:rsid w:val="00AF4390"/>
    <w:rsid w:val="00AF5154"/>
    <w:rsid w:val="00B00A68"/>
    <w:rsid w:val="00B0753D"/>
    <w:rsid w:val="00B07638"/>
    <w:rsid w:val="00B10915"/>
    <w:rsid w:val="00B10A24"/>
    <w:rsid w:val="00B12C36"/>
    <w:rsid w:val="00B22A8F"/>
    <w:rsid w:val="00B25FEB"/>
    <w:rsid w:val="00B274F6"/>
    <w:rsid w:val="00B44F9D"/>
    <w:rsid w:val="00B607BF"/>
    <w:rsid w:val="00B63FF4"/>
    <w:rsid w:val="00B71902"/>
    <w:rsid w:val="00B84F55"/>
    <w:rsid w:val="00B928AA"/>
    <w:rsid w:val="00B93E4B"/>
    <w:rsid w:val="00B9463D"/>
    <w:rsid w:val="00BB081F"/>
    <w:rsid w:val="00BB338B"/>
    <w:rsid w:val="00BC0586"/>
    <w:rsid w:val="00BC45C3"/>
    <w:rsid w:val="00BC7853"/>
    <w:rsid w:val="00BD1502"/>
    <w:rsid w:val="00BD2C98"/>
    <w:rsid w:val="00BE0ACA"/>
    <w:rsid w:val="00BE26FC"/>
    <w:rsid w:val="00BE3298"/>
    <w:rsid w:val="00BE336B"/>
    <w:rsid w:val="00BE34AA"/>
    <w:rsid w:val="00BE38E3"/>
    <w:rsid w:val="00BE4771"/>
    <w:rsid w:val="00BE6DBA"/>
    <w:rsid w:val="00BF0547"/>
    <w:rsid w:val="00BF7270"/>
    <w:rsid w:val="00BF7AE1"/>
    <w:rsid w:val="00C00310"/>
    <w:rsid w:val="00C02387"/>
    <w:rsid w:val="00C0317B"/>
    <w:rsid w:val="00C03DCA"/>
    <w:rsid w:val="00C04408"/>
    <w:rsid w:val="00C052BB"/>
    <w:rsid w:val="00C15705"/>
    <w:rsid w:val="00C16271"/>
    <w:rsid w:val="00C1717E"/>
    <w:rsid w:val="00C20890"/>
    <w:rsid w:val="00C24347"/>
    <w:rsid w:val="00C31C3A"/>
    <w:rsid w:val="00C35F23"/>
    <w:rsid w:val="00C424C7"/>
    <w:rsid w:val="00C44463"/>
    <w:rsid w:val="00C55BC7"/>
    <w:rsid w:val="00C65B61"/>
    <w:rsid w:val="00C72B5B"/>
    <w:rsid w:val="00C7428B"/>
    <w:rsid w:val="00C74747"/>
    <w:rsid w:val="00C75FDB"/>
    <w:rsid w:val="00C769F9"/>
    <w:rsid w:val="00C77F2A"/>
    <w:rsid w:val="00C8037B"/>
    <w:rsid w:val="00C813F3"/>
    <w:rsid w:val="00C9171F"/>
    <w:rsid w:val="00C92335"/>
    <w:rsid w:val="00C9622C"/>
    <w:rsid w:val="00CA12C2"/>
    <w:rsid w:val="00CB10C3"/>
    <w:rsid w:val="00CB6738"/>
    <w:rsid w:val="00CC22CD"/>
    <w:rsid w:val="00CC39A0"/>
    <w:rsid w:val="00CC50CE"/>
    <w:rsid w:val="00CD19C9"/>
    <w:rsid w:val="00CD1EE3"/>
    <w:rsid w:val="00CD2E36"/>
    <w:rsid w:val="00CE74FA"/>
    <w:rsid w:val="00CF068C"/>
    <w:rsid w:val="00CF6D63"/>
    <w:rsid w:val="00CF793D"/>
    <w:rsid w:val="00D006C1"/>
    <w:rsid w:val="00D21A85"/>
    <w:rsid w:val="00D24F14"/>
    <w:rsid w:val="00D255B7"/>
    <w:rsid w:val="00D362D3"/>
    <w:rsid w:val="00D44BB8"/>
    <w:rsid w:val="00D55777"/>
    <w:rsid w:val="00D5637D"/>
    <w:rsid w:val="00D65AF5"/>
    <w:rsid w:val="00D70EEC"/>
    <w:rsid w:val="00D742F8"/>
    <w:rsid w:val="00D82F94"/>
    <w:rsid w:val="00D83192"/>
    <w:rsid w:val="00D85CD7"/>
    <w:rsid w:val="00D92B02"/>
    <w:rsid w:val="00DA15EC"/>
    <w:rsid w:val="00DA2376"/>
    <w:rsid w:val="00DB121B"/>
    <w:rsid w:val="00DB351F"/>
    <w:rsid w:val="00DB4238"/>
    <w:rsid w:val="00DB5412"/>
    <w:rsid w:val="00DB6A4C"/>
    <w:rsid w:val="00DC420F"/>
    <w:rsid w:val="00DC5900"/>
    <w:rsid w:val="00DC590D"/>
    <w:rsid w:val="00DC6C2D"/>
    <w:rsid w:val="00DD601F"/>
    <w:rsid w:val="00DE12E9"/>
    <w:rsid w:val="00DE6451"/>
    <w:rsid w:val="00DF0A11"/>
    <w:rsid w:val="00DF232A"/>
    <w:rsid w:val="00DF2D88"/>
    <w:rsid w:val="00DF3BBE"/>
    <w:rsid w:val="00DF5A9F"/>
    <w:rsid w:val="00E13A50"/>
    <w:rsid w:val="00E159EF"/>
    <w:rsid w:val="00E15FB1"/>
    <w:rsid w:val="00E24344"/>
    <w:rsid w:val="00E342D0"/>
    <w:rsid w:val="00E367A0"/>
    <w:rsid w:val="00E377F7"/>
    <w:rsid w:val="00E40B1A"/>
    <w:rsid w:val="00E4547A"/>
    <w:rsid w:val="00E47044"/>
    <w:rsid w:val="00E51146"/>
    <w:rsid w:val="00E51B4B"/>
    <w:rsid w:val="00E529B5"/>
    <w:rsid w:val="00E537A7"/>
    <w:rsid w:val="00E53822"/>
    <w:rsid w:val="00E63691"/>
    <w:rsid w:val="00E64EB7"/>
    <w:rsid w:val="00E66F6B"/>
    <w:rsid w:val="00E70C68"/>
    <w:rsid w:val="00E74200"/>
    <w:rsid w:val="00E742A9"/>
    <w:rsid w:val="00E847C4"/>
    <w:rsid w:val="00E8513D"/>
    <w:rsid w:val="00E90A88"/>
    <w:rsid w:val="00E91F0E"/>
    <w:rsid w:val="00E9571E"/>
    <w:rsid w:val="00EA025B"/>
    <w:rsid w:val="00EA0B1B"/>
    <w:rsid w:val="00EA161D"/>
    <w:rsid w:val="00EA1A60"/>
    <w:rsid w:val="00EA241A"/>
    <w:rsid w:val="00EA4AF7"/>
    <w:rsid w:val="00EB1D53"/>
    <w:rsid w:val="00EB67E6"/>
    <w:rsid w:val="00EB6FA5"/>
    <w:rsid w:val="00EB7E71"/>
    <w:rsid w:val="00EC4BAA"/>
    <w:rsid w:val="00EC6764"/>
    <w:rsid w:val="00ED07DA"/>
    <w:rsid w:val="00ED12D3"/>
    <w:rsid w:val="00ED2121"/>
    <w:rsid w:val="00ED290A"/>
    <w:rsid w:val="00ED4AD3"/>
    <w:rsid w:val="00EE08BD"/>
    <w:rsid w:val="00EE297B"/>
    <w:rsid w:val="00EE3789"/>
    <w:rsid w:val="00EE3EE2"/>
    <w:rsid w:val="00EE4324"/>
    <w:rsid w:val="00EF0972"/>
    <w:rsid w:val="00EF1D59"/>
    <w:rsid w:val="00EF6080"/>
    <w:rsid w:val="00F0243E"/>
    <w:rsid w:val="00F068C0"/>
    <w:rsid w:val="00F12E0E"/>
    <w:rsid w:val="00F12F6B"/>
    <w:rsid w:val="00F164CA"/>
    <w:rsid w:val="00F207C9"/>
    <w:rsid w:val="00F21E8C"/>
    <w:rsid w:val="00F2419C"/>
    <w:rsid w:val="00F33E74"/>
    <w:rsid w:val="00F340CD"/>
    <w:rsid w:val="00F346BB"/>
    <w:rsid w:val="00F37A2C"/>
    <w:rsid w:val="00F41FD9"/>
    <w:rsid w:val="00F47F83"/>
    <w:rsid w:val="00F531D9"/>
    <w:rsid w:val="00F542F8"/>
    <w:rsid w:val="00F54CBF"/>
    <w:rsid w:val="00F55396"/>
    <w:rsid w:val="00F61DFC"/>
    <w:rsid w:val="00F62558"/>
    <w:rsid w:val="00F6740E"/>
    <w:rsid w:val="00F720CD"/>
    <w:rsid w:val="00F76E00"/>
    <w:rsid w:val="00F81784"/>
    <w:rsid w:val="00F83DD0"/>
    <w:rsid w:val="00F87B3D"/>
    <w:rsid w:val="00F94294"/>
    <w:rsid w:val="00F95BFE"/>
    <w:rsid w:val="00FA31AE"/>
    <w:rsid w:val="00FA4134"/>
    <w:rsid w:val="00FB14B1"/>
    <w:rsid w:val="00FB3A64"/>
    <w:rsid w:val="00FB4CFE"/>
    <w:rsid w:val="00FB62E0"/>
    <w:rsid w:val="00FC2ABF"/>
    <w:rsid w:val="00FC6241"/>
    <w:rsid w:val="00FD0CB6"/>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image" Target="media/image7.emf"/></Relationship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2.jpeg"/><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596"/>
    <w:rsid w:val="00283596"/>
    <w:rsid w:val="00B31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35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73D99-A91F-934E-866D-930B4B710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35</Pages>
  <Words>12150</Words>
  <Characters>69255</Characters>
  <Application>Microsoft Macintosh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81243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29</cp:revision>
  <dcterms:created xsi:type="dcterms:W3CDTF">2017-11-30T23:48:00Z</dcterms:created>
  <dcterms:modified xsi:type="dcterms:W3CDTF">2017-12-01T20:18:00Z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id="http://www.zotero.org/styles/marine-ecology-progress-series"/&gt;&lt;hasBiblio/&gt;&lt;format class="21"/&gt;&lt;count citations="12" publications="7"/&gt;&lt;/info&gt;PAPERS2_INFO_END</vt:lpwstr>
  </property>
</Properties>
</file>