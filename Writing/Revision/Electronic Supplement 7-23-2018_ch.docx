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CA6F9" w14:textId="77777777" w:rsidR="00283FAD" w:rsidRPr="00283FAD" w:rsidRDefault="00283FAD" w:rsidP="000B481A">
      <w:pPr>
        <w:outlineLvl w:val="0"/>
        <w:rPr>
          <w:rFonts w:ascii="Times" w:hAnsi="Times" w:cs="Times New Roman"/>
          <w:b/>
          <w:sz w:val="24"/>
          <w:szCs w:val="24"/>
        </w:rPr>
      </w:pPr>
      <w:r w:rsidRPr="00283FAD">
        <w:rPr>
          <w:rFonts w:ascii="Times" w:hAnsi="Times" w:cs="Times New Roman"/>
          <w:b/>
          <w:sz w:val="24"/>
          <w:szCs w:val="24"/>
        </w:rPr>
        <w:t xml:space="preserve">Electronic Supplement for Shelton et al. </w:t>
      </w:r>
    </w:p>
    <w:p w14:paraId="7DDE85A1" w14:textId="77777777" w:rsidR="00BD62B4" w:rsidRDefault="00BD62B4" w:rsidP="000B481A">
      <w:pPr>
        <w:outlineLvl w:val="0"/>
        <w:rPr>
          <w:rFonts w:ascii="Times" w:hAnsi="Times" w:cs="Times New Roman"/>
          <w:sz w:val="24"/>
          <w:szCs w:val="24"/>
        </w:rPr>
      </w:pPr>
    </w:p>
    <w:p w14:paraId="5CB97643" w14:textId="77777777" w:rsidR="00BD62B4" w:rsidRPr="00BD62B4" w:rsidRDefault="00BD62B4" w:rsidP="000B481A">
      <w:pPr>
        <w:outlineLvl w:val="0"/>
        <w:rPr>
          <w:rFonts w:ascii="Times" w:hAnsi="Times" w:cs="Times New Roman"/>
          <w:b/>
          <w:sz w:val="24"/>
          <w:szCs w:val="24"/>
        </w:rPr>
      </w:pPr>
      <w:r w:rsidRPr="00BD62B4">
        <w:rPr>
          <w:rFonts w:ascii="Times" w:hAnsi="Times" w:cs="Times New Roman"/>
          <w:b/>
          <w:sz w:val="24"/>
          <w:szCs w:val="24"/>
        </w:rPr>
        <w:t>Wave exposure calculations</w:t>
      </w:r>
    </w:p>
    <w:p w14:paraId="51FABD15" w14:textId="6333BFF4" w:rsidR="00BD62B4" w:rsidRPr="00ED1AAA" w:rsidRDefault="00CA65F7" w:rsidP="00BD62B4">
      <w:pPr>
        <w:spacing w:after="0" w:line="480" w:lineRule="auto"/>
        <w:ind w:firstLine="720"/>
        <w:contextualSpacing/>
        <w:rPr>
          <w:rFonts w:ascii="Times" w:hAnsi="Times" w:cs="Times New Roman"/>
          <w:color w:val="151518"/>
          <w:sz w:val="24"/>
          <w:szCs w:val="24"/>
        </w:rPr>
      </w:pPr>
      <w:ins w:id="0" w:author="Chris.Harvey" w:date="2018-07-18T05:44:00Z">
        <w:r>
          <w:rPr>
            <w:rFonts w:ascii="Times" w:hAnsi="Times" w:cs="Times New Roman"/>
            <w:color w:val="151518"/>
            <w:sz w:val="24"/>
            <w:szCs w:val="24"/>
          </w:rPr>
          <w:t>W</w:t>
        </w:r>
      </w:ins>
      <w:del w:id="1" w:author="Chris.Harvey" w:date="2018-07-18T05:44:00Z">
        <w:r w:rsidR="00BD62B4" w:rsidRPr="00ED1AAA" w:rsidDel="00CA65F7">
          <w:rPr>
            <w:rFonts w:ascii="Times" w:hAnsi="Times" w:cs="Times New Roman"/>
            <w:color w:val="151518"/>
            <w:sz w:val="24"/>
            <w:szCs w:val="24"/>
          </w:rPr>
          <w:delText>Finally, w</w:delText>
        </w:r>
      </w:del>
      <w:r w:rsidR="00BD62B4" w:rsidRPr="00ED1AAA">
        <w:rPr>
          <w:rFonts w:ascii="Times" w:hAnsi="Times" w:cs="Times New Roman"/>
          <w:color w:val="151518"/>
          <w:sz w:val="24"/>
          <w:szCs w:val="24"/>
        </w:rPr>
        <w:t>e calculated an exposure metric for each site, which was a composite of potential wind driven wave energy, to use as an explanatory variable in statistical models</w:t>
      </w:r>
      <w:del w:id="2" w:author="Chris.Harvey" w:date="2018-07-23T15:39:00Z">
        <w:r w:rsidR="00BD62B4" w:rsidRPr="00ED1AAA" w:rsidDel="00BE6BC6">
          <w:rPr>
            <w:rFonts w:ascii="Times" w:hAnsi="Times" w:cs="Times New Roman"/>
            <w:color w:val="151518"/>
            <w:sz w:val="24"/>
            <w:szCs w:val="24"/>
          </w:rPr>
          <w:delText xml:space="preserve"> (see wave supplement for specific details)</w:delText>
        </w:r>
      </w:del>
      <w:r w:rsidR="00BD62B4" w:rsidRPr="00ED1AAA">
        <w:rPr>
          <w:rFonts w:ascii="Times" w:hAnsi="Times" w:cs="Times New Roman"/>
          <w:color w:val="151518"/>
          <w:sz w:val="24"/>
          <w:szCs w:val="24"/>
        </w:rPr>
        <w:t>. We used the waves tool (</w:t>
      </w:r>
      <w:proofErr w:type="spellStart"/>
      <w:r w:rsidR="00BD62B4" w:rsidRPr="00ED1AAA">
        <w:rPr>
          <w:rFonts w:ascii="Times" w:hAnsi="Times" w:cs="Times New Roman"/>
          <w:color w:val="151518"/>
          <w:sz w:val="24"/>
          <w:szCs w:val="24"/>
        </w:rPr>
        <w:t>Rohweder</w:t>
      </w:r>
      <w:proofErr w:type="spellEnd"/>
      <w:r w:rsidR="00BD62B4" w:rsidRPr="00ED1AAA">
        <w:rPr>
          <w:rFonts w:ascii="Times" w:hAnsi="Times" w:cs="Times New Roman"/>
          <w:color w:val="151518"/>
          <w:sz w:val="24"/>
          <w:szCs w:val="24"/>
        </w:rPr>
        <w:t xml:space="preserve">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00BD62B4" w:rsidRPr="00ED1AAA">
        <w:rPr>
          <w:rFonts w:ascii="Times" w:hAnsi="Times" w:cs="Times New Roman"/>
          <w:sz w:val="24"/>
          <w:szCs w:val="24"/>
        </w:rPr>
        <w:t>https://shoreline.noaa.gov/data/datasheets/cusp.html</w:t>
      </w:r>
      <w:r w:rsidR="00BD62B4"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w:t>
      </w:r>
      <w:proofErr w:type="spellStart"/>
      <w:r w:rsidR="00BD62B4" w:rsidRPr="00ED1AAA">
        <w:rPr>
          <w:rFonts w:ascii="Times" w:hAnsi="Times" w:cs="Times New Roman"/>
          <w:color w:val="151518"/>
          <w:sz w:val="24"/>
          <w:szCs w:val="24"/>
        </w:rPr>
        <w:t>Arguez</w:t>
      </w:r>
      <w:proofErr w:type="spellEnd"/>
      <w:r w:rsidR="00BD62B4" w:rsidRPr="00ED1AAA">
        <w:rPr>
          <w:rFonts w:ascii="Times" w:hAnsi="Times" w:cs="Times New Roman"/>
          <w:color w:val="151518"/>
          <w:sz w:val="24"/>
          <w:szCs w:val="24"/>
        </w:rPr>
        <w:t xml:space="preserve"> et al. 2010). Finally, we overlaid study site points with the resulting weighted wave exposure grid and extracted the corresponding grid cell values.</w:t>
      </w: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7097DC8B" w:rsidR="000B481A" w:rsidRPr="002C77BF" w:rsidRDefault="000B481A" w:rsidP="000B481A">
      <w:pPr>
        <w:outlineLvl w:val="0"/>
        <w:rPr>
          <w:rFonts w:ascii="Times" w:hAnsi="Times" w:cs="Times New Roman"/>
          <w:sz w:val="24"/>
          <w:szCs w:val="24"/>
        </w:rPr>
      </w:pPr>
      <w:commentRangeStart w:id="3"/>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1: A summary of benthic invertebrate survey</w:t>
      </w:r>
      <w:ins w:id="4" w:author="Chris.Harvey" w:date="2018-07-23T15:43:00Z">
        <w:r w:rsidR="00BE6BC6">
          <w:rPr>
            <w:rFonts w:ascii="Times" w:hAnsi="Times" w:cs="Times New Roman"/>
            <w:sz w:val="24"/>
            <w:szCs w:val="24"/>
          </w:rPr>
          <w:t xml:space="preserve"> method</w:t>
        </w:r>
      </w:ins>
      <w:ins w:id="5" w:author="Chris.Harvey" w:date="2018-07-23T15:42:00Z">
        <w:r w:rsidR="00BE6BC6">
          <w:rPr>
            <w:rFonts w:ascii="Times" w:hAnsi="Times" w:cs="Times New Roman"/>
            <w:sz w:val="24"/>
            <w:szCs w:val="24"/>
          </w:rPr>
          <w:t>s</w:t>
        </w:r>
      </w:ins>
      <w:r w:rsidRPr="002C77BF">
        <w:rPr>
          <w:rFonts w:ascii="Times" w:hAnsi="Times" w:cs="Times New Roman"/>
          <w:sz w:val="24"/>
          <w:szCs w:val="24"/>
        </w:rPr>
        <w:t xml:space="preserve"> </w:t>
      </w:r>
      <w:del w:id="6" w:author="Chris.Harvey" w:date="2018-07-23T15:42:00Z">
        <w:r w:rsidRPr="002C77BF" w:rsidDel="00BE6BC6">
          <w:rPr>
            <w:rFonts w:ascii="Times" w:hAnsi="Times" w:cs="Times New Roman"/>
            <w:sz w:val="24"/>
            <w:szCs w:val="24"/>
          </w:rPr>
          <w:delText xml:space="preserve">Survey </w:delText>
        </w:r>
      </w:del>
      <w:del w:id="7" w:author="Chris.Harvey" w:date="2018-07-23T15:43:00Z">
        <w:r w:rsidRPr="002C77BF" w:rsidDel="00BE6BC6">
          <w:rPr>
            <w:rFonts w:ascii="Times" w:hAnsi="Times" w:cs="Times New Roman"/>
            <w:sz w:val="24"/>
            <w:szCs w:val="24"/>
          </w:rPr>
          <w:delText xml:space="preserve">description </w:delText>
        </w:r>
      </w:del>
      <w:r w:rsidRPr="002C77BF">
        <w:rPr>
          <w:rFonts w:ascii="Times" w:hAnsi="Times" w:cs="Times New Roman"/>
          <w:sz w:val="24"/>
          <w:szCs w:val="24"/>
        </w:rPr>
        <w:t>in table form.</w:t>
      </w:r>
      <w:commentRangeEnd w:id="3"/>
      <w:r w:rsidR="00BE6BC6">
        <w:rPr>
          <w:rStyle w:val="CommentReference"/>
        </w:rPr>
        <w:commentReference w:id="3"/>
      </w:r>
    </w:p>
    <w:tbl>
      <w:tblPr>
        <w:tblStyle w:val="TableGrid"/>
        <w:tblW w:w="9535" w:type="dxa"/>
        <w:tblLook w:val="04A0" w:firstRow="1" w:lastRow="0" w:firstColumn="1" w:lastColumn="0" w:noHBand="0" w:noVBand="1"/>
        <w:tblPrChange w:id="8" w:author="Chris.Harvey" w:date="2018-07-23T15:42:00Z">
          <w:tblPr>
            <w:tblStyle w:val="TableGrid"/>
            <w:tblW w:w="8431" w:type="dxa"/>
            <w:tblLook w:val="04A0" w:firstRow="1" w:lastRow="0" w:firstColumn="1" w:lastColumn="0" w:noHBand="0" w:noVBand="1"/>
          </w:tblPr>
        </w:tblPrChange>
      </w:tblPr>
      <w:tblGrid>
        <w:gridCol w:w="1459"/>
        <w:gridCol w:w="4026"/>
        <w:gridCol w:w="1733"/>
        <w:gridCol w:w="2317"/>
        <w:tblGridChange w:id="9">
          <w:tblGrid>
            <w:gridCol w:w="1459"/>
            <w:gridCol w:w="4546"/>
            <w:gridCol w:w="1213"/>
            <w:gridCol w:w="1213"/>
          </w:tblGrid>
        </w:tblGridChange>
      </w:tblGrid>
      <w:tr w:rsidR="000B481A" w:rsidRPr="002C77BF" w14:paraId="2BE6A91A" w14:textId="77777777" w:rsidTr="00BE6BC6">
        <w:tc>
          <w:tcPr>
            <w:tcW w:w="1459" w:type="dxa"/>
            <w:tcPrChange w:id="10" w:author="Chris.Harvey" w:date="2018-07-23T15:42:00Z">
              <w:tcPr>
                <w:tcW w:w="1459" w:type="dxa"/>
              </w:tcPr>
            </w:tcPrChange>
          </w:tcPr>
          <w:p w14:paraId="5C342329" w14:textId="77777777" w:rsidR="000B481A" w:rsidRPr="002C77BF" w:rsidRDefault="000B481A" w:rsidP="0090235F">
            <w:pPr>
              <w:rPr>
                <w:rFonts w:ascii="Times" w:hAnsi="Times" w:cs="Times New Roman"/>
                <w:sz w:val="24"/>
                <w:szCs w:val="24"/>
              </w:rPr>
            </w:pPr>
          </w:p>
        </w:tc>
        <w:tc>
          <w:tcPr>
            <w:tcW w:w="4026" w:type="dxa"/>
            <w:tcPrChange w:id="11" w:author="Chris.Harvey" w:date="2018-07-23T15:42:00Z">
              <w:tcPr>
                <w:tcW w:w="4546" w:type="dxa"/>
              </w:tcPr>
            </w:tcPrChange>
          </w:tcPr>
          <w:p w14:paraId="5735BBF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del w:id="12" w:author="Chris.Harvey" w:date="2018-07-23T15:42:00Z">
              <w:r w:rsidRPr="002C77BF" w:rsidDel="00BE6BC6">
                <w:rPr>
                  <w:rFonts w:ascii="Times" w:hAnsi="Times" w:cs="Times New Roman"/>
                  <w:sz w:val="24"/>
                  <w:szCs w:val="24"/>
                </w:rPr>
                <w:delText>.</w:delText>
              </w:r>
            </w:del>
          </w:p>
        </w:tc>
        <w:tc>
          <w:tcPr>
            <w:tcW w:w="1733" w:type="dxa"/>
            <w:tcPrChange w:id="13" w:author="Chris.Harvey" w:date="2018-07-23T15:42:00Z">
              <w:tcPr>
                <w:tcW w:w="1213" w:type="dxa"/>
              </w:tcPr>
            </w:tcPrChange>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2317" w:type="dxa"/>
            <w:tcPrChange w:id="14" w:author="Chris.Harvey" w:date="2018-07-23T15:42:00Z">
              <w:tcPr>
                <w:tcW w:w="1213" w:type="dxa"/>
              </w:tcPr>
            </w:tcPrChange>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BE6BC6">
        <w:tc>
          <w:tcPr>
            <w:tcW w:w="1459" w:type="dxa"/>
            <w:tcPrChange w:id="15" w:author="Chris.Harvey" w:date="2018-07-23T15:42:00Z">
              <w:tcPr>
                <w:tcW w:w="1459" w:type="dxa"/>
              </w:tcPr>
            </w:tcPrChange>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026" w:type="dxa"/>
            <w:tcPrChange w:id="16" w:author="Chris.Harvey" w:date="2018-07-23T15:42:00Z">
              <w:tcPr>
                <w:tcW w:w="4546" w:type="dxa"/>
              </w:tcPr>
            </w:tcPrChange>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733" w:type="dxa"/>
            <w:tcPrChange w:id="17" w:author="Chris.Harvey" w:date="2018-07-23T15:42:00Z">
              <w:tcPr>
                <w:tcW w:w="1213" w:type="dxa"/>
              </w:tcPr>
            </w:tcPrChange>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2317" w:type="dxa"/>
            <w:tcPrChange w:id="18" w:author="Chris.Harvey" w:date="2018-07-23T15:42:00Z">
              <w:tcPr>
                <w:tcW w:w="1213" w:type="dxa"/>
              </w:tcPr>
            </w:tcPrChange>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BE6BC6">
        <w:tc>
          <w:tcPr>
            <w:tcW w:w="1459" w:type="dxa"/>
            <w:vMerge w:val="restart"/>
            <w:tcPrChange w:id="19" w:author="Chris.Harvey" w:date="2018-07-23T15:42:00Z">
              <w:tcPr>
                <w:tcW w:w="1459" w:type="dxa"/>
                <w:vMerge w:val="restart"/>
              </w:tcPr>
            </w:tcPrChange>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026" w:type="dxa"/>
            <w:tcPrChange w:id="20" w:author="Chris.Harvey" w:date="2018-07-23T15:42:00Z">
              <w:tcPr>
                <w:tcW w:w="4546" w:type="dxa"/>
              </w:tcPr>
            </w:tcPrChange>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Change w:id="21" w:author="Chris.Harvey" w:date="2018-07-23T15:42:00Z">
              <w:tcPr>
                <w:tcW w:w="1213" w:type="dxa"/>
              </w:tcPr>
            </w:tcPrChange>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2317" w:type="dxa"/>
            <w:tcPrChange w:id="22" w:author="Chris.Harvey" w:date="2018-07-23T15:42:00Z">
              <w:tcPr>
                <w:tcW w:w="1213" w:type="dxa"/>
              </w:tcPr>
            </w:tcPrChange>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BE6BC6">
        <w:tc>
          <w:tcPr>
            <w:tcW w:w="1459" w:type="dxa"/>
            <w:vMerge/>
            <w:tcPrChange w:id="23" w:author="Chris.Harvey" w:date="2018-07-23T15:42:00Z">
              <w:tcPr>
                <w:tcW w:w="1459" w:type="dxa"/>
                <w:vMerge/>
              </w:tcPr>
            </w:tcPrChange>
          </w:tcPr>
          <w:p w14:paraId="7399EE90" w14:textId="77777777" w:rsidR="000B481A" w:rsidRPr="002C77BF" w:rsidRDefault="000B481A" w:rsidP="0090235F">
            <w:pPr>
              <w:rPr>
                <w:rFonts w:ascii="Times" w:hAnsi="Times" w:cs="Times New Roman"/>
                <w:sz w:val="24"/>
                <w:szCs w:val="24"/>
              </w:rPr>
            </w:pPr>
          </w:p>
        </w:tc>
        <w:tc>
          <w:tcPr>
            <w:tcW w:w="4026" w:type="dxa"/>
            <w:tcPrChange w:id="24" w:author="Chris.Harvey" w:date="2018-07-23T15:42:00Z">
              <w:tcPr>
                <w:tcW w:w="4546" w:type="dxa"/>
              </w:tcPr>
            </w:tcPrChange>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733" w:type="dxa"/>
            <w:tcPrChange w:id="25" w:author="Chris.Harvey" w:date="2018-07-23T15:42:00Z">
              <w:tcPr>
                <w:tcW w:w="1213" w:type="dxa"/>
              </w:tcPr>
            </w:tcPrChange>
          </w:tcPr>
          <w:p w14:paraId="113D72AB" w14:textId="77777777" w:rsidR="000B481A" w:rsidRPr="002C77BF" w:rsidRDefault="000B481A" w:rsidP="0090235F">
            <w:pPr>
              <w:rPr>
                <w:rFonts w:ascii="Times" w:hAnsi="Times" w:cs="Times New Roman"/>
                <w:sz w:val="24"/>
                <w:szCs w:val="24"/>
              </w:rPr>
            </w:pPr>
          </w:p>
        </w:tc>
        <w:tc>
          <w:tcPr>
            <w:tcW w:w="2317" w:type="dxa"/>
            <w:tcPrChange w:id="26" w:author="Chris.Harvey" w:date="2018-07-23T15:42:00Z">
              <w:tcPr>
                <w:tcW w:w="1213" w:type="dxa"/>
              </w:tcPr>
            </w:tcPrChange>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BE6BC6">
        <w:tc>
          <w:tcPr>
            <w:tcW w:w="1459" w:type="dxa"/>
            <w:vMerge w:val="restart"/>
            <w:tcPrChange w:id="27" w:author="Chris.Harvey" w:date="2018-07-23T15:42:00Z">
              <w:tcPr>
                <w:tcW w:w="1459" w:type="dxa"/>
                <w:vMerge w:val="restart"/>
              </w:tcPr>
            </w:tcPrChange>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026" w:type="dxa"/>
            <w:tcPrChange w:id="28" w:author="Chris.Harvey" w:date="2018-07-23T15:42:00Z">
              <w:tcPr>
                <w:tcW w:w="4546" w:type="dxa"/>
              </w:tcPr>
            </w:tcPrChange>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733" w:type="dxa"/>
            <w:tcPrChange w:id="29" w:author="Chris.Harvey" w:date="2018-07-23T15:42:00Z">
              <w:tcPr>
                <w:tcW w:w="1213" w:type="dxa"/>
              </w:tcPr>
            </w:tcPrChange>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2317" w:type="dxa"/>
            <w:tcPrChange w:id="30" w:author="Chris.Harvey" w:date="2018-07-23T15:42:00Z">
              <w:tcPr>
                <w:tcW w:w="1213" w:type="dxa"/>
              </w:tcPr>
            </w:tcPrChange>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BE6BC6">
        <w:tc>
          <w:tcPr>
            <w:tcW w:w="1459" w:type="dxa"/>
            <w:vMerge/>
            <w:tcPrChange w:id="31" w:author="Chris.Harvey" w:date="2018-07-23T15:42:00Z">
              <w:tcPr>
                <w:tcW w:w="1459" w:type="dxa"/>
                <w:vMerge/>
              </w:tcPr>
            </w:tcPrChange>
          </w:tcPr>
          <w:p w14:paraId="37857550" w14:textId="77777777" w:rsidR="000B481A" w:rsidRPr="002C77BF" w:rsidRDefault="000B481A" w:rsidP="0090235F">
            <w:pPr>
              <w:rPr>
                <w:rFonts w:ascii="Times" w:hAnsi="Times" w:cs="Times New Roman"/>
                <w:sz w:val="24"/>
                <w:szCs w:val="24"/>
              </w:rPr>
            </w:pPr>
          </w:p>
        </w:tc>
        <w:tc>
          <w:tcPr>
            <w:tcW w:w="4026" w:type="dxa"/>
            <w:tcPrChange w:id="32" w:author="Chris.Harvey" w:date="2018-07-23T15:42:00Z">
              <w:tcPr>
                <w:tcW w:w="4546" w:type="dxa"/>
              </w:tcPr>
            </w:tcPrChange>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733" w:type="dxa"/>
            <w:tcPrChange w:id="33" w:author="Chris.Harvey" w:date="2018-07-23T15:42:00Z">
              <w:tcPr>
                <w:tcW w:w="1213" w:type="dxa"/>
              </w:tcPr>
            </w:tcPrChange>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2317" w:type="dxa"/>
            <w:tcPrChange w:id="34" w:author="Chris.Harvey" w:date="2018-07-23T15:42:00Z">
              <w:tcPr>
                <w:tcW w:w="1213" w:type="dxa"/>
              </w:tcPr>
            </w:tcPrChange>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BE6BC6">
        <w:tc>
          <w:tcPr>
            <w:tcW w:w="1459" w:type="dxa"/>
            <w:tcPrChange w:id="35" w:author="Chris.Harvey" w:date="2018-07-23T15:42:00Z">
              <w:tcPr>
                <w:tcW w:w="1459" w:type="dxa"/>
              </w:tcPr>
            </w:tcPrChange>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026" w:type="dxa"/>
            <w:tcPrChange w:id="36" w:author="Chris.Harvey" w:date="2018-07-23T15:42:00Z">
              <w:tcPr>
                <w:tcW w:w="4546" w:type="dxa"/>
              </w:tcPr>
            </w:tcPrChange>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733" w:type="dxa"/>
            <w:tcPrChange w:id="37" w:author="Chris.Harvey" w:date="2018-07-23T15:42:00Z">
              <w:tcPr>
                <w:tcW w:w="1213" w:type="dxa"/>
              </w:tcPr>
            </w:tcPrChange>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2317" w:type="dxa"/>
            <w:tcPrChange w:id="38" w:author="Chris.Harvey" w:date="2018-07-23T15:42:00Z">
              <w:tcPr>
                <w:tcW w:w="1213" w:type="dxa"/>
              </w:tcPr>
            </w:tcPrChange>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37D621D5"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commentRangeStart w:id="39"/>
      <w:r w:rsidRPr="002C77BF">
        <w:rPr>
          <w:rFonts w:ascii="Times" w:hAnsi="Times" w:cs="Times New Roman"/>
          <w:sz w:val="24"/>
          <w:szCs w:val="24"/>
        </w:rPr>
        <w:t>: S</w:t>
      </w:r>
      <w:ins w:id="40" w:author="Chris.Harvey" w:date="2018-07-23T15:46:00Z">
        <w:r w:rsidR="00BE6BC6">
          <w:rPr>
            <w:rFonts w:ascii="Times" w:hAnsi="Times" w:cs="Times New Roman"/>
            <w:sz w:val="24"/>
            <w:szCs w:val="24"/>
          </w:rPr>
          <w:t>tudy s</w:t>
        </w:r>
      </w:ins>
      <w:r w:rsidRPr="002C77BF">
        <w:rPr>
          <w:rFonts w:ascii="Times" w:hAnsi="Times" w:cs="Times New Roman"/>
          <w:sz w:val="24"/>
          <w:szCs w:val="24"/>
        </w:rPr>
        <w:t>ites and the years they were sampled.</w:t>
      </w:r>
      <w:commentRangeEnd w:id="39"/>
      <w:r w:rsidR="00BE6BC6">
        <w:rPr>
          <w:rStyle w:val="CommentReference"/>
        </w:rPr>
        <w:commentReference w:id="39"/>
      </w:r>
    </w:p>
    <w:tbl>
      <w:tblPr>
        <w:tblStyle w:val="TableGrid"/>
        <w:tblW w:w="0" w:type="auto"/>
        <w:tblLayout w:type="fixed"/>
        <w:tblLook w:val="04A0" w:firstRow="1" w:lastRow="0" w:firstColumn="1" w:lastColumn="0" w:noHBand="0" w:noVBand="1"/>
        <w:tblPrChange w:id="41" w:author="Chris.Harvey" w:date="2018-07-23T15:46:00Z">
          <w:tblPr>
            <w:tblStyle w:val="TableGrid"/>
            <w:tblW w:w="0" w:type="auto"/>
            <w:tblLayout w:type="fixed"/>
            <w:tblLook w:val="04A0" w:firstRow="1" w:lastRow="0" w:firstColumn="1" w:lastColumn="0" w:noHBand="0" w:noVBand="1"/>
          </w:tblPr>
        </w:tblPrChange>
      </w:tblPr>
      <w:tblGrid>
        <w:gridCol w:w="2155"/>
        <w:gridCol w:w="1800"/>
        <w:gridCol w:w="1170"/>
        <w:gridCol w:w="1170"/>
        <w:gridCol w:w="1193"/>
        <w:gridCol w:w="1184"/>
        <w:tblGridChange w:id="42">
          <w:tblGrid>
            <w:gridCol w:w="2155"/>
            <w:gridCol w:w="1350"/>
            <w:gridCol w:w="1170"/>
            <w:gridCol w:w="1170"/>
            <w:gridCol w:w="1193"/>
            <w:gridCol w:w="1184"/>
          </w:tblGrid>
        </w:tblGridChange>
      </w:tblGrid>
      <w:tr w:rsidR="000B481A" w:rsidRPr="002C77BF" w14:paraId="37CE42E3" w14:textId="77777777" w:rsidTr="00BE6BC6">
        <w:tc>
          <w:tcPr>
            <w:tcW w:w="2155" w:type="dxa"/>
            <w:tcPrChange w:id="43" w:author="Chris.Harvey" w:date="2018-07-23T15:46:00Z">
              <w:tcPr>
                <w:tcW w:w="2155" w:type="dxa"/>
              </w:tcPr>
            </w:tcPrChange>
          </w:tcPr>
          <w:p w14:paraId="6A97C7E8" w14:textId="77777777" w:rsidR="000B481A" w:rsidRPr="002C77BF" w:rsidRDefault="000B481A" w:rsidP="0090235F">
            <w:pPr>
              <w:jc w:val="center"/>
              <w:rPr>
                <w:rFonts w:ascii="Times" w:hAnsi="Times" w:cs="Times New Roman"/>
                <w:sz w:val="24"/>
                <w:szCs w:val="24"/>
              </w:rPr>
            </w:pPr>
          </w:p>
        </w:tc>
        <w:tc>
          <w:tcPr>
            <w:tcW w:w="1800" w:type="dxa"/>
            <w:tcPrChange w:id="44" w:author="Chris.Harvey" w:date="2018-07-23T15:46:00Z">
              <w:tcPr>
                <w:tcW w:w="1350" w:type="dxa"/>
              </w:tcPr>
            </w:tcPrChange>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Change w:id="45" w:author="Chris.Harvey" w:date="2018-07-23T15:46:00Z">
              <w:tcPr>
                <w:tcW w:w="1170" w:type="dxa"/>
              </w:tcPr>
            </w:tcPrChange>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Change w:id="46" w:author="Chris.Harvey" w:date="2018-07-23T15:46:00Z">
              <w:tcPr>
                <w:tcW w:w="2363" w:type="dxa"/>
                <w:gridSpan w:val="2"/>
              </w:tcPr>
            </w:tcPrChange>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Change w:id="47" w:author="Chris.Harvey" w:date="2018-07-23T15:46:00Z">
              <w:tcPr>
                <w:tcW w:w="1184" w:type="dxa"/>
              </w:tcPr>
            </w:tcPrChange>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BE6BC6">
        <w:tc>
          <w:tcPr>
            <w:tcW w:w="2155" w:type="dxa"/>
            <w:tcPrChange w:id="48" w:author="Chris.Harvey" w:date="2018-07-23T15:46:00Z">
              <w:tcPr>
                <w:tcW w:w="2155" w:type="dxa"/>
              </w:tcPr>
            </w:tcPrChange>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800" w:type="dxa"/>
            <w:tcPrChange w:id="49" w:author="Chris.Harvey" w:date="2018-07-23T15:46:00Z">
              <w:tcPr>
                <w:tcW w:w="1350" w:type="dxa"/>
              </w:tcPr>
            </w:tcPrChange>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Change w:id="50" w:author="Chris.Harvey" w:date="2018-07-23T15:46:00Z">
              <w:tcPr>
                <w:tcW w:w="1170" w:type="dxa"/>
              </w:tcPr>
            </w:tcPrChange>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Change w:id="51" w:author="Chris.Harvey" w:date="2018-07-23T15:46:00Z">
              <w:tcPr>
                <w:tcW w:w="1170" w:type="dxa"/>
              </w:tcPr>
            </w:tcPrChange>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Change w:id="52" w:author="Chris.Harvey" w:date="2018-07-23T15:46:00Z">
              <w:tcPr>
                <w:tcW w:w="1193" w:type="dxa"/>
              </w:tcPr>
            </w:tcPrChange>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Change w:id="53" w:author="Chris.Harvey" w:date="2018-07-23T15:46:00Z">
              <w:tcPr>
                <w:tcW w:w="1184" w:type="dxa"/>
              </w:tcPr>
            </w:tcPrChange>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BE6BC6">
        <w:tc>
          <w:tcPr>
            <w:tcW w:w="2155" w:type="dxa"/>
            <w:tcPrChange w:id="54" w:author="Chris.Harvey" w:date="2018-07-23T15:46:00Z">
              <w:tcPr>
                <w:tcW w:w="2155" w:type="dxa"/>
              </w:tcPr>
            </w:tcPrChange>
          </w:tcPr>
          <w:p w14:paraId="256E43C8"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800" w:type="dxa"/>
            <w:tcPrChange w:id="55" w:author="Chris.Harvey" w:date="2018-07-23T15:46:00Z">
              <w:tcPr>
                <w:tcW w:w="1350" w:type="dxa"/>
              </w:tcPr>
            </w:tcPrChange>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Change w:id="56" w:author="Chris.Harvey" w:date="2018-07-23T15:46:00Z">
              <w:tcPr>
                <w:tcW w:w="1170" w:type="dxa"/>
              </w:tcPr>
            </w:tcPrChange>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57" w:author="Chris.Harvey" w:date="2018-07-23T15:46:00Z">
              <w:tcPr>
                <w:tcW w:w="1170" w:type="dxa"/>
              </w:tcPr>
            </w:tcPrChange>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58" w:author="Chris.Harvey" w:date="2018-07-23T15:46:00Z">
              <w:tcPr>
                <w:tcW w:w="1193" w:type="dxa"/>
              </w:tcPr>
            </w:tcPrChange>
          </w:tcPr>
          <w:p w14:paraId="6A46EDA9" w14:textId="77777777" w:rsidR="000B481A" w:rsidRPr="002C77BF" w:rsidRDefault="000B481A" w:rsidP="0090235F">
            <w:pPr>
              <w:rPr>
                <w:rFonts w:ascii="Times" w:hAnsi="Times" w:cs="Times New Roman"/>
                <w:sz w:val="24"/>
                <w:szCs w:val="24"/>
              </w:rPr>
            </w:pPr>
          </w:p>
        </w:tc>
        <w:tc>
          <w:tcPr>
            <w:tcW w:w="1184" w:type="dxa"/>
            <w:tcPrChange w:id="59" w:author="Chris.Harvey" w:date="2018-07-23T15:46:00Z">
              <w:tcPr>
                <w:tcW w:w="1184" w:type="dxa"/>
              </w:tcPr>
            </w:tcPrChange>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BE6BC6">
        <w:tc>
          <w:tcPr>
            <w:tcW w:w="2155" w:type="dxa"/>
            <w:tcPrChange w:id="60" w:author="Chris.Harvey" w:date="2018-07-23T15:46:00Z">
              <w:tcPr>
                <w:tcW w:w="2155" w:type="dxa"/>
              </w:tcPr>
            </w:tcPrChange>
          </w:tcPr>
          <w:p w14:paraId="251675D1"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800" w:type="dxa"/>
            <w:tcPrChange w:id="61" w:author="Chris.Harvey" w:date="2018-07-23T15:46:00Z">
              <w:tcPr>
                <w:tcW w:w="1350" w:type="dxa"/>
              </w:tcPr>
            </w:tcPrChange>
          </w:tcPr>
          <w:p w14:paraId="69B29DA1" w14:textId="77777777" w:rsidR="000B481A" w:rsidRPr="002C77BF" w:rsidRDefault="000B481A" w:rsidP="0090235F">
            <w:pPr>
              <w:rPr>
                <w:rFonts w:ascii="Times" w:hAnsi="Times" w:cs="Times New Roman"/>
                <w:sz w:val="24"/>
                <w:szCs w:val="24"/>
              </w:rPr>
            </w:pPr>
          </w:p>
        </w:tc>
        <w:tc>
          <w:tcPr>
            <w:tcW w:w="1170" w:type="dxa"/>
            <w:tcPrChange w:id="62" w:author="Chris.Harvey" w:date="2018-07-23T15:46:00Z">
              <w:tcPr>
                <w:tcW w:w="1170" w:type="dxa"/>
              </w:tcPr>
            </w:tcPrChange>
          </w:tcPr>
          <w:p w14:paraId="04560701" w14:textId="77777777" w:rsidR="000B481A" w:rsidRPr="002C77BF" w:rsidRDefault="000B481A" w:rsidP="0090235F">
            <w:pPr>
              <w:rPr>
                <w:rFonts w:ascii="Times" w:hAnsi="Times" w:cs="Times New Roman"/>
                <w:sz w:val="24"/>
                <w:szCs w:val="24"/>
              </w:rPr>
            </w:pPr>
          </w:p>
        </w:tc>
        <w:tc>
          <w:tcPr>
            <w:tcW w:w="1170" w:type="dxa"/>
            <w:tcPrChange w:id="63" w:author="Chris.Harvey" w:date="2018-07-23T15:46:00Z">
              <w:tcPr>
                <w:tcW w:w="1170" w:type="dxa"/>
              </w:tcPr>
            </w:tcPrChange>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64" w:author="Chris.Harvey" w:date="2018-07-23T15:46:00Z">
              <w:tcPr>
                <w:tcW w:w="1193" w:type="dxa"/>
              </w:tcPr>
            </w:tcPrChange>
          </w:tcPr>
          <w:p w14:paraId="78F87277" w14:textId="77777777" w:rsidR="000B481A" w:rsidRPr="002C77BF" w:rsidRDefault="000B481A" w:rsidP="0090235F">
            <w:pPr>
              <w:rPr>
                <w:rFonts w:ascii="Times" w:hAnsi="Times" w:cs="Times New Roman"/>
                <w:sz w:val="24"/>
                <w:szCs w:val="24"/>
              </w:rPr>
            </w:pPr>
          </w:p>
        </w:tc>
        <w:tc>
          <w:tcPr>
            <w:tcW w:w="1184" w:type="dxa"/>
            <w:tcPrChange w:id="65" w:author="Chris.Harvey" w:date="2018-07-23T15:46:00Z">
              <w:tcPr>
                <w:tcW w:w="1184" w:type="dxa"/>
              </w:tcPr>
            </w:tcPrChange>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BE6BC6">
        <w:tc>
          <w:tcPr>
            <w:tcW w:w="2155" w:type="dxa"/>
            <w:tcPrChange w:id="66" w:author="Chris.Harvey" w:date="2018-07-23T15:46:00Z">
              <w:tcPr>
                <w:tcW w:w="2155" w:type="dxa"/>
              </w:tcPr>
            </w:tcPrChange>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800" w:type="dxa"/>
            <w:tcPrChange w:id="67" w:author="Chris.Harvey" w:date="2018-07-23T15:46:00Z">
              <w:tcPr>
                <w:tcW w:w="1350" w:type="dxa"/>
              </w:tcPr>
            </w:tcPrChange>
          </w:tcPr>
          <w:p w14:paraId="296C4D43" w14:textId="77777777" w:rsidR="000B481A" w:rsidRPr="002C77BF" w:rsidRDefault="000B481A" w:rsidP="0090235F">
            <w:pPr>
              <w:rPr>
                <w:rFonts w:ascii="Times" w:hAnsi="Times" w:cs="Times New Roman"/>
                <w:sz w:val="24"/>
                <w:szCs w:val="24"/>
              </w:rPr>
            </w:pPr>
          </w:p>
        </w:tc>
        <w:tc>
          <w:tcPr>
            <w:tcW w:w="1170" w:type="dxa"/>
            <w:tcPrChange w:id="68" w:author="Chris.Harvey" w:date="2018-07-23T15:46:00Z">
              <w:tcPr>
                <w:tcW w:w="1170" w:type="dxa"/>
              </w:tcPr>
            </w:tcPrChange>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69" w:author="Chris.Harvey" w:date="2018-07-23T15:46:00Z">
              <w:tcPr>
                <w:tcW w:w="1170" w:type="dxa"/>
              </w:tcPr>
            </w:tcPrChange>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70" w:author="Chris.Harvey" w:date="2018-07-23T15:46:00Z">
              <w:tcPr>
                <w:tcW w:w="1193" w:type="dxa"/>
              </w:tcPr>
            </w:tcPrChange>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71" w:author="Chris.Harvey" w:date="2018-07-23T15:46:00Z">
              <w:tcPr>
                <w:tcW w:w="1184" w:type="dxa"/>
              </w:tcPr>
            </w:tcPrChange>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BE6BC6">
        <w:tc>
          <w:tcPr>
            <w:tcW w:w="2155" w:type="dxa"/>
            <w:tcPrChange w:id="72" w:author="Chris.Harvey" w:date="2018-07-23T15:46:00Z">
              <w:tcPr>
                <w:tcW w:w="2155" w:type="dxa"/>
              </w:tcPr>
            </w:tcPrChange>
          </w:tcPr>
          <w:p w14:paraId="1487047E"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800" w:type="dxa"/>
            <w:tcPrChange w:id="73" w:author="Chris.Harvey" w:date="2018-07-23T15:46:00Z">
              <w:tcPr>
                <w:tcW w:w="1350" w:type="dxa"/>
              </w:tcPr>
            </w:tcPrChange>
          </w:tcPr>
          <w:p w14:paraId="1AC40834" w14:textId="77777777" w:rsidR="000B481A" w:rsidRPr="002C77BF" w:rsidRDefault="000B481A" w:rsidP="0090235F">
            <w:pPr>
              <w:rPr>
                <w:rFonts w:ascii="Times" w:hAnsi="Times" w:cs="Times New Roman"/>
                <w:sz w:val="24"/>
                <w:szCs w:val="24"/>
              </w:rPr>
            </w:pPr>
          </w:p>
        </w:tc>
        <w:tc>
          <w:tcPr>
            <w:tcW w:w="1170" w:type="dxa"/>
            <w:tcPrChange w:id="74" w:author="Chris.Harvey" w:date="2018-07-23T15:46:00Z">
              <w:tcPr>
                <w:tcW w:w="1170" w:type="dxa"/>
              </w:tcPr>
            </w:tcPrChange>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75" w:author="Chris.Harvey" w:date="2018-07-23T15:46:00Z">
              <w:tcPr>
                <w:tcW w:w="1170" w:type="dxa"/>
              </w:tcPr>
            </w:tcPrChange>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76" w:author="Chris.Harvey" w:date="2018-07-23T15:46:00Z">
              <w:tcPr>
                <w:tcW w:w="1193" w:type="dxa"/>
              </w:tcPr>
            </w:tcPrChange>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77" w:author="Chris.Harvey" w:date="2018-07-23T15:46:00Z">
              <w:tcPr>
                <w:tcW w:w="1184" w:type="dxa"/>
              </w:tcPr>
            </w:tcPrChange>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BE6BC6">
        <w:tc>
          <w:tcPr>
            <w:tcW w:w="2155" w:type="dxa"/>
            <w:tcPrChange w:id="78" w:author="Chris.Harvey" w:date="2018-07-23T15:46:00Z">
              <w:tcPr>
                <w:tcW w:w="2155" w:type="dxa"/>
              </w:tcPr>
            </w:tcPrChange>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800" w:type="dxa"/>
            <w:tcPrChange w:id="79" w:author="Chris.Harvey" w:date="2018-07-23T15:46:00Z">
              <w:tcPr>
                <w:tcW w:w="1350" w:type="dxa"/>
              </w:tcPr>
            </w:tcPrChange>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80" w:author="Chris.Harvey" w:date="2018-07-23T15:46:00Z">
              <w:tcPr>
                <w:tcW w:w="1170" w:type="dxa"/>
              </w:tcPr>
            </w:tcPrChange>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81" w:author="Chris.Harvey" w:date="2018-07-23T15:46:00Z">
              <w:tcPr>
                <w:tcW w:w="1170" w:type="dxa"/>
              </w:tcPr>
            </w:tcPrChange>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82" w:author="Chris.Harvey" w:date="2018-07-23T15:46:00Z">
              <w:tcPr>
                <w:tcW w:w="1193" w:type="dxa"/>
              </w:tcPr>
            </w:tcPrChange>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83" w:author="Chris.Harvey" w:date="2018-07-23T15:46:00Z">
              <w:tcPr>
                <w:tcW w:w="1184" w:type="dxa"/>
              </w:tcPr>
            </w:tcPrChange>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BE6BC6">
        <w:tc>
          <w:tcPr>
            <w:tcW w:w="2155" w:type="dxa"/>
            <w:tcPrChange w:id="84" w:author="Chris.Harvey" w:date="2018-07-23T15:46:00Z">
              <w:tcPr>
                <w:tcW w:w="2155" w:type="dxa"/>
              </w:tcPr>
            </w:tcPrChange>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800" w:type="dxa"/>
            <w:tcPrChange w:id="85" w:author="Chris.Harvey" w:date="2018-07-23T15:46:00Z">
              <w:tcPr>
                <w:tcW w:w="1350" w:type="dxa"/>
              </w:tcPr>
            </w:tcPrChange>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86" w:author="Chris.Harvey" w:date="2018-07-23T15:46:00Z">
              <w:tcPr>
                <w:tcW w:w="1170" w:type="dxa"/>
              </w:tcPr>
            </w:tcPrChange>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87" w:author="Chris.Harvey" w:date="2018-07-23T15:46:00Z">
              <w:tcPr>
                <w:tcW w:w="1170" w:type="dxa"/>
              </w:tcPr>
            </w:tcPrChange>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88" w:author="Chris.Harvey" w:date="2018-07-23T15:46:00Z">
              <w:tcPr>
                <w:tcW w:w="1193" w:type="dxa"/>
              </w:tcPr>
            </w:tcPrChange>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89" w:author="Chris.Harvey" w:date="2018-07-23T15:46:00Z">
              <w:tcPr>
                <w:tcW w:w="1184" w:type="dxa"/>
              </w:tcPr>
            </w:tcPrChange>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BE6BC6">
        <w:tc>
          <w:tcPr>
            <w:tcW w:w="2155" w:type="dxa"/>
            <w:tcPrChange w:id="90" w:author="Chris.Harvey" w:date="2018-07-23T15:46:00Z">
              <w:tcPr>
                <w:tcW w:w="2155" w:type="dxa"/>
              </w:tcPr>
            </w:tcPrChange>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800" w:type="dxa"/>
            <w:tcPrChange w:id="91" w:author="Chris.Harvey" w:date="2018-07-23T15:46:00Z">
              <w:tcPr>
                <w:tcW w:w="1350" w:type="dxa"/>
              </w:tcPr>
            </w:tcPrChange>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92" w:author="Chris.Harvey" w:date="2018-07-23T15:46:00Z">
              <w:tcPr>
                <w:tcW w:w="1170" w:type="dxa"/>
              </w:tcPr>
            </w:tcPrChange>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93" w:author="Chris.Harvey" w:date="2018-07-23T15:46:00Z">
              <w:tcPr>
                <w:tcW w:w="1170" w:type="dxa"/>
              </w:tcPr>
            </w:tcPrChange>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94" w:author="Chris.Harvey" w:date="2018-07-23T15:46:00Z">
              <w:tcPr>
                <w:tcW w:w="1193" w:type="dxa"/>
              </w:tcPr>
            </w:tcPrChange>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95" w:author="Chris.Harvey" w:date="2018-07-23T15:46:00Z">
              <w:tcPr>
                <w:tcW w:w="1184" w:type="dxa"/>
              </w:tcPr>
            </w:tcPrChange>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BE6BC6">
        <w:tc>
          <w:tcPr>
            <w:tcW w:w="2155" w:type="dxa"/>
            <w:tcPrChange w:id="96" w:author="Chris.Harvey" w:date="2018-07-23T15:46:00Z">
              <w:tcPr>
                <w:tcW w:w="2155" w:type="dxa"/>
              </w:tcPr>
            </w:tcPrChange>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800" w:type="dxa"/>
            <w:tcPrChange w:id="97" w:author="Chris.Harvey" w:date="2018-07-23T15:46:00Z">
              <w:tcPr>
                <w:tcW w:w="1350" w:type="dxa"/>
              </w:tcPr>
            </w:tcPrChange>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98" w:author="Chris.Harvey" w:date="2018-07-23T15:46:00Z">
              <w:tcPr>
                <w:tcW w:w="1170" w:type="dxa"/>
              </w:tcPr>
            </w:tcPrChange>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99" w:author="Chris.Harvey" w:date="2018-07-23T15:46:00Z">
              <w:tcPr>
                <w:tcW w:w="1170" w:type="dxa"/>
              </w:tcPr>
            </w:tcPrChange>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100" w:author="Chris.Harvey" w:date="2018-07-23T15:46:00Z">
              <w:tcPr>
                <w:tcW w:w="1193" w:type="dxa"/>
              </w:tcPr>
            </w:tcPrChange>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101" w:author="Chris.Harvey" w:date="2018-07-23T15:46:00Z">
              <w:tcPr>
                <w:tcW w:w="1184" w:type="dxa"/>
              </w:tcPr>
            </w:tcPrChange>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BE6BC6">
        <w:tc>
          <w:tcPr>
            <w:tcW w:w="2155" w:type="dxa"/>
            <w:tcPrChange w:id="102" w:author="Chris.Harvey" w:date="2018-07-23T15:46:00Z">
              <w:tcPr>
                <w:tcW w:w="2155" w:type="dxa"/>
              </w:tcPr>
            </w:tcPrChange>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800" w:type="dxa"/>
            <w:tcPrChange w:id="103" w:author="Chris.Harvey" w:date="2018-07-23T15:46:00Z">
              <w:tcPr>
                <w:tcW w:w="1350" w:type="dxa"/>
              </w:tcPr>
            </w:tcPrChange>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04" w:author="Chris.Harvey" w:date="2018-07-23T15:46:00Z">
              <w:tcPr>
                <w:tcW w:w="1170" w:type="dxa"/>
              </w:tcPr>
            </w:tcPrChange>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05" w:author="Chris.Harvey" w:date="2018-07-23T15:46:00Z">
              <w:tcPr>
                <w:tcW w:w="1170" w:type="dxa"/>
              </w:tcPr>
            </w:tcPrChange>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106" w:author="Chris.Harvey" w:date="2018-07-23T15:46:00Z">
              <w:tcPr>
                <w:tcW w:w="1193" w:type="dxa"/>
              </w:tcPr>
            </w:tcPrChange>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107" w:author="Chris.Harvey" w:date="2018-07-23T15:46:00Z">
              <w:tcPr>
                <w:tcW w:w="1184" w:type="dxa"/>
              </w:tcPr>
            </w:tcPrChange>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BE6BC6">
        <w:tc>
          <w:tcPr>
            <w:tcW w:w="2155" w:type="dxa"/>
            <w:tcPrChange w:id="108" w:author="Chris.Harvey" w:date="2018-07-23T15:46:00Z">
              <w:tcPr>
                <w:tcW w:w="2155" w:type="dxa"/>
              </w:tcPr>
            </w:tcPrChange>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800" w:type="dxa"/>
            <w:tcPrChange w:id="109" w:author="Chris.Harvey" w:date="2018-07-23T15:46:00Z">
              <w:tcPr>
                <w:tcW w:w="1350" w:type="dxa"/>
              </w:tcPr>
            </w:tcPrChange>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10" w:author="Chris.Harvey" w:date="2018-07-23T15:46:00Z">
              <w:tcPr>
                <w:tcW w:w="1170" w:type="dxa"/>
              </w:tcPr>
            </w:tcPrChange>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11" w:author="Chris.Harvey" w:date="2018-07-23T15:46:00Z">
              <w:tcPr>
                <w:tcW w:w="1170" w:type="dxa"/>
              </w:tcPr>
            </w:tcPrChange>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112" w:author="Chris.Harvey" w:date="2018-07-23T15:46:00Z">
              <w:tcPr>
                <w:tcW w:w="1193" w:type="dxa"/>
              </w:tcPr>
            </w:tcPrChange>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113" w:author="Chris.Harvey" w:date="2018-07-23T15:46:00Z">
              <w:tcPr>
                <w:tcW w:w="1184" w:type="dxa"/>
              </w:tcPr>
            </w:tcPrChange>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BE6BC6">
        <w:tc>
          <w:tcPr>
            <w:tcW w:w="2155" w:type="dxa"/>
            <w:tcPrChange w:id="114" w:author="Chris.Harvey" w:date="2018-07-23T15:46:00Z">
              <w:tcPr>
                <w:tcW w:w="2155" w:type="dxa"/>
              </w:tcPr>
            </w:tcPrChange>
          </w:tcPr>
          <w:p w14:paraId="7F7E1979"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800" w:type="dxa"/>
            <w:tcPrChange w:id="115" w:author="Chris.Harvey" w:date="2018-07-23T15:46:00Z">
              <w:tcPr>
                <w:tcW w:w="1350" w:type="dxa"/>
              </w:tcPr>
            </w:tcPrChange>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16" w:author="Chris.Harvey" w:date="2018-07-23T15:46:00Z">
              <w:tcPr>
                <w:tcW w:w="1170" w:type="dxa"/>
              </w:tcPr>
            </w:tcPrChange>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Change w:id="117" w:author="Chris.Harvey" w:date="2018-07-23T15:46:00Z">
              <w:tcPr>
                <w:tcW w:w="1170" w:type="dxa"/>
              </w:tcPr>
            </w:tcPrChange>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118" w:author="Chris.Harvey" w:date="2018-07-23T15:46:00Z">
              <w:tcPr>
                <w:tcW w:w="1193" w:type="dxa"/>
              </w:tcPr>
            </w:tcPrChange>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Change w:id="119" w:author="Chris.Harvey" w:date="2018-07-23T15:46:00Z">
              <w:tcPr>
                <w:tcW w:w="1184" w:type="dxa"/>
              </w:tcPr>
            </w:tcPrChange>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BE6BC6">
        <w:tc>
          <w:tcPr>
            <w:tcW w:w="2155" w:type="dxa"/>
            <w:tcPrChange w:id="120" w:author="Chris.Harvey" w:date="2018-07-23T15:46:00Z">
              <w:tcPr>
                <w:tcW w:w="2155" w:type="dxa"/>
              </w:tcPr>
            </w:tcPrChange>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800" w:type="dxa"/>
            <w:tcPrChange w:id="121" w:author="Chris.Harvey" w:date="2018-07-23T15:46:00Z">
              <w:tcPr>
                <w:tcW w:w="1350" w:type="dxa"/>
              </w:tcPr>
            </w:tcPrChange>
          </w:tcPr>
          <w:p w14:paraId="60CE6FEE" w14:textId="77777777" w:rsidR="000B481A" w:rsidRPr="002C77BF" w:rsidRDefault="000B481A" w:rsidP="0090235F">
            <w:pPr>
              <w:rPr>
                <w:rFonts w:ascii="Times" w:hAnsi="Times" w:cs="Times New Roman"/>
                <w:sz w:val="24"/>
                <w:szCs w:val="24"/>
              </w:rPr>
            </w:pPr>
          </w:p>
        </w:tc>
        <w:tc>
          <w:tcPr>
            <w:tcW w:w="1170" w:type="dxa"/>
            <w:tcPrChange w:id="122" w:author="Chris.Harvey" w:date="2018-07-23T15:46:00Z">
              <w:tcPr>
                <w:tcW w:w="1170" w:type="dxa"/>
              </w:tcPr>
            </w:tcPrChange>
          </w:tcPr>
          <w:p w14:paraId="6AA8F99D" w14:textId="77777777" w:rsidR="000B481A" w:rsidRPr="002C77BF" w:rsidRDefault="000B481A" w:rsidP="0090235F">
            <w:pPr>
              <w:rPr>
                <w:rFonts w:ascii="Times" w:hAnsi="Times" w:cs="Times New Roman"/>
                <w:sz w:val="24"/>
                <w:szCs w:val="24"/>
              </w:rPr>
            </w:pPr>
          </w:p>
        </w:tc>
        <w:tc>
          <w:tcPr>
            <w:tcW w:w="1170" w:type="dxa"/>
            <w:tcPrChange w:id="123" w:author="Chris.Harvey" w:date="2018-07-23T15:46:00Z">
              <w:tcPr>
                <w:tcW w:w="1170" w:type="dxa"/>
              </w:tcPr>
            </w:tcPrChange>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Change w:id="124" w:author="Chris.Harvey" w:date="2018-07-23T15:46:00Z">
              <w:tcPr>
                <w:tcW w:w="1193" w:type="dxa"/>
              </w:tcPr>
            </w:tcPrChange>
          </w:tcPr>
          <w:p w14:paraId="28C5E342" w14:textId="77777777" w:rsidR="000B481A" w:rsidRPr="002C77BF" w:rsidRDefault="000B481A" w:rsidP="0090235F">
            <w:pPr>
              <w:rPr>
                <w:rFonts w:ascii="Times" w:hAnsi="Times" w:cs="Times New Roman"/>
                <w:sz w:val="24"/>
                <w:szCs w:val="24"/>
              </w:rPr>
            </w:pPr>
          </w:p>
        </w:tc>
        <w:tc>
          <w:tcPr>
            <w:tcW w:w="1184" w:type="dxa"/>
            <w:tcPrChange w:id="125" w:author="Chris.Harvey" w:date="2018-07-23T15:46:00Z">
              <w:tcPr>
                <w:tcW w:w="1184" w:type="dxa"/>
              </w:tcPr>
            </w:tcPrChange>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51DF0206"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Figure S1. Map of predicted </w:t>
      </w:r>
      <w:del w:id="126" w:author="Chris.Harvey" w:date="2018-07-23T15:47:00Z">
        <w:r w:rsidRPr="002C77BF" w:rsidDel="00BE6BC6">
          <w:rPr>
            <w:rFonts w:ascii="Times" w:eastAsia="Times New Roman" w:hAnsi="Times" w:cs="Times New Roman"/>
            <w:sz w:val="24"/>
            <w:szCs w:val="24"/>
          </w:rPr>
          <w:delText xml:space="preserve">wind direction weighted </w:delText>
        </w:r>
      </w:del>
      <w:r w:rsidRPr="002C77BF">
        <w:rPr>
          <w:rFonts w:ascii="Times" w:eastAsia="Times New Roman" w:hAnsi="Times" w:cs="Times New Roman"/>
          <w:sz w:val="24"/>
          <w:szCs w:val="24"/>
        </w:rPr>
        <w:t xml:space="preserve">wave exposure index </w:t>
      </w:r>
      <w:ins w:id="127" w:author="Chris.Harvey" w:date="2018-07-23T15:47:00Z">
        <w:r w:rsidR="00BE6BC6">
          <w:rPr>
            <w:rFonts w:ascii="Times" w:eastAsia="Times New Roman" w:hAnsi="Times" w:cs="Times New Roman"/>
            <w:sz w:val="24"/>
            <w:szCs w:val="24"/>
          </w:rPr>
          <w:t xml:space="preserve">(weighted by wind direction) </w:t>
        </w:r>
      </w:ins>
      <w:r w:rsidRPr="002C77BF">
        <w:rPr>
          <w:rFonts w:ascii="Times" w:eastAsia="Times New Roman" w:hAnsi="Times" w:cs="Times New Roman"/>
          <w:sz w:val="24"/>
          <w:szCs w:val="24"/>
        </w:rPr>
        <w:t>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0">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 xml:space="preserve">Contrast with Figure 2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p>
    <w:p w14:paraId="647D4325" w14:textId="0BFB5575" w:rsidR="00F35117" w:rsidRDefault="00F35117">
      <w:pPr>
        <w:spacing w:after="0" w:line="240" w:lineRule="auto"/>
        <w:rPr>
          <w:rFonts w:ascii="Times" w:hAnsi="Times" w:cs="Times New Roman"/>
          <w:b/>
          <w:sz w:val="24"/>
          <w:szCs w:val="24"/>
        </w:rPr>
      </w:pPr>
      <w:r>
        <w:rPr>
          <w:rFonts w:ascii="Times" w:hAnsi="Times" w:cs="Times New Roman"/>
          <w:b/>
          <w:sz w:val="24"/>
          <w:szCs w:val="24"/>
        </w:rPr>
        <w:br w:type="page"/>
      </w:r>
      <w:r>
        <w:rPr>
          <w:rFonts w:ascii="Times" w:hAnsi="Times" w:cs="Times New Roman"/>
          <w:b/>
          <w:noProof/>
          <w:sz w:val="24"/>
          <w:szCs w:val="24"/>
        </w:rPr>
        <w:lastRenderedPageBreak/>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2">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proofErr w:type="spellStart"/>
      <w:r w:rsidR="00DE4A39" w:rsidRPr="00DE4A39">
        <w:rPr>
          <w:rFonts w:ascii="Times" w:hAnsi="Times" w:cs="Times New Roman"/>
          <w:i/>
          <w:sz w:val="24"/>
          <w:szCs w:val="24"/>
        </w:rPr>
        <w:t>Macrocystis</w:t>
      </w:r>
      <w:proofErr w:type="spellEnd"/>
      <w:r w:rsidR="00DE4A39">
        <w:rPr>
          <w:rFonts w:ascii="Times" w:hAnsi="Times" w:cs="Times New Roman"/>
          <w:sz w:val="24"/>
          <w:szCs w:val="24"/>
        </w:rPr>
        <w:t xml:space="preserve"> and </w:t>
      </w:r>
      <w:proofErr w:type="spellStart"/>
      <w:r w:rsidR="00DE4A39" w:rsidRPr="00DE4A39">
        <w:rPr>
          <w:rFonts w:ascii="Times" w:hAnsi="Times" w:cs="Times New Roman"/>
          <w:i/>
          <w:sz w:val="24"/>
          <w:szCs w:val="24"/>
        </w:rPr>
        <w:t>Nereocystis</w:t>
      </w:r>
      <w:proofErr w:type="spellEnd"/>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3">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2D51C4">
      <w:pPr>
        <w:spacing w:line="24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2002-2015).  Shapes correspond to the three regions 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776EB215" w14:textId="77777777" w:rsidR="006F0AA9" w:rsidRDefault="006F0AA9">
      <w:pPr>
        <w:spacing w:after="0" w:line="240" w:lineRule="auto"/>
        <w:rPr>
          <w:rFonts w:ascii="Times" w:hAnsi="Times" w:cs="Times New Roman"/>
          <w:b/>
          <w:sz w:val="24"/>
          <w:szCs w:val="24"/>
        </w:rPr>
      </w:pPr>
    </w:p>
    <w:p w14:paraId="6CB2C1D1" w14:textId="77777777" w:rsidR="006F0AA9" w:rsidRDefault="006F0AA9">
      <w:pPr>
        <w:spacing w:after="0" w:line="240" w:lineRule="auto"/>
        <w:rPr>
          <w:rFonts w:ascii="Times" w:hAnsi="Times" w:cs="Times New Roman"/>
          <w:b/>
          <w:sz w:val="24"/>
          <w:szCs w:val="24"/>
        </w:rPr>
      </w:pPr>
    </w:p>
    <w:p w14:paraId="4C0729B3" w14:textId="77777777" w:rsidR="000B481A" w:rsidRDefault="00283FAD" w:rsidP="000B481A">
      <w:pPr>
        <w:rPr>
          <w:rFonts w:ascii="Times" w:hAnsi="Times" w:cs="Times New Roman"/>
          <w:b/>
          <w:sz w:val="24"/>
          <w:szCs w:val="24"/>
        </w:rPr>
      </w:pPr>
      <w:commentRangeStart w:id="128"/>
      <w:r w:rsidRPr="00283FAD">
        <w:rPr>
          <w:rFonts w:ascii="Times" w:hAnsi="Times" w:cs="Times New Roman"/>
          <w:b/>
          <w:sz w:val="24"/>
          <w:szCs w:val="24"/>
        </w:rPr>
        <w:t>Listed</w:t>
      </w:r>
      <w:r>
        <w:rPr>
          <w:rFonts w:ascii="Times" w:hAnsi="Times" w:cs="Times New Roman"/>
          <w:b/>
          <w:sz w:val="24"/>
          <w:szCs w:val="24"/>
        </w:rPr>
        <w:t xml:space="preserve"> of m</w:t>
      </w:r>
      <w:r w:rsidR="000B481A" w:rsidRPr="00283FAD">
        <w:rPr>
          <w:rFonts w:ascii="Times" w:hAnsi="Times" w:cs="Times New Roman"/>
          <w:b/>
          <w:sz w:val="24"/>
          <w:szCs w:val="24"/>
        </w:rPr>
        <w:t>ethods for calculating wave exposure along OCNMS</w:t>
      </w:r>
      <w:commentRangeEnd w:id="128"/>
      <w:r w:rsidR="00705A18">
        <w:rPr>
          <w:rStyle w:val="CommentReference"/>
        </w:rPr>
        <w:commentReference w:id="128"/>
      </w:r>
    </w:p>
    <w:p w14:paraId="49D78833" w14:textId="77777777" w:rsidR="00A00AA8" w:rsidRPr="00283FAD" w:rsidRDefault="00A00AA8" w:rsidP="000B481A">
      <w:pPr>
        <w:rPr>
          <w:rFonts w:ascii="Times" w:hAnsi="Times" w:cs="Times New Roman"/>
          <w:b/>
          <w:sz w:val="24"/>
          <w:szCs w:val="24"/>
        </w:rPr>
      </w:pPr>
    </w:p>
    <w:p w14:paraId="6C90F400" w14:textId="69DD2910"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ArcCatalog</w:t>
      </w:r>
    </w:p>
    <w:p w14:paraId="0FED9E49" w14:textId="77777777"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29DE1AC8"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48B63057"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069509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3345D30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18BC838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at  44.617822°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130F052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424454B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5273FF19"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470E4882"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0A0088A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518852CD"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5DD6945"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4A1C845C" w14:textId="77777777" w:rsidR="000B481A" w:rsidRPr="002C77BF" w:rsidRDefault="000B481A" w:rsidP="000B481A">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430EA6D9"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24239C1D"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0528D0BE"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09DCB216"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72A8BE25"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4E938E92"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0DD15E12"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341282A6"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452AF74A"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1C5DBBAF"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lastRenderedPageBreak/>
        <w:t>STATION = USW00094240 (QUILLAYUTE STATE AIRPORT)</w:t>
      </w:r>
    </w:p>
    <w:p w14:paraId="52F5EE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FC510D7"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0623D96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285821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803765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17DFFE37"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07283B35"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2D740EB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58652745"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3BA0630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1303B8AC"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10D049A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sum the “&lt;6 or (blank)” and “ &gt;356” categories</w:t>
      </w:r>
    </w:p>
    <w:p w14:paraId="21A60A6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79E99B28"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1F23EE7"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1563D0A7"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1485B01"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3FD80204" w14:textId="77777777" w:rsidR="00FB2BB6" w:rsidRDefault="00D12782"/>
    <w:p w14:paraId="5CD22653" w14:textId="77777777" w:rsidR="000B481A" w:rsidRDefault="000B481A"/>
    <w:p w14:paraId="051513F3" w14:textId="77777777" w:rsidR="000B481A" w:rsidRDefault="000B481A"/>
    <w:p w14:paraId="14AB03EF" w14:textId="7F1236F3" w:rsidR="000B481A" w:rsidDel="00705A18" w:rsidRDefault="000B481A">
      <w:pPr>
        <w:rPr>
          <w:del w:id="129" w:author="Chris.Harvey" w:date="2018-07-23T15:50:00Z"/>
        </w:rPr>
      </w:pPr>
    </w:p>
    <w:p w14:paraId="7FC29334" w14:textId="67071435" w:rsidR="000B481A" w:rsidDel="00705A18" w:rsidRDefault="000B481A">
      <w:pPr>
        <w:rPr>
          <w:del w:id="130" w:author="Chris.Harvey" w:date="2018-07-23T15:50:00Z"/>
        </w:rPr>
      </w:pPr>
    </w:p>
    <w:p w14:paraId="6696389C" w14:textId="331DD49F" w:rsidR="000B481A" w:rsidDel="00705A18" w:rsidRDefault="000B481A">
      <w:pPr>
        <w:rPr>
          <w:del w:id="131" w:author="Chris.Harvey" w:date="2018-07-23T15:50:00Z"/>
        </w:rPr>
      </w:pPr>
    </w:p>
    <w:p w14:paraId="2C06A94A" w14:textId="6CC07447" w:rsidR="000B481A" w:rsidDel="00705A18" w:rsidRDefault="000B481A">
      <w:pPr>
        <w:rPr>
          <w:del w:id="132" w:author="Chris.Harvey" w:date="2018-07-23T15:50:00Z"/>
        </w:rPr>
      </w:pPr>
    </w:p>
    <w:p w14:paraId="169955F3" w14:textId="09E3C78A" w:rsidR="000B481A" w:rsidDel="00705A18" w:rsidRDefault="000B481A">
      <w:pPr>
        <w:rPr>
          <w:del w:id="133" w:author="Chris.Harvey" w:date="2018-07-23T15:50:00Z"/>
        </w:rPr>
      </w:pPr>
    </w:p>
    <w:p w14:paraId="13830B7E" w14:textId="6FF9DE31" w:rsidR="000B481A" w:rsidDel="00705A18" w:rsidRDefault="000B481A">
      <w:pPr>
        <w:rPr>
          <w:del w:id="134" w:author="Chris.Harvey" w:date="2018-07-23T15:50:00Z"/>
        </w:rPr>
      </w:pPr>
    </w:p>
    <w:p w14:paraId="255CADCD" w14:textId="77777777" w:rsidR="000B481A" w:rsidRDefault="000B481A">
      <w:bookmarkStart w:id="135" w:name="_GoBack"/>
      <w:bookmarkEnd w:id="135"/>
    </w:p>
    <w:p w14:paraId="6F8460D2" w14:textId="77777777" w:rsidR="000B481A" w:rsidRDefault="000B481A"/>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Arguez</w:t>
      </w:r>
      <w:proofErr w:type="spellEnd"/>
      <w:r w:rsidRPr="00ED1AAA">
        <w:rPr>
          <w:rFonts w:ascii="Times" w:hAnsi="Times" w:cs="Times New Roman"/>
          <w:sz w:val="24"/>
          <w:szCs w:val="24"/>
        </w:rPr>
        <w:t xml:space="preserve">, A, I </w:t>
      </w:r>
      <w:proofErr w:type="spellStart"/>
      <w:r w:rsidRPr="00ED1AAA">
        <w:rPr>
          <w:rFonts w:ascii="Times" w:hAnsi="Times" w:cs="Times New Roman"/>
          <w:sz w:val="24"/>
          <w:szCs w:val="24"/>
        </w:rPr>
        <w:t>Durre</w:t>
      </w:r>
      <w:proofErr w:type="spellEnd"/>
      <w:r w:rsidRPr="00ED1AAA">
        <w:rPr>
          <w:rFonts w:ascii="Times" w:hAnsi="Times" w:cs="Times New Roman"/>
          <w:sz w:val="24"/>
          <w:szCs w:val="24"/>
        </w:rPr>
        <w:t xml:space="preserve">, S </w:t>
      </w:r>
      <w:proofErr w:type="spellStart"/>
      <w:r w:rsidRPr="00ED1AAA">
        <w:rPr>
          <w:rFonts w:ascii="Times" w:hAnsi="Times" w:cs="Times New Roman"/>
          <w:sz w:val="24"/>
          <w:szCs w:val="24"/>
        </w:rPr>
        <w:t>Applequist</w:t>
      </w:r>
      <w:proofErr w:type="spellEnd"/>
      <w:r w:rsidRPr="00ED1AAA">
        <w:rPr>
          <w:rFonts w:ascii="Times" w:hAnsi="Times" w:cs="Times New Roman"/>
          <w:sz w:val="24"/>
          <w:szCs w:val="24"/>
        </w:rPr>
        <w:t xml:space="preserve">, M Squires, R </w:t>
      </w:r>
      <w:proofErr w:type="spellStart"/>
      <w:r w:rsidRPr="00ED1AAA">
        <w:rPr>
          <w:rFonts w:ascii="Times" w:hAnsi="Times" w:cs="Times New Roman"/>
          <w:sz w:val="24"/>
          <w:szCs w:val="24"/>
        </w:rPr>
        <w:t>Vose</w:t>
      </w:r>
      <w:proofErr w:type="spellEnd"/>
      <w:r w:rsidRPr="00ED1AAA">
        <w:rPr>
          <w:rFonts w:ascii="Times" w:hAnsi="Times" w:cs="Times New Roman"/>
          <w:sz w:val="24"/>
          <w:szCs w:val="24"/>
        </w:rPr>
        <w:t xml:space="preserve">, X Yin &amp; R </w:t>
      </w:r>
      <w:proofErr w:type="spellStart"/>
      <w:r w:rsidRPr="00ED1AAA">
        <w:rPr>
          <w:rFonts w:ascii="Times" w:hAnsi="Times" w:cs="Times New Roman"/>
          <w:sz w:val="24"/>
          <w:szCs w:val="24"/>
        </w:rPr>
        <w:t>Bilotta</w:t>
      </w:r>
      <w:proofErr w:type="spellEnd"/>
      <w:r w:rsidRPr="00ED1AAA">
        <w:rPr>
          <w:rFonts w:ascii="Times" w:hAnsi="Times" w:cs="Times New Roman"/>
          <w:sz w:val="24"/>
          <w:szCs w:val="24"/>
        </w:rPr>
        <w:t xml:space="preserve"> (2010) "NOAA's U.S. Hourly Climate </w:t>
      </w:r>
      <w:proofErr w:type="spellStart"/>
      <w:r w:rsidRPr="00ED1AAA">
        <w:rPr>
          <w:rFonts w:ascii="Times" w:hAnsi="Times" w:cs="Times New Roman"/>
          <w:sz w:val="24"/>
          <w:szCs w:val="24"/>
        </w:rPr>
        <w:t>Normals</w:t>
      </w:r>
      <w:proofErr w:type="spellEnd"/>
      <w:r w:rsidRPr="00ED1AAA">
        <w:rPr>
          <w:rFonts w:ascii="Times" w:hAnsi="Times" w:cs="Times New Roman"/>
          <w:sz w:val="24"/>
          <w:szCs w:val="24"/>
        </w:rPr>
        <w:t xml:space="preserve">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NOAA National 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Chris.Harvey" w:date="2018-07-23T15:45:00Z" w:initials="C">
    <w:p w14:paraId="70780D23" w14:textId="26E195C5" w:rsidR="00BE6BC6" w:rsidRDefault="00BE6BC6">
      <w:pPr>
        <w:pStyle w:val="CommentText"/>
      </w:pPr>
      <w:r>
        <w:rPr>
          <w:rStyle w:val="CommentReference"/>
        </w:rPr>
        <w:annotationRef/>
      </w:r>
      <w:r>
        <w:t>So, this table makes it seem like we violate the P.P.S. of Reviewer #2, at the very end of R#2’s review</w:t>
      </w:r>
    </w:p>
  </w:comment>
  <w:comment w:id="39" w:author="Chris.Harvey" w:date="2018-07-23T15:46:00Z" w:initials="C">
    <w:p w14:paraId="1155149F" w14:textId="44D96C48" w:rsidR="00BE6BC6" w:rsidRDefault="00BE6BC6">
      <w:pPr>
        <w:pStyle w:val="CommentText"/>
      </w:pPr>
      <w:r>
        <w:rPr>
          <w:rStyle w:val="CommentReference"/>
        </w:rPr>
        <w:annotationRef/>
      </w:r>
      <w:r>
        <w:t>Same comment as before; this clearly is at odds with the P.P.S. of R#2’s review</w:t>
      </w:r>
    </w:p>
  </w:comment>
  <w:comment w:id="128" w:author="Chris.Harvey" w:date="2018-07-23T15:49:00Z" w:initials="C">
    <w:p w14:paraId="07BBD1FB" w14:textId="21E0889C" w:rsidR="00705A18" w:rsidRDefault="00705A18">
      <w:pPr>
        <w:pStyle w:val="CommentText"/>
      </w:pPr>
      <w:r>
        <w:rPr>
          <w:rStyle w:val="CommentReference"/>
        </w:rPr>
        <w:annotationRef/>
      </w:r>
      <w:r>
        <w:t>Should this be moved up so that it’s right after the first page of the Supplement, with the description of wave energy estimation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780D23" w15:done="0"/>
  <w15:commentEx w15:paraId="1155149F" w15:done="0"/>
  <w15:commentEx w15:paraId="07BBD1F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DE37C" w14:textId="77777777" w:rsidR="00D12782" w:rsidRDefault="00D12782">
      <w:pPr>
        <w:spacing w:after="0" w:line="240" w:lineRule="auto"/>
      </w:pPr>
      <w:r>
        <w:separator/>
      </w:r>
    </w:p>
  </w:endnote>
  <w:endnote w:type="continuationSeparator" w:id="0">
    <w:p w14:paraId="5A05C09D" w14:textId="77777777" w:rsidR="00D12782" w:rsidRDefault="00D12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504020202020204"/>
    <w:charset w:val="00"/>
    <w:family w:val="auto"/>
    <w:pitch w:val="variable"/>
    <w:sig w:usb0="E00002FF" w:usb1="5000785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733338"/>
      <w:docPartObj>
        <w:docPartGallery w:val="Page Numbers (Bottom of Page)"/>
        <w:docPartUnique/>
      </w:docPartObj>
    </w:sdtPr>
    <w:sdtEndPr>
      <w:rPr>
        <w:noProof/>
      </w:rPr>
    </w:sdtEndPr>
    <w:sdtContent>
      <w:p w14:paraId="49775BEC" w14:textId="757ABBE6" w:rsidR="00C17DAE" w:rsidRDefault="007F7C70">
        <w:pPr>
          <w:pStyle w:val="Footer"/>
          <w:jc w:val="right"/>
        </w:pPr>
        <w:r>
          <w:fldChar w:fldCharType="begin"/>
        </w:r>
        <w:r>
          <w:instrText xml:space="preserve"> PAGE   \* MERGEFORMAT </w:instrText>
        </w:r>
        <w:r>
          <w:fldChar w:fldCharType="separate"/>
        </w:r>
        <w:r w:rsidR="00705A18">
          <w:rPr>
            <w:noProof/>
          </w:rPr>
          <w:t>9</w:t>
        </w:r>
        <w:r>
          <w:rPr>
            <w:noProof/>
          </w:rPr>
          <w:fldChar w:fldCharType="end"/>
        </w:r>
      </w:p>
    </w:sdtContent>
  </w:sdt>
  <w:p w14:paraId="030E3DBC" w14:textId="77777777" w:rsidR="00C17DAE" w:rsidRDefault="00D127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DFF91" w14:textId="77777777" w:rsidR="00D12782" w:rsidRDefault="00D12782">
      <w:pPr>
        <w:spacing w:after="0" w:line="240" w:lineRule="auto"/>
      </w:pPr>
      <w:r>
        <w:separator/>
      </w:r>
    </w:p>
  </w:footnote>
  <w:footnote w:type="continuationSeparator" w:id="0">
    <w:p w14:paraId="7B448A55" w14:textId="77777777" w:rsidR="00D12782" w:rsidRDefault="00D12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81A"/>
    <w:rsid w:val="0003401E"/>
    <w:rsid w:val="000B481A"/>
    <w:rsid w:val="001A6C99"/>
    <w:rsid w:val="001D5953"/>
    <w:rsid w:val="00283FAD"/>
    <w:rsid w:val="002D51C4"/>
    <w:rsid w:val="004910A5"/>
    <w:rsid w:val="004C43BC"/>
    <w:rsid w:val="00693031"/>
    <w:rsid w:val="006B7D74"/>
    <w:rsid w:val="006F0AA9"/>
    <w:rsid w:val="00705A18"/>
    <w:rsid w:val="007F55AA"/>
    <w:rsid w:val="007F7C70"/>
    <w:rsid w:val="00874A9C"/>
    <w:rsid w:val="008955E6"/>
    <w:rsid w:val="00956563"/>
    <w:rsid w:val="00A00AA8"/>
    <w:rsid w:val="00BD62B4"/>
    <w:rsid w:val="00BE6BC6"/>
    <w:rsid w:val="00C06DAF"/>
    <w:rsid w:val="00CA65F7"/>
    <w:rsid w:val="00D12782"/>
    <w:rsid w:val="00DE4A39"/>
    <w:rsid w:val="00DE7429"/>
    <w:rsid w:val="00EC3708"/>
    <w:rsid w:val="00EF485F"/>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 w:type="paragraph" w:styleId="BalloonText">
    <w:name w:val="Balloon Text"/>
    <w:basedOn w:val="Normal"/>
    <w:link w:val="BalloonTextChar"/>
    <w:uiPriority w:val="99"/>
    <w:semiHidden/>
    <w:unhideWhenUsed/>
    <w:rsid w:val="00CA65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5F7"/>
    <w:rPr>
      <w:rFonts w:ascii="Segoe UI" w:hAnsi="Segoe UI" w:cs="Segoe UI"/>
      <w:sz w:val="18"/>
      <w:szCs w:val="18"/>
    </w:rPr>
  </w:style>
  <w:style w:type="character" w:styleId="CommentReference">
    <w:name w:val="annotation reference"/>
    <w:basedOn w:val="DefaultParagraphFont"/>
    <w:uiPriority w:val="99"/>
    <w:semiHidden/>
    <w:unhideWhenUsed/>
    <w:rsid w:val="00BE6BC6"/>
    <w:rPr>
      <w:sz w:val="16"/>
      <w:szCs w:val="16"/>
    </w:rPr>
  </w:style>
  <w:style w:type="paragraph" w:styleId="CommentText">
    <w:name w:val="annotation text"/>
    <w:basedOn w:val="Normal"/>
    <w:link w:val="CommentTextChar"/>
    <w:uiPriority w:val="99"/>
    <w:semiHidden/>
    <w:unhideWhenUsed/>
    <w:rsid w:val="00BE6BC6"/>
    <w:pPr>
      <w:spacing w:line="240" w:lineRule="auto"/>
    </w:pPr>
    <w:rPr>
      <w:sz w:val="20"/>
      <w:szCs w:val="20"/>
    </w:rPr>
  </w:style>
  <w:style w:type="character" w:customStyle="1" w:styleId="CommentTextChar">
    <w:name w:val="Comment Text Char"/>
    <w:basedOn w:val="DefaultParagraphFont"/>
    <w:link w:val="CommentText"/>
    <w:uiPriority w:val="99"/>
    <w:semiHidden/>
    <w:rsid w:val="00BE6BC6"/>
    <w:rPr>
      <w:sz w:val="20"/>
      <w:szCs w:val="20"/>
    </w:rPr>
  </w:style>
  <w:style w:type="paragraph" w:styleId="CommentSubject">
    <w:name w:val="annotation subject"/>
    <w:basedOn w:val="CommentText"/>
    <w:next w:val="CommentText"/>
    <w:link w:val="CommentSubjectChar"/>
    <w:uiPriority w:val="99"/>
    <w:semiHidden/>
    <w:unhideWhenUsed/>
    <w:rsid w:val="00BE6BC6"/>
    <w:rPr>
      <w:b/>
      <w:bCs/>
    </w:rPr>
  </w:style>
  <w:style w:type="character" w:customStyle="1" w:styleId="CommentSubjectChar">
    <w:name w:val="Comment Subject Char"/>
    <w:basedOn w:val="CommentTextChar"/>
    <w:link w:val="CommentSubject"/>
    <w:uiPriority w:val="99"/>
    <w:semiHidden/>
    <w:rsid w:val="00BE6B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Chris.Harvey</cp:lastModifiedBy>
  <cp:revision>4</cp:revision>
  <dcterms:created xsi:type="dcterms:W3CDTF">2018-07-16T19:46:00Z</dcterms:created>
  <dcterms:modified xsi:type="dcterms:W3CDTF">2018-07-23T22:50:00Z</dcterms:modified>
</cp:coreProperties>
</file>