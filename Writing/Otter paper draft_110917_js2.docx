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 xml:space="preserve">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 xml:space="preserve">Fisheries Ecology Division, Northwest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w:t>
      </w:r>
      <w:proofErr w:type="spellStart"/>
      <w:r w:rsidR="008267A0">
        <w:rPr>
          <w:rFonts w:ascii="Times New Roman" w:hAnsi="Times New Roman" w:cs="Times New Roman"/>
          <w:sz w:val="24"/>
          <w:szCs w:val="24"/>
        </w:rPr>
        <w:t>Montlake</w:t>
      </w:r>
      <w:proofErr w:type="spellEnd"/>
      <w:r w:rsidR="008267A0">
        <w:rPr>
          <w:rFonts w:ascii="Times New Roman" w:hAnsi="Times New Roman" w:cs="Times New Roman"/>
          <w:sz w:val="24"/>
          <w:szCs w:val="24"/>
        </w:rPr>
        <w:t xml:space="preserv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 xml:space="preserve">Blah </w:t>
      </w:r>
      <w:proofErr w:type="spellStart"/>
      <w:r w:rsidRPr="00B84F55">
        <w:rPr>
          <w:rFonts w:ascii="Times New Roman" w:hAnsi="Times New Roman" w:cs="Times New Roman"/>
          <w:sz w:val="24"/>
          <w:szCs w:val="24"/>
          <w:highlight w:val="yellow"/>
        </w:rPr>
        <w:t>blah</w:t>
      </w:r>
      <w:proofErr w:type="spellEnd"/>
      <w:r w:rsidRPr="00B84F55">
        <w:rPr>
          <w:rFonts w:ascii="Times New Roman" w:hAnsi="Times New Roman" w:cs="Times New Roman"/>
          <w:sz w:val="24"/>
          <w:szCs w:val="24"/>
          <w:highlight w:val="yellow"/>
        </w:rPr>
        <w:t xml:space="preserve"> </w:t>
      </w:r>
      <w:proofErr w:type="spellStart"/>
      <w:r w:rsidRPr="00B84F55">
        <w:rPr>
          <w:rFonts w:ascii="Times New Roman" w:hAnsi="Times New Roman" w:cs="Times New Roman"/>
          <w:sz w:val="24"/>
          <w:szCs w:val="24"/>
          <w:highlight w:val="yellow"/>
        </w:rPr>
        <w:t>blah</w:t>
      </w:r>
      <w:proofErr w:type="spellEnd"/>
      <w:r w:rsidR="0011350E">
        <w:rPr>
          <w:rFonts w:ascii="Times New Roman" w:hAnsi="Times New Roman" w:cs="Times New Roman"/>
          <w:sz w:val="24"/>
          <w:szCs w:val="24"/>
        </w:rPr>
        <w:t xml:space="preserve"> sea otter </w:t>
      </w:r>
      <w:proofErr w:type="spellStart"/>
      <w:r w:rsidR="0011350E" w:rsidRPr="0011350E">
        <w:rPr>
          <w:rFonts w:ascii="Times New Roman" w:hAnsi="Times New Roman" w:cs="Times New Roman"/>
          <w:i/>
          <w:sz w:val="24"/>
          <w:szCs w:val="24"/>
        </w:rPr>
        <w:t>Enhydra</w:t>
      </w:r>
      <w:proofErr w:type="spellEnd"/>
      <w:r w:rsidR="0011350E" w:rsidRPr="0011350E">
        <w:rPr>
          <w:rFonts w:ascii="Times New Roman" w:hAnsi="Times New Roman" w:cs="Times New Roman"/>
          <w:i/>
          <w:sz w:val="24"/>
          <w:szCs w:val="24"/>
        </w:rPr>
        <w:t xml:space="preserve"> </w:t>
      </w:r>
      <w:proofErr w:type="spellStart"/>
      <w:r w:rsidR="0011350E" w:rsidRPr="0011350E">
        <w:rPr>
          <w:rFonts w:ascii="Times New Roman" w:hAnsi="Times New Roman" w:cs="Times New Roman"/>
          <w:i/>
          <w:sz w:val="24"/>
          <w:szCs w:val="24"/>
        </w:rPr>
        <w:t>lutris</w:t>
      </w:r>
      <w:proofErr w:type="spellEnd"/>
      <w:r w:rsidR="0011350E">
        <w:rPr>
          <w:rFonts w:ascii="Times New Roman" w:hAnsi="Times New Roman" w:cs="Times New Roman"/>
          <w:sz w:val="24"/>
          <w:szCs w:val="24"/>
        </w:rPr>
        <w:t xml:space="preserve"> canopy-forming kelps </w:t>
      </w:r>
      <w:proofErr w:type="spellStart"/>
      <w:r w:rsidR="0011350E">
        <w:rPr>
          <w:rFonts w:ascii="Times New Roman" w:hAnsi="Times New Roman" w:cs="Times New Roman"/>
          <w:i/>
          <w:sz w:val="24"/>
          <w:szCs w:val="24"/>
        </w:rPr>
        <w:t>Nereocystis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proofErr w:type="spellEnd"/>
      <w:r w:rsidR="0011350E">
        <w:rPr>
          <w:rFonts w:ascii="Times New Roman" w:hAnsi="Times New Roman" w:cs="Times New Roman"/>
          <w:sz w:val="24"/>
          <w:szCs w:val="24"/>
        </w:rPr>
        <w:t xml:space="preserve"> and </w:t>
      </w:r>
      <w:proofErr w:type="spellStart"/>
      <w:r w:rsidR="0011350E" w:rsidRPr="00F542F8">
        <w:rPr>
          <w:rFonts w:ascii="Times New Roman" w:hAnsi="Times New Roman" w:cs="Times New Roman"/>
          <w:i/>
          <w:sz w:val="24"/>
          <w:szCs w:val="24"/>
        </w:rPr>
        <w:t>Macrocystis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pyrifera</w:t>
      </w:r>
      <w:proofErr w:type="spellEnd"/>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proofErr w:type="spellStart"/>
      <w:r w:rsidR="00C03DCA">
        <w:rPr>
          <w:rFonts w:ascii="Times New Roman" w:hAnsi="Times New Roman" w:cs="Times New Roman"/>
          <w:i/>
          <w:sz w:val="24"/>
          <w:szCs w:val="24"/>
        </w:rPr>
        <w:t>Enhydra</w:t>
      </w:r>
      <w:proofErr w:type="spellEnd"/>
      <w:r w:rsidR="00C03DCA">
        <w:rPr>
          <w:rFonts w:ascii="Times New Roman" w:hAnsi="Times New Roman" w:cs="Times New Roman"/>
          <w:i/>
          <w:sz w:val="24"/>
          <w:szCs w:val="24"/>
        </w:rPr>
        <w:t xml:space="preserve"> </w:t>
      </w:r>
      <w:proofErr w:type="spellStart"/>
      <w:r w:rsidR="00C03DCA" w:rsidRPr="00C03DCA">
        <w:rPr>
          <w:rFonts w:ascii="Times New Roman" w:hAnsi="Times New Roman" w:cs="Times New Roman"/>
          <w:i/>
          <w:sz w:val="24"/>
          <w:szCs w:val="24"/>
        </w:rPr>
        <w:t>lutris</w:t>
      </w:r>
      <w:proofErr w:type="spellEnd"/>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4"/>
      <w:r w:rsidR="00F164CA" w:rsidRPr="00470FF0">
        <w:rPr>
          <w:rFonts w:ascii="Times New Roman" w:hAnsi="Times New Roman" w:cs="Times New Roman"/>
          <w:sz w:val="24"/>
          <w:szCs w:val="24"/>
        </w:rPr>
        <w:t>.</w:t>
      </w:r>
      <w:commentRangeEnd w:id="4"/>
      <w:r>
        <w:rPr>
          <w:rStyle w:val="CommentReference"/>
        </w:rPr>
        <w:commentReference w:id="4"/>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54CDBDC"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proofErr w:type="spellStart"/>
      <w:r w:rsidR="00C052BB">
        <w:rPr>
          <w:rFonts w:ascii="Times New Roman" w:hAnsi="Times New Roman" w:cs="Times New Roman"/>
          <w:sz w:val="24"/>
          <w:szCs w:val="24"/>
        </w:rPr>
        <w:t>Penninsula</w:t>
      </w:r>
      <w:proofErr w:type="spellEnd"/>
      <w:r w:rsidR="00C052BB">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proofErr w:type="spellStart"/>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w:t>
      </w:r>
      <w:proofErr w:type="spellEnd"/>
      <w:r w:rsidR="000B4409" w:rsidRPr="000B4409">
        <w:rPr>
          <w:rFonts w:ascii="Times New Roman" w:hAnsi="Times New Roman" w:cs="Times New Roman"/>
          <w:i/>
          <w:sz w:val="24"/>
          <w:szCs w:val="24"/>
        </w:rPr>
        <w:t xml:space="preserve"> </w:t>
      </w:r>
      <w:proofErr w:type="spellStart"/>
      <w:r w:rsidR="000B4409" w:rsidRPr="000B4409">
        <w:rPr>
          <w:rFonts w:ascii="Times New Roman" w:hAnsi="Times New Roman" w:cs="Times New Roman"/>
          <w:i/>
          <w:sz w:val="24"/>
          <w:szCs w:val="24"/>
        </w:rPr>
        <w:t>franciscanus</w:t>
      </w:r>
      <w:proofErr w:type="spellEnd"/>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w:t>
      </w:r>
      <w:r w:rsidR="00960441" w:rsidRPr="00ED4AD3">
        <w:rPr>
          <w:rFonts w:ascii="Times New Roman" w:hAnsi="Times New Roman" w:cs="Times New Roman"/>
          <w:sz w:val="24"/>
          <w:szCs w:val="24"/>
        </w:rPr>
        <w:lastRenderedPageBreak/>
        <w:t xml:space="preserve">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5"/>
      <w:proofErr w:type="spellStart"/>
      <w:r w:rsidR="00BD2C98" w:rsidRPr="00ED4AD3">
        <w:rPr>
          <w:rFonts w:ascii="Times New Roman" w:hAnsi="Times New Roman" w:cs="Times New Roman"/>
          <w:sz w:val="24"/>
          <w:szCs w:val="24"/>
        </w:rPr>
        <w:t>Pfister</w:t>
      </w:r>
      <w:proofErr w:type="spellEnd"/>
      <w:r w:rsidR="00BD2C98" w:rsidRPr="00ED4AD3">
        <w:rPr>
          <w:rFonts w:ascii="Times New Roman" w:hAnsi="Times New Roman" w:cs="Times New Roman"/>
          <w:sz w:val="24"/>
          <w:szCs w:val="24"/>
        </w:rPr>
        <w:t xml:space="preserve"> et al. in review.</w:t>
      </w:r>
      <w:commentRangeEnd w:id="5"/>
      <w:r w:rsidR="00F2419C" w:rsidRPr="00ED4AD3">
        <w:rPr>
          <w:rStyle w:val="CommentReference"/>
          <w:sz w:val="24"/>
          <w:szCs w:val="24"/>
        </w:rPr>
        <w:commentReference w:id="5"/>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6"/>
      <w:r w:rsidR="00DE6451">
        <w:rPr>
          <w:rFonts w:ascii="Times New Roman" w:hAnsi="Times New Roman" w:cs="Times New Roman"/>
          <w:sz w:val="24"/>
          <w:szCs w:val="24"/>
        </w:rPr>
        <w:t xml:space="preserve">These </w:t>
      </w:r>
      <w:commentRangeEnd w:id="6"/>
      <w:r w:rsidR="00C052BB">
        <w:rPr>
          <w:rStyle w:val="CommentReference"/>
        </w:rPr>
        <w:commentReference w:id="6"/>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0E3F6077"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7"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8"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2000). </w:t>
      </w:r>
      <w:del w:id="9" w:author="Jameal Samhouri" w:date="2017-10-27T12:06:00Z">
        <w:r w:rsidDel="00206F21">
          <w:rPr>
            <w:rFonts w:ascii="Times New Roman" w:hAnsi="Times New Roman" w:cs="Times New Roman"/>
            <w:sz w:val="24"/>
            <w:szCs w:val="24"/>
          </w:rPr>
          <w:delText>We assess trends in otters to</w:delText>
        </w:r>
      </w:del>
      <w:ins w:id="10" w:author="Jameal Samhouri" w:date="2017-10-27T12:06:00Z">
        <w:r w:rsidR="00206F21">
          <w:rPr>
            <w:rFonts w:ascii="Times New Roman" w:hAnsi="Times New Roman" w:cs="Times New Roman"/>
            <w:sz w:val="24"/>
            <w:szCs w:val="24"/>
          </w:rPr>
          <w:t>T</w:t>
        </w:r>
      </w:ins>
      <w:ins w:id="11" w:author="Jameal Samhouri" w:date="2017-10-27T12:08:00Z">
        <w:r w:rsidR="00206F21">
          <w:rPr>
            <w:rFonts w:ascii="Times New Roman" w:hAnsi="Times New Roman" w:cs="Times New Roman"/>
            <w:sz w:val="24"/>
            <w:szCs w:val="24"/>
          </w:rPr>
          <w:t>ogether t</w:t>
        </w:r>
      </w:ins>
      <w:ins w:id="12" w:author="Jameal Samhouri" w:date="2017-10-27T12:06:00Z">
        <w:r w:rsidR="00206F21">
          <w:rPr>
            <w:rFonts w:ascii="Times New Roman" w:hAnsi="Times New Roman" w:cs="Times New Roman"/>
            <w:sz w:val="24"/>
            <w:szCs w:val="24"/>
          </w:rPr>
          <w:t xml:space="preserve">hese data </w:t>
        </w:r>
      </w:ins>
      <w:ins w:id="13" w:author="Jameal Samhouri" w:date="2017-10-27T12:23:00Z">
        <w:r w:rsidR="00C1717E">
          <w:rPr>
            <w:rFonts w:ascii="Times New Roman" w:hAnsi="Times New Roman" w:cs="Times New Roman"/>
            <w:sz w:val="24"/>
            <w:szCs w:val="24"/>
          </w:rPr>
          <w:t xml:space="preserve">demonstrate that </w:t>
        </w:r>
        <w:proofErr w:type="spellStart"/>
        <w:r w:rsidR="00C1717E">
          <w:rPr>
            <w:rFonts w:ascii="Times New Roman" w:hAnsi="Times New Roman" w:cs="Times New Roman"/>
            <w:sz w:val="24"/>
            <w:szCs w:val="24"/>
          </w:rPr>
          <w:t>coastwide</w:t>
        </w:r>
        <w:proofErr w:type="spellEnd"/>
        <w:r w:rsidR="00C1717E">
          <w:rPr>
            <w:rFonts w:ascii="Times New Roman" w:hAnsi="Times New Roman" w:cs="Times New Roman"/>
            <w:sz w:val="24"/>
            <w:szCs w:val="24"/>
          </w:rPr>
          <w:t xml:space="preserv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4" w:author="Jameal Samhouri" w:date="2017-10-27T12:27:00Z">
        <w:r w:rsidR="00EE3EE2">
          <w:rPr>
            <w:rFonts w:ascii="Times New Roman" w:hAnsi="Times New Roman" w:cs="Times New Roman"/>
            <w:sz w:val="24"/>
            <w:szCs w:val="24"/>
          </w:rPr>
          <w:t>while an</w:t>
        </w:r>
      </w:ins>
      <w:ins w:id="15" w:author="Jameal Samhouri" w:date="2017-10-27T12:24:00Z">
        <w:r w:rsidR="002D5800">
          <w:rPr>
            <w:rFonts w:ascii="Times New Roman" w:hAnsi="Times New Roman" w:cs="Times New Roman"/>
            <w:sz w:val="24"/>
            <w:szCs w:val="24"/>
          </w:rPr>
          <w:t xml:space="preserve"> otter-induced trophic cascade </w:t>
        </w:r>
      </w:ins>
      <w:del w:id="16" w:author="Jameal Samhouri" w:date="2017-10-27T12:07:00Z">
        <w:r w:rsidDel="00206F21">
          <w:rPr>
            <w:rFonts w:ascii="Times New Roman" w:hAnsi="Times New Roman" w:cs="Times New Roman"/>
            <w:sz w:val="24"/>
            <w:szCs w:val="24"/>
          </w:rPr>
          <w:delText xml:space="preserve"> </w:delText>
        </w:r>
      </w:del>
      <w:ins w:id="17" w:author="Jameal Samhouri" w:date="2017-10-27T12:11:00Z">
        <w:r w:rsidR="00206F21">
          <w:rPr>
            <w:rFonts w:ascii="Times New Roman" w:hAnsi="Times New Roman" w:cs="Times New Roman"/>
            <w:sz w:val="24"/>
            <w:szCs w:val="24"/>
          </w:rPr>
          <w:t>explain</w:t>
        </w:r>
      </w:ins>
      <w:ins w:id="18" w:author="Jameal Samhouri" w:date="2017-10-27T12:26:00Z">
        <w:r w:rsidR="00EE3EE2">
          <w:rPr>
            <w:rFonts w:ascii="Times New Roman" w:hAnsi="Times New Roman" w:cs="Times New Roman"/>
            <w:sz w:val="24"/>
            <w:szCs w:val="24"/>
          </w:rPr>
          <w:t xml:space="preserve">ed </w:t>
        </w:r>
      </w:ins>
      <w:ins w:id="19" w:author="Jameal Samhouri" w:date="2017-10-27T12:28:00Z">
        <w:r w:rsidR="00EE3EE2">
          <w:rPr>
            <w:rFonts w:ascii="Times New Roman" w:hAnsi="Times New Roman" w:cs="Times New Roman"/>
            <w:sz w:val="24"/>
            <w:szCs w:val="24"/>
          </w:rPr>
          <w:t xml:space="preserve">changes in the </w:t>
        </w:r>
      </w:ins>
      <w:ins w:id="20" w:author="Jameal Samhouri" w:date="2017-10-27T12:26:00Z">
        <w:r w:rsidR="00EE3EE2">
          <w:rPr>
            <w:rFonts w:ascii="Times New Roman" w:hAnsi="Times New Roman" w:cs="Times New Roman"/>
            <w:sz w:val="24"/>
            <w:szCs w:val="24"/>
          </w:rPr>
          <w:t xml:space="preserve">nearshore community </w:t>
        </w:r>
      </w:ins>
      <w:ins w:id="21"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2" w:author="Jameal Samhouri" w:date="2017-10-27T12:27:00Z">
        <w:r w:rsidR="00EE3EE2">
          <w:rPr>
            <w:rFonts w:ascii="Times New Roman" w:hAnsi="Times New Roman" w:cs="Times New Roman"/>
            <w:sz w:val="24"/>
            <w:szCs w:val="24"/>
          </w:rPr>
          <w:t xml:space="preserve">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r w:rsidR="00BE6DBA">
        <w:rPr>
          <w:rFonts w:ascii="Times New Roman" w:hAnsi="Times New Roman" w:cs="Times New Roman"/>
          <w:sz w:val="24"/>
          <w:szCs w:val="24"/>
        </w:rPr>
        <w:t xml:space="preserve">  MORE HERE.</w:t>
      </w:r>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w:t>
      </w:r>
      <w:proofErr w:type="spellStart"/>
      <w:r w:rsidR="00F37A2C" w:rsidRPr="009721A7">
        <w:rPr>
          <w:rFonts w:ascii="Times New Roman" w:hAnsi="Times New Roman" w:cs="Times New Roman"/>
          <w:sz w:val="24"/>
          <w:szCs w:val="24"/>
        </w:rPr>
        <w:t>Chibadehl</w:t>
      </w:r>
      <w:proofErr w:type="spellEnd"/>
      <w:r w:rsidR="00F37A2C" w:rsidRPr="009721A7">
        <w:rPr>
          <w:rFonts w:ascii="Times New Roman" w:hAnsi="Times New Roman" w:cs="Times New Roman"/>
          <w:sz w:val="24"/>
          <w:szCs w:val="24"/>
        </w:rPr>
        <w:t xml:space="preserve"> Rocks and </w:t>
      </w:r>
      <w:proofErr w:type="spellStart"/>
      <w:r w:rsidR="00F37A2C" w:rsidRPr="009721A7">
        <w:rPr>
          <w:rFonts w:ascii="Times New Roman" w:hAnsi="Times New Roman" w:cs="Times New Roman"/>
          <w:sz w:val="24"/>
          <w:szCs w:val="24"/>
        </w:rPr>
        <w:t>Neah</w:t>
      </w:r>
      <w:proofErr w:type="spellEnd"/>
      <w:r w:rsidR="00F37A2C" w:rsidRPr="009721A7">
        <w:rPr>
          <w:rFonts w:ascii="Times New Roman" w:hAnsi="Times New Roman" w:cs="Times New Roman"/>
          <w:sz w:val="24"/>
          <w:szCs w:val="24"/>
        </w:rPr>
        <w:t xml:space="preserve">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proofErr w:type="spellStart"/>
      <w:r w:rsidR="00F37A2C">
        <w:rPr>
          <w:rFonts w:ascii="Times New Roman" w:hAnsi="Times New Roman" w:cs="Times New Roman"/>
          <w:i/>
          <w:sz w:val="24"/>
          <w:szCs w:val="24"/>
        </w:rPr>
        <w:t>Nereocystis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proofErr w:type="spellEnd"/>
      <w:r w:rsidR="00F37A2C">
        <w:rPr>
          <w:rFonts w:ascii="Times New Roman" w:hAnsi="Times New Roman" w:cs="Times New Roman"/>
          <w:sz w:val="24"/>
          <w:szCs w:val="24"/>
        </w:rPr>
        <w:t xml:space="preserve"> and/or </w:t>
      </w:r>
      <w:proofErr w:type="spellStart"/>
      <w:r w:rsidR="00F37A2C" w:rsidRPr="00F542F8">
        <w:rPr>
          <w:rFonts w:ascii="Times New Roman" w:hAnsi="Times New Roman" w:cs="Times New Roman"/>
          <w:i/>
          <w:sz w:val="24"/>
          <w:szCs w:val="24"/>
        </w:rPr>
        <w:t>Macrocystis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pyrifera</w:t>
      </w:r>
      <w:proofErr w:type="spellEnd"/>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w:t>
      </w:r>
      <w:proofErr w:type="spellStart"/>
      <w:r w:rsidR="00F37A2C">
        <w:rPr>
          <w:rFonts w:ascii="Times New Roman" w:hAnsi="Times New Roman" w:cs="Times New Roman"/>
          <w:sz w:val="24"/>
          <w:szCs w:val="24"/>
        </w:rPr>
        <w:t>Kvitek</w:t>
      </w:r>
      <w:proofErr w:type="spellEnd"/>
      <w:r w:rsidR="00F37A2C">
        <w:rPr>
          <w:rFonts w:ascii="Times New Roman" w:hAnsi="Times New Roman" w:cs="Times New Roman"/>
          <w:sz w:val="24"/>
          <w:szCs w:val="24"/>
        </w:rPr>
        <w:t xml:space="preserve">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w:t>
      </w:r>
      <w:proofErr w:type="spellStart"/>
      <w:r w:rsidR="00F37A2C" w:rsidRPr="00914F34">
        <w:rPr>
          <w:rFonts w:ascii="Times New Roman" w:hAnsi="Times New Roman" w:cs="Times New Roman"/>
          <w:sz w:val="24"/>
          <w:szCs w:val="24"/>
        </w:rPr>
        <w:t>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whit</w:t>
      </w:r>
      <w:proofErr w:type="spellEnd"/>
      <w:r w:rsidR="00F37A2C" w:rsidRPr="00914F34">
        <w:rPr>
          <w:rFonts w:ascii="Times New Roman" w:hAnsi="Times New Roman" w:cs="Times New Roman"/>
          <w:sz w:val="24"/>
          <w:szCs w:val="24"/>
        </w:rPr>
        <w:t xml:space="preserve"> Head, Rock 305, Cape Johnson, Cape Alava, Anderson Point, and </w:t>
      </w:r>
      <w:proofErr w:type="spellStart"/>
      <w:r w:rsidR="00F37A2C" w:rsidRPr="00914F34">
        <w:rPr>
          <w:rFonts w:ascii="Times New Roman" w:hAnsi="Times New Roman" w:cs="Times New Roman"/>
          <w:sz w:val="24"/>
          <w:szCs w:val="24"/>
        </w:rPr>
        <w:t>Neah</w:t>
      </w:r>
      <w:proofErr w:type="spellEnd"/>
      <w:r w:rsidR="00F37A2C" w:rsidRPr="00914F34">
        <w:rPr>
          <w:rFonts w:ascii="Times New Roman" w:hAnsi="Times New Roman" w:cs="Times New Roman"/>
          <w:sz w:val="24"/>
          <w:szCs w:val="24"/>
        </w:rPr>
        <w:t xml:space="preserve">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proofErr w:type="spellStart"/>
      <w:r w:rsidR="006074B4">
        <w:rPr>
          <w:rFonts w:ascii="Times New Roman" w:hAnsi="Times New Roman" w:cs="Times New Roman"/>
          <w:sz w:val="24"/>
          <w:szCs w:val="24"/>
        </w:rPr>
        <w:t>coastwide</w:t>
      </w:r>
      <w:proofErr w:type="spellEnd"/>
      <w:r w:rsidR="006074B4">
        <w:rPr>
          <w:rFonts w:ascii="Times New Roman" w:hAnsi="Times New Roman" w:cs="Times New Roman"/>
          <w:sz w:val="24"/>
          <w:szCs w:val="24"/>
        </w:rPr>
        <w:t xml:space="preserv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w:t>
      </w:r>
      <w:proofErr w:type="spellStart"/>
      <w:r>
        <w:rPr>
          <w:rFonts w:ascii="Times New Roman" w:hAnsi="Times New Roman" w:cs="Times New Roman"/>
          <w:color w:val="151518"/>
          <w:sz w:val="24"/>
          <w:szCs w:val="24"/>
        </w:rPr>
        <w:t>Neah</w:t>
      </w:r>
      <w:proofErr w:type="spellEnd"/>
      <w:r>
        <w:rPr>
          <w:rFonts w:ascii="Times New Roman" w:hAnsi="Times New Roman" w:cs="Times New Roman"/>
          <w:color w:val="151518"/>
          <w:sz w:val="24"/>
          <w:szCs w:val="24"/>
        </w:rPr>
        <w:t xml:space="preserve"> Bay, </w:t>
      </w:r>
      <w:proofErr w:type="spellStart"/>
      <w:r>
        <w:rPr>
          <w:rFonts w:ascii="Times New Roman" w:hAnsi="Times New Roman" w:cs="Times New Roman"/>
          <w:color w:val="151518"/>
          <w:sz w:val="24"/>
          <w:szCs w:val="24"/>
        </w:rPr>
        <w:t>Chibadehl</w:t>
      </w:r>
      <w:proofErr w:type="spellEnd"/>
      <w:r>
        <w:rPr>
          <w:rFonts w:ascii="Times New Roman" w:hAnsi="Times New Roman" w:cs="Times New Roman"/>
          <w:color w:val="151518"/>
          <w:sz w:val="24"/>
          <w:szCs w:val="24"/>
        </w:rPr>
        <w:t xml:space="preserve"> Rocks, and </w:t>
      </w:r>
      <w:proofErr w:type="spellStart"/>
      <w:r>
        <w:rPr>
          <w:rFonts w:ascii="Times New Roman" w:hAnsi="Times New Roman" w:cs="Times New Roman"/>
          <w:color w:val="151518"/>
          <w:sz w:val="24"/>
          <w:szCs w:val="24"/>
        </w:rPr>
        <w:t>Tatoosh</w:t>
      </w:r>
      <w:proofErr w:type="spellEnd"/>
      <w:r>
        <w:rPr>
          <w:rFonts w:ascii="Times New Roman" w:hAnsi="Times New Roman" w:cs="Times New Roman"/>
          <w:color w:val="151518"/>
          <w:sz w:val="24"/>
          <w:szCs w:val="24"/>
        </w:rPr>
        <w:t xml:space="preserve"> Island), Central (Andersen Point, Point of the Arches, and Cape Alava) and Southern (Rock 305, Cape Johnson, </w:t>
      </w:r>
      <w:proofErr w:type="spellStart"/>
      <w:r>
        <w:rPr>
          <w:rFonts w:ascii="Times New Roman" w:hAnsi="Times New Roman" w:cs="Times New Roman"/>
          <w:color w:val="151518"/>
          <w:sz w:val="24"/>
          <w:szCs w:val="24"/>
        </w:rPr>
        <w:t>Teahwhit</w:t>
      </w:r>
      <w:proofErr w:type="spellEnd"/>
      <w:r>
        <w:rPr>
          <w:rFonts w:ascii="Times New Roman" w:hAnsi="Times New Roman" w:cs="Times New Roman"/>
          <w:color w:val="151518"/>
          <w:sz w:val="24"/>
          <w:szCs w:val="24"/>
        </w:rPr>
        <w:t xml:space="preserve">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w:t>
      </w:r>
      <w:proofErr w:type="spellStart"/>
      <w:r w:rsidR="00863D60">
        <w:rPr>
          <w:rFonts w:ascii="Times New Roman" w:hAnsi="Times New Roman" w:cs="Times New Roman"/>
          <w:color w:val="151518"/>
          <w:sz w:val="24"/>
          <w:szCs w:val="24"/>
        </w:rPr>
        <w:t>pseuo</w:t>
      </w:r>
      <w:proofErr w:type="spellEnd"/>
      <w:r w:rsidR="00863D60">
        <w:rPr>
          <w:rFonts w:ascii="Times New Roman" w:hAnsi="Times New Roman" w:cs="Times New Roman"/>
          <w:color w:val="151518"/>
          <w:sz w:val="24"/>
          <w:szCs w:val="24"/>
        </w:rPr>
        <w:t xml:space="preserve">-replication </w:t>
      </w:r>
      <w:r w:rsidR="004563B1">
        <w:rPr>
          <w:rFonts w:ascii="Times New Roman" w:hAnsi="Times New Roman" w:cs="Times New Roman"/>
          <w:color w:val="151518"/>
          <w:sz w:val="24"/>
          <w:szCs w:val="24"/>
        </w:rPr>
        <w:t xml:space="preserve">in </w:t>
      </w:r>
      <w:proofErr w:type="spellStart"/>
      <w:r w:rsidR="004563B1">
        <w:rPr>
          <w:rFonts w:ascii="Times New Roman" w:hAnsi="Times New Roman" w:cs="Times New Roman"/>
          <w:color w:val="151518"/>
          <w:sz w:val="24"/>
          <w:szCs w:val="24"/>
        </w:rPr>
        <w:t>analyses</w:t>
      </w:r>
      <w:r w:rsidR="00863D60">
        <w:rPr>
          <w:rFonts w:ascii="Times New Roman" w:hAnsi="Times New Roman" w:cs="Times New Roman"/>
          <w:color w:val="151518"/>
          <w:sz w:val="24"/>
          <w:szCs w:val="24"/>
        </w:rPr>
        <w:t>and</w:t>
      </w:r>
      <w:proofErr w:type="spellEnd"/>
      <w:r w:rsidR="00863D60">
        <w:rPr>
          <w:rFonts w:ascii="Times New Roman" w:hAnsi="Times New Roman" w:cs="Times New Roman"/>
          <w:color w:val="151518"/>
          <w:sz w:val="24"/>
          <w:szCs w:val="24"/>
        </w:rPr>
        <w:t xml:space="preserve">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4"/>
      <w:r>
        <w:rPr>
          <w:rFonts w:ascii="Times New Roman" w:hAnsi="Times New Roman" w:cs="Times New Roman"/>
          <w:sz w:val="24"/>
          <w:szCs w:val="24"/>
        </w:rPr>
        <w:t>a</w:t>
      </w:r>
      <w:commentRangeEnd w:id="24"/>
      <w:r>
        <w:rPr>
          <w:rFonts w:ascii="Times New Roman" w:hAnsi="Times New Roman" w:cs="Times New Roman"/>
          <w:sz w:val="24"/>
          <w:szCs w:val="24"/>
        </w:rPr>
        <w:t>nce</w:t>
      </w:r>
      <w:r>
        <w:rPr>
          <w:rStyle w:val="CommentReference"/>
        </w:rPr>
        <w:commentReference w:id="24"/>
      </w:r>
      <w:r>
        <w:rPr>
          <w:rFonts w:ascii="Times New Roman" w:hAnsi="Times New Roman" w:cs="Times New Roman"/>
          <w:sz w:val="24"/>
          <w:szCs w:val="24"/>
        </w:rPr>
        <w:t xml:space="preserve"> et al. </w:t>
      </w:r>
      <w:proofErr w:type="gramStart"/>
      <w:r>
        <w:rPr>
          <w:rFonts w:ascii="Times New Roman" w:hAnsi="Times New Roman" w:cs="Times New Roman"/>
          <w:sz w:val="24"/>
          <w:szCs w:val="24"/>
        </w:rPr>
        <w:t xml:space="preserve">2004, </w:t>
      </w:r>
      <w:r w:rsidRPr="00F207C9">
        <w:rPr>
          <w:rFonts w:ascii="Times New Roman" w:hAnsi="Times New Roman" w:cs="Times New Roman"/>
          <w:sz w:val="24"/>
          <w:szCs w:val="24"/>
        </w:rPr>
        <w:t xml:space="preserve"> </w:t>
      </w:r>
      <w:commentRangeStart w:id="25"/>
      <w:r>
        <w:rPr>
          <w:rFonts w:ascii="Times New Roman" w:hAnsi="Times New Roman" w:cs="Times New Roman"/>
          <w:sz w:val="24"/>
          <w:szCs w:val="24"/>
        </w:rPr>
        <w:t>Jefferies</w:t>
      </w:r>
      <w:proofErr w:type="gramEnd"/>
      <w:r>
        <w:rPr>
          <w:rFonts w:ascii="Times New Roman" w:hAnsi="Times New Roman" w:cs="Times New Roman"/>
          <w:sz w:val="24"/>
          <w:szCs w:val="24"/>
        </w:rPr>
        <w:t xml:space="preserve"> and Jameson 2014</w:t>
      </w:r>
      <w:commentRangeEnd w:id="25"/>
      <w:r>
        <w:rPr>
          <w:rStyle w:val="CommentReference"/>
        </w:rPr>
        <w:commentReference w:id="25"/>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proofErr w:type="spellStart"/>
      <w:r>
        <w:rPr>
          <w:rFonts w:ascii="Times New Roman" w:hAnsi="Times New Roman" w:cs="Times New Roman"/>
          <w:sz w:val="24"/>
          <w:szCs w:val="24"/>
        </w:rPr>
        <w:t>Laidre</w:t>
      </w:r>
      <w:proofErr w:type="spellEnd"/>
      <w:r>
        <w:rPr>
          <w:rFonts w:ascii="Times New Roman" w:hAnsi="Times New Roman" w:cs="Times New Roman"/>
          <w:sz w:val="24"/>
          <w:szCs w:val="24"/>
        </w:rPr>
        <w:t xml:space="preserv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proofErr w:type="spellStart"/>
      <w:r w:rsidRPr="00F207C9">
        <w:rPr>
          <w:rFonts w:ascii="Times New Roman" w:hAnsi="Times New Roman" w:cs="Times New Roman"/>
          <w:i/>
          <w:color w:val="151518"/>
          <w:sz w:val="24"/>
          <w:szCs w:val="24"/>
        </w:rPr>
        <w:t>i</w:t>
      </w:r>
      <w:proofErr w:type="spellEnd"/>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proofErr w:type="spellStart"/>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proofErr w:type="spellEnd"/>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w:proofErr w:type="gramStart"/>
            <m:r>
              <w:rPr>
                <w:rFonts w:ascii="Cambria Math" w:hAnsi="Cambria Math" w:cs="Times New Roman"/>
                <w:color w:val="151518"/>
                <w:sz w:val="24"/>
                <w:szCs w:val="24"/>
              </w:rPr>
              <m:t>j,t</m:t>
            </m:r>
            <w:proofErr w:type="gramEnd"/>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3156C0"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w:t>
      </w:r>
      <w:proofErr w:type="spellStart"/>
      <w:r w:rsidR="002730AC">
        <w:rPr>
          <w:rFonts w:ascii="Times New Roman" w:hAnsi="Times New Roman" w:cs="Times New Roman"/>
          <w:sz w:val="24"/>
        </w:rPr>
        <w:t>coastwide</w:t>
      </w:r>
      <w:proofErr w:type="spellEnd"/>
      <w:r w:rsidR="002730AC">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w:proofErr w:type="gramStart"/>
            <m:r>
              <w:rPr>
                <w:rFonts w:ascii="Cambria Math" w:hAnsi="Cambria Math" w:cs="Times New Roman"/>
                <w:color w:val="151518"/>
                <w:sz w:val="24"/>
                <w:szCs w:val="24"/>
              </w:rPr>
              <m:t>j,base</m:t>
            </m:r>
            <w:proofErr w:type="gramEnd"/>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w:t>
      </w:r>
      <w:proofErr w:type="spellStart"/>
      <w:r>
        <w:rPr>
          <w:rFonts w:ascii="Times New Roman" w:hAnsi="Times New Roman" w:cs="Times New Roman"/>
          <w:sz w:val="24"/>
        </w:rPr>
        <w:t>ge</w:t>
      </w:r>
      <w:proofErr w:type="spellEnd"/>
      <w:r>
        <w:rPr>
          <w:rFonts w:ascii="Times New Roman" w:hAnsi="Times New Roman" w:cs="Times New Roman"/>
          <w:sz w:val="24"/>
        </w:rPr>
        <w:t xml:space="preserv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w:t>
      </w:r>
      <w:proofErr w:type="spellStart"/>
      <w:r>
        <w:rPr>
          <w:rFonts w:ascii="Times New Roman" w:hAnsi="Times New Roman" w:cs="Times New Roman"/>
          <w:sz w:val="24"/>
        </w:rPr>
        <w:t>Pfister</w:t>
      </w:r>
      <w:proofErr w:type="spellEnd"/>
      <w:r>
        <w:rPr>
          <w:rFonts w:ascii="Times New Roman" w:hAnsi="Times New Roman" w:cs="Times New Roman"/>
          <w:sz w:val="24"/>
        </w:rPr>
        <w:t xml:space="preserve">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proofErr w:type="spellStart"/>
      <w:r w:rsidRPr="007A0FBB">
        <w:rPr>
          <w:rFonts w:ascii="Times New Roman" w:hAnsi="Times New Roman" w:cs="Times New Roman"/>
          <w:i/>
          <w:sz w:val="24"/>
        </w:rPr>
        <w:t>Macrocystis</w:t>
      </w:r>
      <w:proofErr w:type="spellEnd"/>
      <w:r>
        <w:rPr>
          <w:rFonts w:ascii="Times New Roman" w:hAnsi="Times New Roman" w:cs="Times New Roman"/>
          <w:sz w:val="24"/>
        </w:rPr>
        <w:t xml:space="preserve"> </w:t>
      </w:r>
      <w:r w:rsidRPr="0050274A">
        <w:rPr>
          <w:rFonts w:ascii="Times New Roman" w:hAnsi="Times New Roman" w:cs="Times New Roman"/>
          <w:sz w:val="24"/>
        </w:rPr>
        <w:t xml:space="preserve">and </w:t>
      </w:r>
      <w:proofErr w:type="spellStart"/>
      <w:r w:rsidRPr="007A0FBB">
        <w:rPr>
          <w:rFonts w:ascii="Times New Roman" w:hAnsi="Times New Roman" w:cs="Times New Roman"/>
          <w:i/>
          <w:sz w:val="24"/>
        </w:rPr>
        <w:t>Nereocystis</w:t>
      </w:r>
      <w:proofErr w:type="spellEnd"/>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proofErr w:type="spellStart"/>
      <w:r w:rsidRPr="002054AB">
        <w:rPr>
          <w:rFonts w:ascii="Times New Roman" w:hAnsi="Times New Roman" w:cs="Times New Roman"/>
          <w:sz w:val="24"/>
          <w:highlight w:val="yellow"/>
        </w:rPr>
        <w:t>Pfister</w:t>
      </w:r>
      <w:proofErr w:type="spellEnd"/>
      <w:r w:rsidRPr="002054AB">
        <w:rPr>
          <w:rFonts w:ascii="Times New Roman" w:hAnsi="Times New Roman" w:cs="Times New Roman"/>
          <w:sz w:val="24"/>
          <w:highlight w:val="yellow"/>
        </w:rPr>
        <w:t xml:space="preserve">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j,t</m:t>
            </m:r>
            <w:proofErr w:type="gramEnd"/>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proofErr w:type="spellStart"/>
      <w:r>
        <w:rPr>
          <w:rFonts w:ascii="Times New Roman" w:hAnsi="Times New Roman" w:cs="Times New Roman"/>
          <w:i/>
          <w:sz w:val="24"/>
        </w:rPr>
        <w:t>t</w:t>
      </w:r>
      <w:proofErr w:type="spellEnd"/>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w:t>
      </w:r>
      <w:proofErr w:type="spellStart"/>
      <w:r w:rsidRPr="0050274A">
        <w:rPr>
          <w:rFonts w:ascii="Times New Roman" w:hAnsi="Times New Roman" w:cs="Times New Roman"/>
          <w:sz w:val="24"/>
        </w:rPr>
        <w:t>Neah</w:t>
      </w:r>
      <w:proofErr w:type="spellEnd"/>
      <w:r w:rsidRPr="0050274A">
        <w:rPr>
          <w:rFonts w:ascii="Times New Roman" w:hAnsi="Times New Roman" w:cs="Times New Roman"/>
          <w:sz w:val="24"/>
        </w:rPr>
        <w:t xml:space="preserve">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proofErr w:type="spellStart"/>
      <w:r w:rsidRPr="0050274A">
        <w:rPr>
          <w:rFonts w:ascii="Times New Roman" w:hAnsi="Times New Roman" w:cs="Times New Roman"/>
          <w:sz w:val="24"/>
        </w:rPr>
        <w:t>coastwide</w:t>
      </w:r>
      <w:proofErr w:type="spellEnd"/>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w:t>
      </w:r>
      <w:proofErr w:type="spellStart"/>
      <w:r>
        <w:rPr>
          <w:rFonts w:ascii="Times New Roman" w:hAnsi="Times New Roman" w:cs="Times New Roman"/>
          <w:sz w:val="24"/>
        </w:rPr>
        <w:t>coastwide</w:t>
      </w:r>
      <w:proofErr w:type="spellEnd"/>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j,base</m:t>
            </m:r>
            <w:proofErr w:type="gramEnd"/>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proofErr w:type="spellStart"/>
      <w:r w:rsidR="009721A7" w:rsidRPr="009721A7">
        <w:rPr>
          <w:rFonts w:ascii="Times New Roman" w:hAnsi="Times New Roman" w:cs="Times New Roman"/>
          <w:i/>
          <w:sz w:val="24"/>
          <w:szCs w:val="24"/>
        </w:rPr>
        <w:t>Nereocystis</w:t>
      </w:r>
      <w:proofErr w:type="spellEnd"/>
      <w:r w:rsidR="0050274A" w:rsidRPr="0050274A">
        <w:rPr>
          <w:rFonts w:ascii="Times New Roman" w:hAnsi="Times New Roman" w:cs="Times New Roman"/>
          <w:sz w:val="24"/>
        </w:rPr>
        <w:t xml:space="preserve"> </w:t>
      </w:r>
      <w:proofErr w:type="spellStart"/>
      <w:r w:rsidR="0050274A" w:rsidRPr="00015232">
        <w:rPr>
          <w:rFonts w:ascii="Times New Roman" w:hAnsi="Times New Roman" w:cs="Times New Roman"/>
          <w:i/>
          <w:sz w:val="24"/>
        </w:rPr>
        <w:t>luetkeana</w:t>
      </w:r>
      <w:proofErr w:type="spellEnd"/>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proofErr w:type="spellStart"/>
      <w:r w:rsidR="009721A7" w:rsidRPr="009721A7">
        <w:rPr>
          <w:rFonts w:ascii="Times New Roman" w:hAnsi="Times New Roman" w:cs="Times New Roman"/>
          <w:i/>
          <w:sz w:val="24"/>
          <w:szCs w:val="24"/>
        </w:rPr>
        <w:t>Macrocystis</w:t>
      </w:r>
      <w:proofErr w:type="spellEnd"/>
      <w:r w:rsidR="009721A7" w:rsidRPr="009721A7">
        <w:rPr>
          <w:rFonts w:ascii="Times New Roman" w:hAnsi="Times New Roman" w:cs="Times New Roman"/>
          <w:i/>
          <w:sz w:val="24"/>
          <w:szCs w:val="24"/>
        </w:rPr>
        <w:t xml:space="preserve"> </w:t>
      </w:r>
      <w:proofErr w:type="spellStart"/>
      <w:r w:rsidR="0050274A" w:rsidRPr="00015232">
        <w:rPr>
          <w:rFonts w:ascii="Times New Roman" w:hAnsi="Times New Roman" w:cs="Times New Roman"/>
          <w:i/>
          <w:sz w:val="24"/>
        </w:rPr>
        <w:t>pyrifera</w:t>
      </w:r>
      <w:proofErr w:type="spellEnd"/>
      <w:r w:rsidR="0050274A" w:rsidRPr="00015232">
        <w:rPr>
          <w:rFonts w:ascii="Times New Roman" w:hAnsi="Times New Roman" w:cs="Times New Roman"/>
          <w:i/>
          <w:sz w:val="24"/>
        </w:rPr>
        <w:t xml:space="preserve">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proofErr w:type="spellStart"/>
      <w:r w:rsidR="009721A7" w:rsidRPr="009721A7">
        <w:rPr>
          <w:rFonts w:ascii="Times New Roman" w:hAnsi="Times New Roman" w:cs="Times New Roman"/>
          <w:i/>
          <w:sz w:val="24"/>
          <w:szCs w:val="24"/>
        </w:rPr>
        <w:t>Pterygophora</w:t>
      </w:r>
      <w:proofErr w:type="spellEnd"/>
      <w:r w:rsidR="00F207C9">
        <w:rPr>
          <w:rFonts w:ascii="Times New Roman" w:hAnsi="Times New Roman" w:cs="Times New Roman"/>
          <w:i/>
          <w:sz w:val="24"/>
          <w:szCs w:val="24"/>
        </w:rPr>
        <w:t xml:space="preserve"> </w:t>
      </w:r>
      <w:proofErr w:type="spellStart"/>
      <w:r w:rsidR="00F207C9">
        <w:rPr>
          <w:rFonts w:ascii="Times New Roman" w:hAnsi="Times New Roman" w:cs="Times New Roman"/>
          <w:i/>
          <w:sz w:val="24"/>
          <w:szCs w:val="24"/>
        </w:rPr>
        <w:t>californica</w:t>
      </w:r>
      <w:proofErr w:type="spellEnd"/>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8"/>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9"/>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9"/>
      <w:r w:rsidR="00E342D0">
        <w:rPr>
          <w:rStyle w:val="CommentReference"/>
        </w:rPr>
        <w:commentReference w:id="29"/>
      </w:r>
      <w:r w:rsidR="008340F1">
        <w:rPr>
          <w:rFonts w:ascii="Times New Roman" w:hAnsi="Times New Roman" w:cs="Times New Roman"/>
          <w:sz w:val="24"/>
          <w:szCs w:val="24"/>
        </w:rPr>
        <w:t xml:space="preserve"> </w:t>
      </w:r>
      <w:commentRangeEnd w:id="28"/>
      <w:r w:rsidR="00CC22CD">
        <w:rPr>
          <w:rStyle w:val="CommentReference"/>
        </w:rPr>
        <w:commentReference w:id="28"/>
      </w:r>
    </w:p>
    <w:p w14:paraId="4EF75A84" w14:textId="6069CC5F"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 xml:space="preserve">available reports (e.g. </w:t>
      </w:r>
      <w:proofErr w:type="spellStart"/>
      <w:r w:rsidR="00325D4A">
        <w:rPr>
          <w:rFonts w:ascii="Times New Roman" w:hAnsi="Times New Roman" w:cs="Times New Roman"/>
          <w:sz w:val="24"/>
        </w:rPr>
        <w:t>seastars</w:t>
      </w:r>
      <w:proofErr w:type="spellEnd"/>
      <w:r w:rsidR="00325D4A">
        <w:rPr>
          <w:rFonts w:ascii="Times New Roman" w:hAnsi="Times New Roman" w:cs="Times New Roman"/>
          <w:sz w:val="24"/>
        </w:rPr>
        <w:t xml:space="preserve">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proofErr w:type="spellStart"/>
      <w:r w:rsidR="00325D4A">
        <w:rPr>
          <w:rFonts w:ascii="Times New Roman" w:hAnsi="Times New Roman" w:cs="Times New Roman"/>
          <w:i/>
          <w:sz w:val="24"/>
        </w:rPr>
        <w:t>Polyplacophora</w:t>
      </w:r>
      <w:proofErr w:type="spellEnd"/>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proofErr w:type="spellStart"/>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proofErr w:type="spellEnd"/>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proofErr w:type="spellStart"/>
      <w:r w:rsidR="00CC22CD">
        <w:rPr>
          <w:rFonts w:ascii="Times New Roman" w:hAnsi="Times New Roman" w:cs="Times New Roman"/>
          <w:i/>
          <w:sz w:val="24"/>
        </w:rPr>
        <w:t>Cucumaria</w:t>
      </w:r>
      <w:proofErr w:type="spellEnd"/>
      <w:r w:rsidR="00CC22CD">
        <w:rPr>
          <w:rFonts w:ascii="Times New Roman" w:hAnsi="Times New Roman" w:cs="Times New Roman"/>
          <w:i/>
          <w:sz w:val="24"/>
        </w:rPr>
        <w:t>,</w:t>
      </w:r>
      <w:r w:rsidR="00CC22CD" w:rsidRPr="00547D7D">
        <w:rPr>
          <w:rFonts w:ascii="Times New Roman" w:hAnsi="Times New Roman" w:cs="Times New Roman"/>
          <w:i/>
          <w:sz w:val="24"/>
        </w:rPr>
        <w:t xml:space="preserve"> </w:t>
      </w:r>
      <w:proofErr w:type="spellStart"/>
      <w:r w:rsidR="00547D7D" w:rsidRPr="00547D7D">
        <w:rPr>
          <w:rFonts w:ascii="Times New Roman" w:eastAsia="Times New Roman" w:hAnsi="Times New Roman" w:cs="Times New Roman"/>
          <w:i/>
          <w:sz w:val="24"/>
          <w:szCs w:val="24"/>
        </w:rPr>
        <w:t>Parastichopus</w:t>
      </w:r>
      <w:proofErr w:type="spellEnd"/>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proofErr w:type="spellStart"/>
      <w:r w:rsidR="00B928AA">
        <w:rPr>
          <w:rFonts w:ascii="Times New Roman" w:hAnsi="Times New Roman" w:cs="Times New Roman"/>
          <w:i/>
          <w:sz w:val="24"/>
        </w:rPr>
        <w:t>Pugettia</w:t>
      </w:r>
      <w:proofErr w:type="spellEnd"/>
      <w:r w:rsidR="00B928AA">
        <w:rPr>
          <w:rFonts w:ascii="Times New Roman" w:hAnsi="Times New Roman" w:cs="Times New Roman"/>
          <w:i/>
          <w:sz w:val="24"/>
        </w:rPr>
        <w:t>,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proofErr w:type="spellStart"/>
      <w:r w:rsidR="00AA6923" w:rsidRPr="00AA6923">
        <w:rPr>
          <w:rFonts w:ascii="Times New Roman" w:hAnsi="Times New Roman" w:cs="Times New Roman"/>
          <w:i/>
          <w:sz w:val="24"/>
        </w:rPr>
        <w:t>Crassadoma</w:t>
      </w:r>
      <w:proofErr w:type="spellEnd"/>
      <w:r w:rsidR="00AA6923" w:rsidRPr="00AA6923">
        <w:rPr>
          <w:rFonts w:ascii="Times New Roman" w:hAnsi="Times New Roman" w:cs="Times New Roman"/>
          <w:i/>
          <w:sz w:val="24"/>
        </w:rPr>
        <w:t xml:space="preserve"> </w:t>
      </w:r>
      <w:proofErr w:type="spellStart"/>
      <w:r w:rsidR="00AA6923" w:rsidRPr="00AA6923">
        <w:rPr>
          <w:rFonts w:ascii="Times New Roman" w:hAnsi="Times New Roman" w:cs="Times New Roman"/>
          <w:i/>
          <w:sz w:val="24"/>
        </w:rPr>
        <w:t>gigantea</w:t>
      </w:r>
      <w:proofErr w:type="spellEnd"/>
      <w:r w:rsidR="00B928AA">
        <w:rPr>
          <w:rFonts w:ascii="Times New Roman" w:hAnsi="Times New Roman" w:cs="Times New Roman"/>
          <w:sz w:val="24"/>
        </w:rPr>
        <w:t xml:space="preserve">), </w:t>
      </w:r>
      <w:r w:rsidR="00AA6923">
        <w:rPr>
          <w:rFonts w:ascii="Times New Roman" w:hAnsi="Times New Roman" w:cs="Times New Roman"/>
          <w:sz w:val="24"/>
        </w:rPr>
        <w:t xml:space="preserve">and </w:t>
      </w:r>
      <w:proofErr w:type="spellStart"/>
      <w:r w:rsidR="00AA6923">
        <w:rPr>
          <w:rFonts w:ascii="Times New Roman" w:hAnsi="Times New Roman" w:cs="Times New Roman"/>
          <w:sz w:val="24"/>
        </w:rPr>
        <w:t>seastars</w:t>
      </w:r>
      <w:proofErr w:type="spellEnd"/>
      <w:r w:rsidR="00AA6923">
        <w:rPr>
          <w:rFonts w:ascii="Times New Roman" w:hAnsi="Times New Roman" w:cs="Times New Roman"/>
          <w:sz w:val="24"/>
        </w:rPr>
        <w:t xml:space="preserve"> (including genera </w:t>
      </w:r>
      <w:proofErr w:type="spellStart"/>
      <w:r w:rsidR="00AA6923">
        <w:rPr>
          <w:rFonts w:ascii="Times New Roman" w:hAnsi="Times New Roman" w:cs="Times New Roman"/>
          <w:i/>
          <w:sz w:val="24"/>
        </w:rPr>
        <w:t>Pisaster</w:t>
      </w:r>
      <w:proofErr w:type="spellEnd"/>
      <w:r w:rsidR="00AA6923">
        <w:rPr>
          <w:rFonts w:ascii="Times New Roman" w:hAnsi="Times New Roman" w:cs="Times New Roman"/>
          <w:i/>
          <w:sz w:val="24"/>
        </w:rPr>
        <w:t>,</w:t>
      </w:r>
      <w:r w:rsidR="00CA12C2">
        <w:rPr>
          <w:rFonts w:ascii="Times New Roman" w:hAnsi="Times New Roman" w:cs="Times New Roman"/>
          <w:i/>
          <w:sz w:val="24"/>
        </w:rPr>
        <w:t xml:space="preserve"> </w:t>
      </w:r>
      <w:proofErr w:type="spellStart"/>
      <w:r w:rsidR="00CA12C2">
        <w:rPr>
          <w:rFonts w:ascii="Times New Roman" w:hAnsi="Times New Roman" w:cs="Times New Roman"/>
          <w:i/>
          <w:sz w:val="24"/>
        </w:rPr>
        <w:t>Orthaster</w:t>
      </w:r>
      <w:proofErr w:type="spellEnd"/>
      <w:r w:rsidR="00CA12C2">
        <w:rPr>
          <w:rFonts w:ascii="Times New Roman" w:hAnsi="Times New Roman" w:cs="Times New Roman"/>
          <w:i/>
          <w:sz w:val="24"/>
        </w:rPr>
        <w:t>,</w:t>
      </w:r>
      <w:r w:rsidR="00AA6923">
        <w:rPr>
          <w:rFonts w:ascii="Times New Roman" w:hAnsi="Times New Roman" w:cs="Times New Roman"/>
          <w:i/>
          <w:sz w:val="24"/>
        </w:rPr>
        <w:t xml:space="preserve"> </w:t>
      </w:r>
      <w:proofErr w:type="spellStart"/>
      <w:r w:rsidR="00AA6923" w:rsidRPr="00AA6923">
        <w:rPr>
          <w:rFonts w:ascii="Times New Roman" w:eastAsia="Times New Roman" w:hAnsi="Times New Roman" w:cs="Times New Roman"/>
          <w:i/>
          <w:iCs/>
          <w:sz w:val="24"/>
          <w:szCs w:val="24"/>
        </w:rPr>
        <w:t>Dermasterias</w:t>
      </w:r>
      <w:proofErr w:type="spellEnd"/>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Henricia</w:t>
      </w:r>
      <w:proofErr w:type="spellEnd"/>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Pychnopodia</w:t>
      </w:r>
      <w:proofErr w:type="spellEnd"/>
      <w:r w:rsidR="00AA6923">
        <w:rPr>
          <w:rFonts w:ascii="Times New Roman" w:hAnsi="Times New Roman" w:cs="Times New Roman"/>
          <w:i/>
          <w:sz w:val="24"/>
        </w:rPr>
        <w:t>)</w:t>
      </w:r>
      <w:r w:rsidR="00AA6923">
        <w:rPr>
          <w:rFonts w:ascii="Times New Roman" w:hAnsi="Times New Roman" w:cs="Times New Roman"/>
          <w:sz w:val="24"/>
        </w:rPr>
        <w:t xml:space="preserve">.  Based on sea otter diet information provided </w:t>
      </w:r>
      <w:commentRangeStart w:id="30"/>
      <w:r w:rsidR="00AA6923" w:rsidRPr="00CA12C2">
        <w:rPr>
          <w:rFonts w:ascii="Times New Roman" w:hAnsi="Times New Roman" w:cs="Times New Roman"/>
          <w:sz w:val="24"/>
          <w:highlight w:val="yellow"/>
        </w:rPr>
        <w:t>by Jesse</w:t>
      </w:r>
      <w:commentRangeEnd w:id="30"/>
      <w:r w:rsidR="000F51AE">
        <w:rPr>
          <w:rStyle w:val="CommentReference"/>
        </w:rPr>
        <w:commentReference w:id="30"/>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9C4529">
        <w:rPr>
          <w:rFonts w:ascii="Times New Roman" w:hAnsi="Times New Roman" w:cs="Times New Roman"/>
          <w:sz w:val="24"/>
          <w:rPrChange w:id="31" w:author="Jameal Samhouri" w:date="2017-11-27T14:45:00Z">
            <w:rPr>
              <w:rFonts w:ascii="Times New Roman" w:hAnsi="Times New Roman" w:cs="Times New Roman"/>
              <w:sz w:val="24"/>
              <w:highlight w:val="yellow"/>
            </w:rPr>
          </w:rPrChange>
        </w:rPr>
        <w:t>.  We identified urchins</w:t>
      </w:r>
      <w:ins w:id="32" w:author="Jameal Samhouri" w:date="2017-11-27T14:43:00Z">
        <w:r w:rsidR="009C4529" w:rsidRPr="009C4529">
          <w:rPr>
            <w:rFonts w:ascii="Times New Roman" w:hAnsi="Times New Roman" w:cs="Times New Roman"/>
            <w:sz w:val="24"/>
            <w:rPrChange w:id="33" w:author="Jameal Samhouri" w:date="2017-11-27T14:45:00Z">
              <w:rPr>
                <w:rFonts w:ascii="Times New Roman" w:hAnsi="Times New Roman" w:cs="Times New Roman"/>
                <w:sz w:val="24"/>
                <w:highlight w:val="yellow"/>
              </w:rPr>
            </w:rPrChange>
          </w:rPr>
          <w:t xml:space="preserve">, </w:t>
        </w:r>
        <w:commentRangeStart w:id="34"/>
        <w:r w:rsidR="009C4529" w:rsidRPr="009C4529">
          <w:rPr>
            <w:rFonts w:ascii="Times New Roman" w:hAnsi="Times New Roman" w:cs="Times New Roman"/>
            <w:sz w:val="24"/>
            <w:highlight w:val="yellow"/>
          </w:rPr>
          <w:t>snails</w:t>
        </w:r>
      </w:ins>
      <w:commentRangeEnd w:id="34"/>
      <w:ins w:id="35" w:author="Jameal Samhouri" w:date="2017-11-27T14:45:00Z">
        <w:r w:rsidR="009C4529" w:rsidRPr="009C4529">
          <w:rPr>
            <w:rStyle w:val="CommentReference"/>
            <w:highlight w:val="yellow"/>
            <w:rPrChange w:id="36" w:author="Jameal Samhouri" w:date="2017-11-27T14:46:00Z">
              <w:rPr>
                <w:rStyle w:val="CommentReference"/>
              </w:rPr>
            </w:rPrChange>
          </w:rPr>
          <w:commentReference w:id="34"/>
        </w:r>
      </w:ins>
      <w:ins w:id="37" w:author="Jameal Samhouri" w:date="2017-11-27T14:43:00Z">
        <w:r w:rsidR="009C4529" w:rsidRPr="009C4529">
          <w:rPr>
            <w:rFonts w:ascii="Times New Roman" w:hAnsi="Times New Roman" w:cs="Times New Roman"/>
            <w:sz w:val="24"/>
            <w:rPrChange w:id="38" w:author="Jameal Samhouri" w:date="2017-11-27T14:45:00Z">
              <w:rPr>
                <w:rFonts w:ascii="Times New Roman" w:hAnsi="Times New Roman" w:cs="Times New Roman"/>
                <w:sz w:val="24"/>
                <w:highlight w:val="yellow"/>
              </w:rPr>
            </w:rPrChange>
          </w:rPr>
          <w:t xml:space="preserve">, and limpets </w:t>
        </w:r>
      </w:ins>
      <w:del w:id="39" w:author="Jameal Samhouri" w:date="2017-11-27T14:43:00Z">
        <w:r w:rsidR="00CA12C2" w:rsidRPr="009C4529" w:rsidDel="009C4529">
          <w:rPr>
            <w:rFonts w:ascii="Times New Roman" w:hAnsi="Times New Roman" w:cs="Times New Roman"/>
            <w:sz w:val="24"/>
            <w:rPrChange w:id="40" w:author="Jameal Samhouri" w:date="2017-11-27T14:45:00Z">
              <w:rPr>
                <w:rFonts w:ascii="Times New Roman" w:hAnsi="Times New Roman" w:cs="Times New Roman"/>
                <w:sz w:val="24"/>
                <w:highlight w:val="yellow"/>
              </w:rPr>
            </w:rPrChange>
          </w:rPr>
          <w:delText xml:space="preserve"> </w:delText>
        </w:r>
      </w:del>
      <w:r w:rsidR="00CA12C2" w:rsidRPr="009C4529">
        <w:rPr>
          <w:rFonts w:ascii="Times New Roman" w:hAnsi="Times New Roman" w:cs="Times New Roman"/>
          <w:sz w:val="24"/>
          <w:rPrChange w:id="41" w:author="Jameal Samhouri" w:date="2017-11-27T14:45:00Z">
            <w:rPr>
              <w:rFonts w:ascii="Times New Roman" w:hAnsi="Times New Roman" w:cs="Times New Roman"/>
              <w:sz w:val="24"/>
              <w:highlight w:val="yellow"/>
            </w:rPr>
          </w:rPrChange>
        </w:rPr>
        <w:t xml:space="preserve">as </w:t>
      </w:r>
      <w:del w:id="42" w:author="Jameal Samhouri" w:date="2017-11-27T14:43:00Z">
        <w:r w:rsidR="00CA12C2" w:rsidRPr="009C4529" w:rsidDel="009C4529">
          <w:rPr>
            <w:rFonts w:ascii="Times New Roman" w:hAnsi="Times New Roman" w:cs="Times New Roman"/>
            <w:sz w:val="24"/>
            <w:rPrChange w:id="43" w:author="Jameal Samhouri" w:date="2017-11-27T14:45:00Z">
              <w:rPr>
                <w:rFonts w:ascii="Times New Roman" w:hAnsi="Times New Roman" w:cs="Times New Roman"/>
                <w:sz w:val="24"/>
                <w:highlight w:val="yellow"/>
              </w:rPr>
            </w:rPrChange>
          </w:rPr>
          <w:delText>COMMON</w:delText>
        </w:r>
      </w:del>
      <w:ins w:id="44" w:author="Jameal Samhouri" w:date="2017-11-27T14:43:00Z">
        <w:r w:rsidR="009C4529" w:rsidRPr="009C4529">
          <w:rPr>
            <w:rFonts w:ascii="Times New Roman" w:hAnsi="Times New Roman" w:cs="Times New Roman"/>
            <w:sz w:val="24"/>
            <w:rPrChange w:id="45" w:author="Jameal Samhouri" w:date="2017-11-27T14:45:00Z">
              <w:rPr>
                <w:rFonts w:ascii="Times New Roman" w:hAnsi="Times New Roman" w:cs="Times New Roman"/>
                <w:sz w:val="24"/>
                <w:highlight w:val="yellow"/>
              </w:rPr>
            </w:rPrChange>
          </w:rPr>
          <w:t>common</w:t>
        </w:r>
      </w:ins>
      <w:ins w:id="46" w:author="Jameal Samhouri" w:date="2017-11-27T14:44:00Z">
        <w:r w:rsidR="009C4529" w:rsidRPr="009C4529">
          <w:rPr>
            <w:rFonts w:ascii="Times New Roman" w:hAnsi="Times New Roman" w:cs="Times New Roman"/>
            <w:sz w:val="24"/>
            <w:rPrChange w:id="47" w:author="Jameal Samhouri" w:date="2017-11-27T14:45:00Z">
              <w:rPr>
                <w:rFonts w:ascii="Times New Roman" w:hAnsi="Times New Roman" w:cs="Times New Roman"/>
                <w:sz w:val="24"/>
                <w:highlight w:val="yellow"/>
              </w:rPr>
            </w:rPrChange>
          </w:rPr>
          <w:t xml:space="preserve"> prey items</w:t>
        </w:r>
      </w:ins>
      <w:del w:id="48" w:author="Jameal Samhouri" w:date="2017-11-27T14:43:00Z">
        <w:r w:rsidR="00CA12C2" w:rsidRPr="009C4529" w:rsidDel="009C4529">
          <w:rPr>
            <w:rFonts w:ascii="Times New Roman" w:hAnsi="Times New Roman" w:cs="Times New Roman"/>
            <w:sz w:val="24"/>
            <w:rPrChange w:id="49" w:author="Jameal Samhouri" w:date="2017-11-27T14:45:00Z">
              <w:rPr>
                <w:rFonts w:ascii="Times New Roman" w:hAnsi="Times New Roman" w:cs="Times New Roman"/>
                <w:sz w:val="24"/>
                <w:highlight w:val="yellow"/>
              </w:rPr>
            </w:rPrChange>
          </w:rPr>
          <w:delText xml:space="preserve">, </w:delText>
        </w:r>
      </w:del>
      <w:ins w:id="50" w:author="Jameal Samhouri" w:date="2017-11-27T14:43:00Z">
        <w:r w:rsidR="009C4529" w:rsidRPr="009C4529">
          <w:rPr>
            <w:rFonts w:ascii="Times New Roman" w:hAnsi="Times New Roman" w:cs="Times New Roman"/>
            <w:sz w:val="24"/>
            <w:rPrChange w:id="51" w:author="Jameal Samhouri" w:date="2017-11-27T14:45:00Z">
              <w:rPr>
                <w:rFonts w:ascii="Times New Roman" w:hAnsi="Times New Roman" w:cs="Times New Roman"/>
                <w:sz w:val="24"/>
                <w:highlight w:val="yellow"/>
              </w:rPr>
            </w:rPrChange>
          </w:rPr>
          <w:t xml:space="preserve">; </w:t>
        </w:r>
      </w:ins>
      <w:r w:rsidR="00CA12C2" w:rsidRPr="009C4529">
        <w:rPr>
          <w:rFonts w:ascii="Times New Roman" w:hAnsi="Times New Roman" w:cs="Times New Roman"/>
          <w:sz w:val="24"/>
          <w:rPrChange w:id="52" w:author="Jameal Samhouri" w:date="2017-11-27T14:45:00Z">
            <w:rPr>
              <w:rFonts w:ascii="Times New Roman" w:hAnsi="Times New Roman" w:cs="Times New Roman"/>
              <w:sz w:val="24"/>
              <w:highlight w:val="yellow"/>
            </w:rPr>
          </w:rPrChange>
        </w:rPr>
        <w:t>crab</w:t>
      </w:r>
      <w:ins w:id="53" w:author="Jameal Samhouri" w:date="2017-11-27T14:43:00Z">
        <w:r w:rsidR="009C4529" w:rsidRPr="009C4529">
          <w:rPr>
            <w:rFonts w:ascii="Times New Roman" w:hAnsi="Times New Roman" w:cs="Times New Roman"/>
            <w:sz w:val="24"/>
            <w:rPrChange w:id="54" w:author="Jameal Samhouri" w:date="2017-11-27T14:45:00Z">
              <w:rPr>
                <w:rFonts w:ascii="Times New Roman" w:hAnsi="Times New Roman" w:cs="Times New Roman"/>
                <w:sz w:val="24"/>
                <w:highlight w:val="yellow"/>
              </w:rPr>
            </w:rPrChange>
          </w:rPr>
          <w:t>s as occasional</w:t>
        </w:r>
      </w:ins>
      <w:ins w:id="55" w:author="Jameal Samhouri" w:date="2017-11-27T14:44:00Z">
        <w:r w:rsidR="009C4529" w:rsidRPr="009C4529">
          <w:rPr>
            <w:rFonts w:ascii="Times New Roman" w:hAnsi="Times New Roman" w:cs="Times New Roman"/>
            <w:sz w:val="24"/>
            <w:rPrChange w:id="56" w:author="Jameal Samhouri" w:date="2017-11-27T14:45:00Z">
              <w:rPr>
                <w:rFonts w:ascii="Times New Roman" w:hAnsi="Times New Roman" w:cs="Times New Roman"/>
                <w:sz w:val="24"/>
                <w:highlight w:val="yellow"/>
              </w:rPr>
            </w:rPrChange>
          </w:rPr>
          <w:t xml:space="preserve"> prey items</w:t>
        </w:r>
      </w:ins>
      <w:ins w:id="57" w:author="Jameal Samhouri" w:date="2017-11-27T14:43:00Z">
        <w:r w:rsidR="009C4529" w:rsidRPr="009C4529">
          <w:rPr>
            <w:rFonts w:ascii="Times New Roman" w:hAnsi="Times New Roman" w:cs="Times New Roman"/>
            <w:sz w:val="24"/>
            <w:rPrChange w:id="58" w:author="Jameal Samhouri" w:date="2017-11-27T14:45:00Z">
              <w:rPr>
                <w:rFonts w:ascii="Times New Roman" w:hAnsi="Times New Roman" w:cs="Times New Roman"/>
                <w:sz w:val="24"/>
                <w:highlight w:val="yellow"/>
              </w:rPr>
            </w:rPrChange>
          </w:rPr>
          <w:t>;</w:t>
        </w:r>
      </w:ins>
      <w:ins w:id="59" w:author="Jameal Samhouri" w:date="2017-11-27T14:46:00Z">
        <w:r w:rsidR="009C4529">
          <w:rPr>
            <w:rFonts w:ascii="Times New Roman" w:hAnsi="Times New Roman" w:cs="Times New Roman"/>
            <w:sz w:val="24"/>
          </w:rPr>
          <w:t xml:space="preserve"> chitons</w:t>
        </w:r>
      </w:ins>
      <w:ins w:id="60" w:author="Jameal Samhouri" w:date="2017-11-27T14:44:00Z">
        <w:r w:rsidR="009C4529" w:rsidRPr="009C4529">
          <w:rPr>
            <w:rFonts w:ascii="Times New Roman" w:hAnsi="Times New Roman" w:cs="Times New Roman"/>
            <w:sz w:val="24"/>
            <w:rPrChange w:id="61" w:author="Jameal Samhouri" w:date="2017-11-27T14:45:00Z">
              <w:rPr>
                <w:rFonts w:ascii="Times New Roman" w:hAnsi="Times New Roman" w:cs="Times New Roman"/>
                <w:sz w:val="24"/>
                <w:highlight w:val="yellow"/>
              </w:rPr>
            </w:rPrChange>
          </w:rPr>
          <w:t xml:space="preserve">, </w:t>
        </w:r>
      </w:ins>
      <w:ins w:id="62" w:author="Jameal Samhouri" w:date="2017-11-27T14:43:00Z">
        <w:r w:rsidR="009C4529" w:rsidRPr="009C4529">
          <w:rPr>
            <w:rFonts w:ascii="Times New Roman" w:hAnsi="Times New Roman" w:cs="Times New Roman"/>
            <w:sz w:val="24"/>
            <w:rPrChange w:id="63" w:author="Jameal Samhouri" w:date="2017-11-27T14:45:00Z">
              <w:rPr>
                <w:rFonts w:ascii="Times New Roman" w:hAnsi="Times New Roman" w:cs="Times New Roman"/>
                <w:sz w:val="24"/>
                <w:highlight w:val="yellow"/>
              </w:rPr>
            </w:rPrChange>
          </w:rPr>
          <w:t>sea stars,</w:t>
        </w:r>
      </w:ins>
      <w:ins w:id="64" w:author="Jameal Samhouri" w:date="2017-11-27T14:44:00Z">
        <w:r w:rsidR="009C4529" w:rsidRPr="009C4529">
          <w:rPr>
            <w:rFonts w:ascii="Times New Roman" w:hAnsi="Times New Roman" w:cs="Times New Roman"/>
            <w:sz w:val="24"/>
            <w:rPrChange w:id="65" w:author="Jameal Samhouri" w:date="2017-11-27T14:45:00Z">
              <w:rPr>
                <w:rFonts w:ascii="Times New Roman" w:hAnsi="Times New Roman" w:cs="Times New Roman"/>
                <w:sz w:val="24"/>
                <w:highlight w:val="yellow"/>
              </w:rPr>
            </w:rPrChange>
          </w:rPr>
          <w:t xml:space="preserve"> and sea cucumbers as rare prey items; and, anemones, tunicates, and nudibranchs as not prey items</w:t>
        </w:r>
      </w:ins>
      <w:del w:id="66" w:author="Jameal Samhouri" w:date="2017-11-27T14:44:00Z">
        <w:r w:rsidR="00CA12C2" w:rsidRPr="009C4529" w:rsidDel="009C4529">
          <w:rPr>
            <w:rFonts w:ascii="Times New Roman" w:hAnsi="Times New Roman" w:cs="Times New Roman"/>
            <w:sz w:val="24"/>
            <w:rPrChange w:id="67" w:author="Jameal Samhouri" w:date="2017-11-27T14:45:00Z">
              <w:rPr>
                <w:rFonts w:ascii="Times New Roman" w:hAnsi="Times New Roman" w:cs="Times New Roman"/>
                <w:sz w:val="24"/>
                <w:highlight w:val="yellow"/>
              </w:rPr>
            </w:rPrChange>
          </w:rPr>
          <w:delText xml:space="preserve"> and bivalve as XXXX, and sea cucumber and sea stars as YYY prey (check categories)</w:delText>
        </w:r>
      </w:del>
      <w:r w:rsidR="00CA12C2" w:rsidRPr="009C4529">
        <w:rPr>
          <w:rFonts w:ascii="Times New Roman" w:hAnsi="Times New Roman" w:cs="Times New Roman"/>
          <w:sz w:val="24"/>
          <w:rPrChange w:id="68" w:author="Jameal Samhouri" w:date="2017-11-27T14:45:00Z">
            <w:rPr>
              <w:rFonts w:ascii="Times New Roman" w:hAnsi="Times New Roman" w:cs="Times New Roman"/>
              <w:sz w:val="24"/>
              <w:highlight w:val="yellow"/>
            </w:rPr>
          </w:rPrChange>
        </w:rPr>
        <w:t>.</w:t>
      </w:r>
      <w:r w:rsidR="00CA12C2">
        <w:rPr>
          <w:rFonts w:ascii="Times New Roman" w:hAnsi="Times New Roman" w:cs="Times New Roman"/>
          <w:sz w:val="24"/>
        </w:rPr>
        <w:t xml:space="preserve">  </w:t>
      </w:r>
    </w:p>
    <w:p w14:paraId="2494F414" w14:textId="10B553BC" w:rsidR="00FB62E0" w:rsidDel="00696C05" w:rsidRDefault="00547D7D" w:rsidP="009F00BB">
      <w:pPr>
        <w:spacing w:after="0" w:line="480" w:lineRule="auto"/>
        <w:ind w:firstLine="720"/>
        <w:rPr>
          <w:del w:id="69" w:author="Jameal Samhouri" w:date="2017-11-20T12:50:00Z"/>
          <w:rFonts w:ascii="Times New Roman" w:hAnsi="Times New Roman" w:cs="Times New Roman"/>
          <w:sz w:val="24"/>
          <w:szCs w:val="24"/>
          <w:highlight w:val="yellow"/>
        </w:rPr>
      </w:pPr>
      <w:del w:id="70" w:author="Jameal Samhouri" w:date="2017-11-20T12:49:00Z">
        <w:r w:rsidDel="00447A7C">
          <w:rPr>
            <w:rFonts w:ascii="Times New Roman" w:hAnsi="Times New Roman" w:cs="Times New Roman"/>
            <w:sz w:val="24"/>
            <w:szCs w:val="24"/>
            <w:highlight w:val="yellow"/>
          </w:rPr>
          <w:delText xml:space="preserve">To </w:delText>
        </w:r>
      </w:del>
      <w:del w:id="71" w:author="Jameal Samhouri" w:date="2017-11-20T12:50:00Z">
        <w:r w:rsidDel="00696C05">
          <w:rPr>
            <w:rFonts w:ascii="Times New Roman" w:hAnsi="Times New Roman" w:cs="Times New Roman"/>
            <w:sz w:val="24"/>
            <w:szCs w:val="24"/>
            <w:highlight w:val="yellow"/>
          </w:rPr>
          <w:delText xml:space="preserve">examine changes in </w:delText>
        </w:r>
      </w:del>
    </w:p>
    <w:p w14:paraId="6A90312C" w14:textId="1D752CD9" w:rsidR="009F00BB" w:rsidRPr="00142BB4" w:rsidDel="00696C05" w:rsidRDefault="009F00BB" w:rsidP="009F00BB">
      <w:pPr>
        <w:spacing w:after="0" w:line="480" w:lineRule="auto"/>
        <w:ind w:firstLine="720"/>
        <w:rPr>
          <w:del w:id="72" w:author="Jameal Samhouri" w:date="2017-11-20T12:50:00Z"/>
          <w:rFonts w:ascii="Times New Roman" w:hAnsi="Times New Roman" w:cs="Times New Roman"/>
          <w:sz w:val="24"/>
          <w:szCs w:val="24"/>
          <w:highlight w:val="yellow"/>
        </w:rPr>
      </w:pPr>
      <w:del w:id="73" w:author="Jameal Samhouri" w:date="2017-11-20T12:50:00Z">
        <w:r w:rsidRPr="00142BB4" w:rsidDel="00696C05">
          <w:rPr>
            <w:rFonts w:ascii="Times New Roman" w:hAnsi="Times New Roman" w:cs="Times New Roman"/>
            <w:sz w:val="24"/>
            <w:szCs w:val="24"/>
            <w:highlight w:val="yellow"/>
          </w:rPr>
          <w:delText>ADDITIONAL STATS USED: Jameal</w:delText>
        </w:r>
        <w:r w:rsidDel="00696C05">
          <w:rPr>
            <w:rFonts w:ascii="Times New Roman" w:hAnsi="Times New Roman" w:cs="Times New Roman"/>
            <w:sz w:val="24"/>
            <w:szCs w:val="24"/>
            <w:highlight w:val="yellow"/>
          </w:rPr>
          <w:delText>/Ole; trends, nMDS</w:delText>
        </w:r>
        <w:r w:rsidRPr="00142BB4" w:rsidDel="00696C05">
          <w:rPr>
            <w:rFonts w:ascii="Times New Roman" w:hAnsi="Times New Roman" w:cs="Times New Roman"/>
            <w:sz w:val="24"/>
            <w:szCs w:val="24"/>
            <w:highlight w:val="yellow"/>
          </w:rPr>
          <w:delText>.</w:delText>
        </w:r>
      </w:del>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w:t>
      </w:r>
      <w:proofErr w:type="spellStart"/>
      <w:r w:rsidR="007D0372">
        <w:rPr>
          <w:rFonts w:ascii="Times New Roman" w:hAnsi="Times New Roman" w:cs="Times New Roman"/>
          <w:color w:val="151518"/>
          <w:sz w:val="24"/>
          <w:szCs w:val="24"/>
        </w:rPr>
        <w:t>AICc</w:t>
      </w:r>
      <w:proofErr w:type="spellEnd"/>
      <w:r w:rsidR="007D0372">
        <w:rPr>
          <w:rFonts w:ascii="Times New Roman" w:hAnsi="Times New Roman" w:cs="Times New Roman"/>
          <w:color w:val="151518"/>
          <w:sz w:val="24"/>
          <w:szCs w:val="24"/>
        </w:rPr>
        <w:t>)</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B87E926" w14:textId="3E5EBD68" w:rsidR="00696C05" w:rsidRPr="005C0A56" w:rsidRDefault="00696C05" w:rsidP="00696C05">
      <w:pPr>
        <w:spacing w:after="0" w:line="480" w:lineRule="auto"/>
        <w:ind w:firstLine="720"/>
        <w:rPr>
          <w:ins w:id="74" w:author="Jameal Samhouri" w:date="2017-11-20T12:50:00Z"/>
          <w:rFonts w:ascii="Times New Roman" w:hAnsi="Times New Roman" w:cs="Times New Roman"/>
          <w:sz w:val="24"/>
          <w:szCs w:val="24"/>
          <w:rPrChange w:id="75" w:author="Jameal Samhouri" w:date="2017-11-20T13:04:00Z">
            <w:rPr>
              <w:ins w:id="76" w:author="Jameal Samhouri" w:date="2017-11-20T12:50:00Z"/>
              <w:rFonts w:ascii="Times New Roman" w:hAnsi="Times New Roman" w:cs="Times New Roman"/>
              <w:sz w:val="24"/>
              <w:szCs w:val="24"/>
              <w:highlight w:val="yellow"/>
            </w:rPr>
          </w:rPrChange>
        </w:rPr>
      </w:pPr>
      <w:ins w:id="77" w:author="Jameal Samhouri" w:date="2017-11-20T12:51:00Z">
        <w:r w:rsidRPr="005C0A56">
          <w:rPr>
            <w:rFonts w:ascii="Times New Roman" w:hAnsi="Times New Roman" w:cs="Times New Roman"/>
            <w:sz w:val="24"/>
            <w:szCs w:val="24"/>
            <w:rPrChange w:id="78" w:author="Jameal Samhouri" w:date="2017-11-20T13:04:00Z">
              <w:rPr>
                <w:rFonts w:ascii="Times New Roman" w:hAnsi="Times New Roman" w:cs="Times New Roman"/>
                <w:sz w:val="24"/>
                <w:szCs w:val="24"/>
                <w:highlight w:val="yellow"/>
              </w:rPr>
            </w:rPrChange>
          </w:rPr>
          <w:t>To</w:t>
        </w:r>
      </w:ins>
      <w:ins w:id="79" w:author="Jameal Samhouri" w:date="2017-11-20T12:50:00Z">
        <w:r w:rsidRPr="005C0A56">
          <w:rPr>
            <w:rFonts w:ascii="Times New Roman" w:hAnsi="Times New Roman" w:cs="Times New Roman"/>
            <w:sz w:val="24"/>
            <w:szCs w:val="24"/>
            <w:rPrChange w:id="80" w:author="Jameal Samhouri" w:date="2017-11-20T13:04:00Z">
              <w:rPr>
                <w:rFonts w:ascii="Times New Roman" w:hAnsi="Times New Roman" w:cs="Times New Roman"/>
                <w:sz w:val="24"/>
                <w:szCs w:val="24"/>
                <w:highlight w:val="yellow"/>
              </w:rPr>
            </w:rPrChange>
          </w:rPr>
          <w:t xml:space="preserve"> examine changes in the abundance of sea urchins, bivalves, crabs, sea</w:t>
        </w:r>
      </w:ins>
      <w:ins w:id="81" w:author="Jameal Samhouri" w:date="2017-11-27T14:46:00Z">
        <w:r w:rsidR="009C4529">
          <w:rPr>
            <w:rFonts w:ascii="Times New Roman" w:hAnsi="Times New Roman" w:cs="Times New Roman"/>
            <w:sz w:val="24"/>
            <w:szCs w:val="24"/>
          </w:rPr>
          <w:t xml:space="preserve"> </w:t>
        </w:r>
      </w:ins>
      <w:ins w:id="82" w:author="Jameal Samhouri" w:date="2017-11-20T12:50:00Z">
        <w:r w:rsidRPr="005C0A56">
          <w:rPr>
            <w:rFonts w:ascii="Times New Roman" w:hAnsi="Times New Roman" w:cs="Times New Roman"/>
            <w:sz w:val="24"/>
            <w:szCs w:val="24"/>
            <w:rPrChange w:id="83" w:author="Jameal Samhouri" w:date="2017-11-20T13:04:00Z">
              <w:rPr>
                <w:rFonts w:ascii="Times New Roman" w:hAnsi="Times New Roman" w:cs="Times New Roman"/>
                <w:sz w:val="24"/>
                <w:szCs w:val="24"/>
                <w:highlight w:val="yellow"/>
              </w:rPr>
            </w:rPrChange>
          </w:rPr>
          <w:t>stars, and sea cucumbers over time</w:t>
        </w:r>
      </w:ins>
      <w:ins w:id="84" w:author="Jameal Samhouri" w:date="2017-11-20T12:51:00Z">
        <w:r w:rsidRPr="005C0A56">
          <w:rPr>
            <w:rFonts w:ascii="Times New Roman" w:hAnsi="Times New Roman" w:cs="Times New Roman"/>
            <w:sz w:val="24"/>
            <w:szCs w:val="24"/>
            <w:rPrChange w:id="85" w:author="Jameal Samhouri" w:date="2017-11-20T13:04:00Z">
              <w:rPr>
                <w:rFonts w:ascii="Times New Roman" w:hAnsi="Times New Roman" w:cs="Times New Roman"/>
                <w:sz w:val="24"/>
                <w:szCs w:val="24"/>
                <w:highlight w:val="yellow"/>
              </w:rPr>
            </w:rPrChange>
          </w:rPr>
          <w:t xml:space="preserve">, we </w:t>
        </w:r>
      </w:ins>
      <w:ins w:id="86" w:author="Jameal Samhouri" w:date="2017-11-20T12:52:00Z">
        <w:r w:rsidRPr="005C0A56">
          <w:rPr>
            <w:rFonts w:ascii="Times New Roman" w:hAnsi="Times New Roman" w:cs="Times New Roman"/>
            <w:sz w:val="24"/>
            <w:szCs w:val="24"/>
            <w:rPrChange w:id="87" w:author="Jameal Samhouri" w:date="2017-11-20T13:04:00Z">
              <w:rPr>
                <w:rFonts w:ascii="Times New Roman" w:hAnsi="Times New Roman" w:cs="Times New Roman"/>
                <w:sz w:val="24"/>
                <w:szCs w:val="24"/>
                <w:highlight w:val="yellow"/>
              </w:rPr>
            </w:rPrChange>
          </w:rPr>
          <w:t xml:space="preserve">used </w:t>
        </w:r>
      </w:ins>
      <w:proofErr w:type="spellStart"/>
      <w:ins w:id="88" w:author="Jameal Samhouri" w:date="2017-11-20T12:53:00Z">
        <w:r w:rsidRPr="005C0A56">
          <w:rPr>
            <w:rFonts w:ascii="Times New Roman" w:hAnsi="Times New Roman" w:cs="Times New Roman"/>
            <w:sz w:val="24"/>
            <w:szCs w:val="24"/>
            <w:rPrChange w:id="89" w:author="Jameal Samhouri" w:date="2017-11-20T13:04:00Z">
              <w:rPr>
                <w:rFonts w:ascii="Times New Roman" w:hAnsi="Times New Roman" w:cs="Times New Roman"/>
                <w:sz w:val="24"/>
                <w:szCs w:val="24"/>
                <w:highlight w:val="yellow"/>
              </w:rPr>
            </w:rPrChange>
          </w:rPr>
          <w:t>permutational</w:t>
        </w:r>
        <w:proofErr w:type="spellEnd"/>
        <w:r w:rsidRPr="005C0A56">
          <w:rPr>
            <w:rFonts w:ascii="Times New Roman" w:hAnsi="Times New Roman" w:cs="Times New Roman"/>
            <w:sz w:val="24"/>
            <w:szCs w:val="24"/>
            <w:rPrChange w:id="90" w:author="Jameal Samhouri" w:date="2017-11-20T13:04:00Z">
              <w:rPr>
                <w:rFonts w:ascii="Times New Roman" w:hAnsi="Times New Roman" w:cs="Times New Roman"/>
                <w:sz w:val="24"/>
                <w:szCs w:val="24"/>
                <w:highlight w:val="yellow"/>
              </w:rPr>
            </w:rPrChange>
          </w:rPr>
          <w:t xml:space="preserve"> analysis of variance</w:t>
        </w:r>
      </w:ins>
      <w:ins w:id="91" w:author="Jameal Samhouri" w:date="2017-11-27T14:46:00Z">
        <w:r w:rsidR="009C4529">
          <w:rPr>
            <w:rFonts w:ascii="Times New Roman" w:hAnsi="Times New Roman" w:cs="Times New Roman"/>
            <w:sz w:val="24"/>
            <w:szCs w:val="24"/>
          </w:rPr>
          <w:t xml:space="preserve"> (PERMANOVA)</w:t>
        </w:r>
      </w:ins>
      <w:ins w:id="92" w:author="Jameal Samhouri" w:date="2017-11-20T12:53:00Z">
        <w:r w:rsidRPr="005C0A56">
          <w:rPr>
            <w:rFonts w:ascii="Times New Roman" w:hAnsi="Times New Roman" w:cs="Times New Roman"/>
            <w:sz w:val="24"/>
            <w:szCs w:val="24"/>
            <w:rPrChange w:id="93" w:author="Jameal Samhouri" w:date="2017-11-20T13:04:00Z">
              <w:rPr>
                <w:rFonts w:ascii="Times New Roman" w:hAnsi="Times New Roman" w:cs="Times New Roman"/>
                <w:sz w:val="24"/>
                <w:szCs w:val="24"/>
                <w:highlight w:val="yellow"/>
              </w:rPr>
            </w:rPrChange>
          </w:rPr>
          <w:t xml:space="preserve"> to compare community </w:t>
        </w:r>
      </w:ins>
      <w:ins w:id="94" w:author="Jameal Samhouri" w:date="2017-11-20T12:54:00Z">
        <w:r w:rsidRPr="005C0A56">
          <w:rPr>
            <w:rFonts w:ascii="Times New Roman" w:hAnsi="Times New Roman" w:cs="Times New Roman"/>
            <w:sz w:val="24"/>
            <w:szCs w:val="24"/>
            <w:rPrChange w:id="95" w:author="Jameal Samhouri" w:date="2017-11-20T13:04:00Z">
              <w:rPr>
                <w:rFonts w:ascii="Times New Roman" w:hAnsi="Times New Roman" w:cs="Times New Roman"/>
                <w:sz w:val="24"/>
                <w:szCs w:val="24"/>
                <w:highlight w:val="yellow"/>
              </w:rPr>
            </w:rPrChange>
          </w:rPr>
          <w:t>structure</w:t>
        </w:r>
      </w:ins>
      <w:ins w:id="96" w:author="Jameal Samhouri" w:date="2017-11-20T12:53:00Z">
        <w:r w:rsidRPr="005C0A56">
          <w:rPr>
            <w:rFonts w:ascii="Times New Roman" w:hAnsi="Times New Roman" w:cs="Times New Roman"/>
            <w:sz w:val="24"/>
            <w:szCs w:val="24"/>
            <w:rPrChange w:id="97" w:author="Jameal Samhouri" w:date="2017-11-20T13:04:00Z">
              <w:rPr>
                <w:rFonts w:ascii="Times New Roman" w:hAnsi="Times New Roman" w:cs="Times New Roman"/>
                <w:sz w:val="24"/>
                <w:szCs w:val="24"/>
                <w:highlight w:val="yellow"/>
              </w:rPr>
            </w:rPrChange>
          </w:rPr>
          <w:t xml:space="preserve"> </w:t>
        </w:r>
      </w:ins>
      <w:ins w:id="98" w:author="Jameal Samhouri" w:date="2017-11-20T12:54:00Z">
        <w:r w:rsidRPr="005C0A56">
          <w:rPr>
            <w:rFonts w:ascii="Times New Roman" w:hAnsi="Times New Roman" w:cs="Times New Roman"/>
            <w:sz w:val="24"/>
            <w:szCs w:val="24"/>
            <w:rPrChange w:id="99" w:author="Jameal Samhouri" w:date="2017-11-20T13:04:00Z">
              <w:rPr>
                <w:rFonts w:ascii="Times New Roman" w:hAnsi="Times New Roman" w:cs="Times New Roman"/>
                <w:sz w:val="24"/>
                <w:szCs w:val="24"/>
                <w:highlight w:val="yellow"/>
              </w:rPr>
            </w:rPrChange>
          </w:rPr>
          <w:t>across three time periods (1987, 1995, 2015)</w:t>
        </w:r>
      </w:ins>
      <w:ins w:id="100" w:author="Jameal Samhouri" w:date="2017-11-20T12:55:00Z">
        <w:r w:rsidR="00FD7F9D" w:rsidRPr="005C0A56">
          <w:rPr>
            <w:rFonts w:ascii="Times New Roman" w:hAnsi="Times New Roman" w:cs="Times New Roman"/>
            <w:sz w:val="24"/>
            <w:szCs w:val="24"/>
            <w:rPrChange w:id="101" w:author="Jameal Samhouri" w:date="2017-11-20T13:04:00Z">
              <w:rPr>
                <w:rFonts w:ascii="Times New Roman" w:hAnsi="Times New Roman" w:cs="Times New Roman"/>
                <w:sz w:val="24"/>
                <w:szCs w:val="24"/>
                <w:highlight w:val="yellow"/>
              </w:rPr>
            </w:rPrChange>
          </w:rPr>
          <w:t xml:space="preserve"> </w:t>
        </w:r>
      </w:ins>
      <w:ins w:id="102" w:author="Jameal Samhouri" w:date="2017-11-20T12:59:00Z">
        <w:r w:rsidR="00FD7F9D" w:rsidRPr="005C0A56">
          <w:rPr>
            <w:rFonts w:ascii="Times New Roman" w:hAnsi="Times New Roman" w:cs="Times New Roman"/>
            <w:sz w:val="24"/>
            <w:szCs w:val="24"/>
            <w:rPrChange w:id="103" w:author="Jameal Samhouri" w:date="2017-11-20T13:04:00Z">
              <w:rPr>
                <w:rFonts w:ascii="Times New Roman" w:hAnsi="Times New Roman" w:cs="Times New Roman"/>
                <w:sz w:val="24"/>
                <w:szCs w:val="24"/>
                <w:highlight w:val="yellow"/>
              </w:rPr>
            </w:rPrChange>
          </w:rPr>
          <w:t xml:space="preserve">or three regions (northern, central, and southern) </w:t>
        </w:r>
      </w:ins>
      <w:ins w:id="104" w:author="Jameal Samhouri" w:date="2017-11-20T12:55:00Z">
        <w:r w:rsidR="00FD7F9D" w:rsidRPr="005C0A56">
          <w:rPr>
            <w:rFonts w:ascii="Times New Roman" w:hAnsi="Times New Roman" w:cs="Times New Roman"/>
            <w:sz w:val="24"/>
            <w:szCs w:val="24"/>
            <w:rPrChange w:id="105" w:author="Jameal Samhouri" w:date="2017-11-20T13:04:00Z">
              <w:rPr>
                <w:rFonts w:ascii="Times New Roman" w:hAnsi="Times New Roman" w:cs="Times New Roman"/>
                <w:sz w:val="24"/>
                <w:szCs w:val="24"/>
                <w:highlight w:val="yellow"/>
              </w:rPr>
            </w:rPrChange>
          </w:rPr>
          <w:t>using the</w:t>
        </w:r>
      </w:ins>
      <w:ins w:id="106" w:author="Jameal Samhouri" w:date="2017-11-20T12:58:00Z">
        <w:r w:rsidR="00FD7F9D" w:rsidRPr="005C0A56">
          <w:rPr>
            <w:rFonts w:ascii="Times New Roman" w:hAnsi="Times New Roman" w:cs="Times New Roman"/>
            <w:sz w:val="24"/>
            <w:szCs w:val="24"/>
            <w:rPrChange w:id="107" w:author="Jameal Samhouri" w:date="2017-11-20T13:04:00Z">
              <w:rPr>
                <w:rFonts w:ascii="Times New Roman" w:hAnsi="Times New Roman" w:cs="Times New Roman"/>
                <w:sz w:val="24"/>
                <w:szCs w:val="24"/>
                <w:highlight w:val="yellow"/>
              </w:rPr>
            </w:rPrChange>
          </w:rPr>
          <w:t xml:space="preserve"> </w:t>
        </w:r>
        <w:proofErr w:type="spellStart"/>
        <w:r w:rsidR="00FD7F9D" w:rsidRPr="005C0A56">
          <w:rPr>
            <w:rFonts w:ascii="Times New Roman" w:hAnsi="Times New Roman" w:cs="Times New Roman"/>
            <w:sz w:val="24"/>
            <w:szCs w:val="24"/>
            <w:rPrChange w:id="108" w:author="Jameal Samhouri" w:date="2017-11-20T13:04:00Z">
              <w:rPr>
                <w:rFonts w:ascii="Times New Roman" w:hAnsi="Times New Roman" w:cs="Times New Roman"/>
                <w:sz w:val="24"/>
                <w:szCs w:val="24"/>
                <w:highlight w:val="yellow"/>
              </w:rPr>
            </w:rPrChange>
          </w:rPr>
          <w:t>adonis</w:t>
        </w:r>
        <w:proofErr w:type="spellEnd"/>
        <w:r w:rsidR="00FD7F9D" w:rsidRPr="005C0A56">
          <w:rPr>
            <w:rFonts w:ascii="Times New Roman" w:hAnsi="Times New Roman" w:cs="Times New Roman"/>
            <w:sz w:val="24"/>
            <w:szCs w:val="24"/>
            <w:rPrChange w:id="109" w:author="Jameal Samhouri" w:date="2017-11-20T13:04:00Z">
              <w:rPr>
                <w:rFonts w:ascii="Times New Roman" w:hAnsi="Times New Roman" w:cs="Times New Roman"/>
                <w:sz w:val="24"/>
                <w:szCs w:val="24"/>
                <w:highlight w:val="yellow"/>
              </w:rPr>
            </w:rPrChange>
          </w:rPr>
          <w:t xml:space="preserve"> function in </w:t>
        </w:r>
      </w:ins>
      <w:ins w:id="110" w:author="Jameal Samhouri" w:date="2017-11-20T12:55:00Z">
        <w:r w:rsidR="00FD7F9D" w:rsidRPr="005C0A56">
          <w:rPr>
            <w:rFonts w:ascii="Times New Roman" w:hAnsi="Times New Roman" w:cs="Times New Roman"/>
            <w:sz w:val="24"/>
            <w:szCs w:val="24"/>
            <w:rPrChange w:id="111" w:author="Jameal Samhouri" w:date="2017-11-20T13:04:00Z">
              <w:rPr>
                <w:rFonts w:ascii="Times New Roman" w:hAnsi="Times New Roman" w:cs="Times New Roman"/>
                <w:sz w:val="24"/>
                <w:szCs w:val="24"/>
                <w:highlight w:val="yellow"/>
              </w:rPr>
            </w:rPrChange>
          </w:rPr>
          <w:t>R</w:t>
        </w:r>
      </w:ins>
      <w:ins w:id="112" w:author="Jameal Samhouri" w:date="2017-11-20T12:54:00Z">
        <w:r w:rsidRPr="005C0A56">
          <w:rPr>
            <w:rFonts w:ascii="Times New Roman" w:hAnsi="Times New Roman" w:cs="Times New Roman"/>
            <w:sz w:val="24"/>
            <w:szCs w:val="24"/>
            <w:rPrChange w:id="113" w:author="Jameal Samhouri" w:date="2017-11-20T13:04:00Z">
              <w:rPr>
                <w:rFonts w:ascii="Times New Roman" w:hAnsi="Times New Roman" w:cs="Times New Roman"/>
                <w:sz w:val="24"/>
                <w:szCs w:val="24"/>
                <w:highlight w:val="yellow"/>
              </w:rPr>
            </w:rPrChange>
          </w:rPr>
          <w:t>.</w:t>
        </w:r>
      </w:ins>
      <w:ins w:id="114" w:author="Jameal Samhouri" w:date="2017-11-20T12:55:00Z">
        <w:r w:rsidR="00FD7F9D" w:rsidRPr="005C0A56">
          <w:rPr>
            <w:rFonts w:ascii="Times New Roman" w:hAnsi="Times New Roman" w:cs="Times New Roman"/>
            <w:sz w:val="24"/>
            <w:szCs w:val="24"/>
            <w:rPrChange w:id="115" w:author="Jameal Samhouri" w:date="2017-11-20T13:04:00Z">
              <w:rPr>
                <w:rFonts w:ascii="Times New Roman" w:hAnsi="Times New Roman" w:cs="Times New Roman"/>
                <w:sz w:val="24"/>
                <w:szCs w:val="24"/>
                <w:highlight w:val="yellow"/>
              </w:rPr>
            </w:rPrChange>
          </w:rPr>
          <w:t xml:space="preserve"> T</w:t>
        </w:r>
      </w:ins>
      <w:ins w:id="116" w:author="Jameal Samhouri" w:date="2017-11-20T12:57:00Z">
        <w:r w:rsidR="00FD7F9D" w:rsidRPr="005C0A56">
          <w:rPr>
            <w:rFonts w:ascii="Times New Roman" w:hAnsi="Times New Roman" w:cs="Times New Roman"/>
            <w:sz w:val="24"/>
            <w:szCs w:val="24"/>
            <w:rPrChange w:id="117" w:author="Jameal Samhouri" w:date="2017-11-20T13:04:00Z">
              <w:rPr>
                <w:rFonts w:ascii="Times New Roman" w:hAnsi="Times New Roman" w:cs="Times New Roman"/>
                <w:sz w:val="24"/>
                <w:szCs w:val="24"/>
                <w:highlight w:val="yellow"/>
              </w:rPr>
            </w:rPrChange>
          </w:rPr>
          <w:t>he t</w:t>
        </w:r>
      </w:ins>
      <w:ins w:id="118" w:author="Jameal Samhouri" w:date="2017-11-20T12:55:00Z">
        <w:r w:rsidR="00FD7F9D" w:rsidRPr="005C0A56">
          <w:rPr>
            <w:rFonts w:ascii="Times New Roman" w:hAnsi="Times New Roman" w:cs="Times New Roman"/>
            <w:sz w:val="24"/>
            <w:szCs w:val="24"/>
            <w:rPrChange w:id="119" w:author="Jameal Samhouri" w:date="2017-11-20T13:04:00Z">
              <w:rPr>
                <w:rFonts w:ascii="Times New Roman" w:hAnsi="Times New Roman" w:cs="Times New Roman"/>
                <w:sz w:val="24"/>
                <w:szCs w:val="24"/>
                <w:highlight w:val="yellow"/>
              </w:rPr>
            </w:rPrChange>
          </w:rPr>
          <w:t xml:space="preserve">axa-specific </w:t>
        </w:r>
      </w:ins>
      <w:ins w:id="120" w:author="Jameal Samhouri" w:date="2017-11-20T12:58:00Z">
        <w:r w:rsidR="00FD7F9D" w:rsidRPr="005C0A56">
          <w:rPr>
            <w:rFonts w:ascii="Times New Roman" w:hAnsi="Times New Roman" w:cs="Times New Roman"/>
            <w:sz w:val="24"/>
            <w:szCs w:val="24"/>
            <w:rPrChange w:id="121" w:author="Jameal Samhouri" w:date="2017-11-20T13:04:00Z">
              <w:rPr>
                <w:rFonts w:ascii="Times New Roman" w:hAnsi="Times New Roman" w:cs="Times New Roman"/>
                <w:sz w:val="24"/>
                <w:szCs w:val="24"/>
                <w:highlight w:val="yellow"/>
              </w:rPr>
            </w:rPrChange>
          </w:rPr>
          <w:t xml:space="preserve">average </w:t>
        </w:r>
      </w:ins>
      <w:ins w:id="122" w:author="Jameal Samhouri" w:date="2017-11-20T12:55:00Z">
        <w:r w:rsidR="00FD7F9D" w:rsidRPr="005C0A56">
          <w:rPr>
            <w:rFonts w:ascii="Times New Roman" w:hAnsi="Times New Roman" w:cs="Times New Roman"/>
            <w:sz w:val="24"/>
            <w:szCs w:val="24"/>
            <w:rPrChange w:id="123" w:author="Jameal Samhouri" w:date="2017-11-20T13:04:00Z">
              <w:rPr>
                <w:rFonts w:ascii="Times New Roman" w:hAnsi="Times New Roman" w:cs="Times New Roman"/>
                <w:sz w:val="24"/>
                <w:szCs w:val="24"/>
                <w:highlight w:val="yellow"/>
              </w:rPr>
            </w:rPrChange>
          </w:rPr>
          <w:t>densities (individuals m-2)</w:t>
        </w:r>
      </w:ins>
      <w:ins w:id="124" w:author="Jameal Samhouri" w:date="2017-11-20T12:58:00Z">
        <w:r w:rsidR="00FD7F9D" w:rsidRPr="005C0A56">
          <w:rPr>
            <w:rFonts w:ascii="Times New Roman" w:hAnsi="Times New Roman" w:cs="Times New Roman"/>
            <w:sz w:val="24"/>
            <w:szCs w:val="24"/>
            <w:rPrChange w:id="125" w:author="Jameal Samhouri" w:date="2017-11-20T13:04:00Z">
              <w:rPr>
                <w:rFonts w:ascii="Times New Roman" w:hAnsi="Times New Roman" w:cs="Times New Roman"/>
                <w:sz w:val="24"/>
                <w:szCs w:val="24"/>
                <w:highlight w:val="yellow"/>
              </w:rPr>
            </w:rPrChange>
          </w:rPr>
          <w:t xml:space="preserve"> for each site-year-region</w:t>
        </w:r>
      </w:ins>
      <w:ins w:id="126" w:author="Jameal Samhouri" w:date="2017-11-20T12:55:00Z">
        <w:r w:rsidR="00FD7F9D" w:rsidRPr="005C0A56">
          <w:rPr>
            <w:rFonts w:ascii="Times New Roman" w:hAnsi="Times New Roman" w:cs="Times New Roman"/>
            <w:sz w:val="24"/>
            <w:szCs w:val="24"/>
            <w:rPrChange w:id="127" w:author="Jameal Samhouri" w:date="2017-11-20T13:04:00Z">
              <w:rPr>
                <w:rFonts w:ascii="Times New Roman" w:hAnsi="Times New Roman" w:cs="Times New Roman"/>
                <w:sz w:val="24"/>
                <w:szCs w:val="24"/>
                <w:highlight w:val="yellow"/>
              </w:rPr>
            </w:rPrChange>
          </w:rPr>
          <w:t xml:space="preserve"> were</w:t>
        </w:r>
      </w:ins>
      <w:ins w:id="128" w:author="Jameal Samhouri" w:date="2017-11-20T12:56:00Z">
        <w:r w:rsidR="00FD7F9D" w:rsidRPr="005C0A56">
          <w:rPr>
            <w:rFonts w:ascii="Times New Roman" w:hAnsi="Times New Roman" w:cs="Times New Roman"/>
            <w:sz w:val="24"/>
            <w:szCs w:val="24"/>
            <w:rPrChange w:id="129" w:author="Jameal Samhouri" w:date="2017-11-20T13:04:00Z">
              <w:rPr>
                <w:rFonts w:ascii="Times New Roman" w:hAnsi="Times New Roman" w:cs="Times New Roman"/>
                <w:sz w:val="24"/>
                <w:szCs w:val="24"/>
                <w:highlight w:val="yellow"/>
              </w:rPr>
            </w:rPrChange>
          </w:rPr>
          <w:t xml:space="preserve"> used as</w:t>
        </w:r>
      </w:ins>
      <w:ins w:id="130" w:author="Jameal Samhouri" w:date="2017-11-20T12:55:00Z">
        <w:r w:rsidR="00FD7F9D" w:rsidRPr="005C0A56">
          <w:rPr>
            <w:rFonts w:ascii="Times New Roman" w:hAnsi="Times New Roman" w:cs="Times New Roman"/>
            <w:sz w:val="24"/>
            <w:szCs w:val="24"/>
            <w:rPrChange w:id="131" w:author="Jameal Samhouri" w:date="2017-11-20T13:04:00Z">
              <w:rPr>
                <w:rFonts w:ascii="Times New Roman" w:hAnsi="Times New Roman" w:cs="Times New Roman"/>
                <w:sz w:val="24"/>
                <w:szCs w:val="24"/>
                <w:highlight w:val="yellow"/>
              </w:rPr>
            </w:rPrChange>
          </w:rPr>
          <w:t xml:space="preserve"> the dependent variables</w:t>
        </w:r>
      </w:ins>
      <w:ins w:id="132" w:author="Jameal Samhouri" w:date="2017-11-20T12:56:00Z">
        <w:r w:rsidR="00FD7F9D" w:rsidRPr="005C0A56">
          <w:rPr>
            <w:rFonts w:ascii="Times New Roman" w:hAnsi="Times New Roman" w:cs="Times New Roman"/>
            <w:sz w:val="24"/>
            <w:szCs w:val="24"/>
            <w:rPrChange w:id="133" w:author="Jameal Samhouri" w:date="2017-11-20T13:04:00Z">
              <w:rPr>
                <w:rFonts w:ascii="Times New Roman" w:hAnsi="Times New Roman" w:cs="Times New Roman"/>
                <w:sz w:val="24"/>
                <w:szCs w:val="24"/>
                <w:highlight w:val="yellow"/>
              </w:rPr>
            </w:rPrChange>
          </w:rPr>
          <w:t xml:space="preserve">, and </w:t>
        </w:r>
      </w:ins>
      <w:ins w:id="134" w:author="Jameal Samhouri" w:date="2017-11-20T12:57:00Z">
        <w:r w:rsidR="00FD7F9D" w:rsidRPr="005C0A56">
          <w:rPr>
            <w:rFonts w:ascii="Times New Roman" w:hAnsi="Times New Roman" w:cs="Times New Roman"/>
            <w:sz w:val="24"/>
            <w:szCs w:val="24"/>
            <w:rPrChange w:id="135" w:author="Jameal Samhouri" w:date="2017-11-20T13:04:00Z">
              <w:rPr>
                <w:rFonts w:ascii="Times New Roman" w:hAnsi="Times New Roman" w:cs="Times New Roman"/>
                <w:sz w:val="24"/>
                <w:szCs w:val="24"/>
                <w:highlight w:val="yellow"/>
              </w:rPr>
            </w:rPrChange>
          </w:rPr>
          <w:t xml:space="preserve">converted to dissimilarity matrices using </w:t>
        </w:r>
      </w:ins>
      <w:ins w:id="136" w:author="Jameal Samhouri" w:date="2017-12-05T12:27:00Z">
        <w:r w:rsidR="00732CA9">
          <w:rPr>
            <w:rFonts w:ascii="Times New Roman" w:hAnsi="Times New Roman" w:cs="Times New Roman"/>
            <w:sz w:val="24"/>
            <w:szCs w:val="24"/>
          </w:rPr>
          <w:t>Manhattan</w:t>
        </w:r>
      </w:ins>
      <w:ins w:id="137" w:author="Jameal Samhouri" w:date="2017-12-05T13:24:00Z">
        <w:r w:rsidR="0030126E">
          <w:rPr>
            <w:rFonts w:ascii="Times New Roman" w:hAnsi="Times New Roman" w:cs="Times New Roman"/>
            <w:sz w:val="24"/>
            <w:szCs w:val="24"/>
          </w:rPr>
          <w:t xml:space="preserve"> </w:t>
        </w:r>
        <w:proofErr w:type="gramStart"/>
        <w:r w:rsidR="0030126E">
          <w:rPr>
            <w:rFonts w:ascii="Times New Roman" w:hAnsi="Times New Roman" w:cs="Times New Roman"/>
            <w:sz w:val="24"/>
            <w:szCs w:val="24"/>
          </w:rPr>
          <w:t>log(</w:t>
        </w:r>
        <w:proofErr w:type="gramEnd"/>
        <w:r w:rsidR="0030126E">
          <w:rPr>
            <w:rFonts w:ascii="Times New Roman" w:hAnsi="Times New Roman" w:cs="Times New Roman"/>
            <w:i/>
            <w:sz w:val="24"/>
            <w:szCs w:val="24"/>
          </w:rPr>
          <w:t>x</w:t>
        </w:r>
        <w:r w:rsidR="0030126E">
          <w:rPr>
            <w:rFonts w:ascii="Times New Roman" w:hAnsi="Times New Roman" w:cs="Times New Roman"/>
            <w:sz w:val="24"/>
            <w:szCs w:val="24"/>
          </w:rPr>
          <w:t xml:space="preserve"> + 1)</w:t>
        </w:r>
      </w:ins>
      <w:ins w:id="138" w:author="Jameal Samhouri" w:date="2017-11-20T12:57:00Z">
        <w:r w:rsidR="00FD7F9D" w:rsidRPr="005C0A56">
          <w:rPr>
            <w:rFonts w:ascii="Times New Roman" w:hAnsi="Times New Roman" w:cs="Times New Roman"/>
            <w:sz w:val="24"/>
            <w:szCs w:val="24"/>
            <w:rPrChange w:id="139" w:author="Jameal Samhouri" w:date="2017-11-20T13:04:00Z">
              <w:rPr>
                <w:rFonts w:ascii="Times New Roman" w:hAnsi="Times New Roman" w:cs="Times New Roman"/>
                <w:sz w:val="24"/>
                <w:szCs w:val="24"/>
                <w:highlight w:val="yellow"/>
              </w:rPr>
            </w:rPrChange>
          </w:rPr>
          <w:t xml:space="preserve"> distances. </w:t>
        </w:r>
      </w:ins>
      <w:ins w:id="140" w:author="Jameal Samhouri" w:date="2017-11-20T12:58:00Z">
        <w:r w:rsidR="00FD7F9D" w:rsidRPr="005C0A56">
          <w:rPr>
            <w:rFonts w:ascii="Times New Roman" w:hAnsi="Times New Roman" w:cs="Times New Roman"/>
            <w:sz w:val="24"/>
            <w:szCs w:val="24"/>
            <w:rPrChange w:id="141" w:author="Jameal Samhouri" w:date="2017-11-20T13:04:00Z">
              <w:rPr>
                <w:rFonts w:ascii="Times New Roman" w:hAnsi="Times New Roman" w:cs="Times New Roman"/>
                <w:sz w:val="24"/>
                <w:szCs w:val="24"/>
                <w:highlight w:val="yellow"/>
              </w:rPr>
            </w:rPrChange>
          </w:rPr>
          <w:t>W</w:t>
        </w:r>
      </w:ins>
      <w:ins w:id="142" w:author="Jameal Samhouri" w:date="2017-11-20T12:56:00Z">
        <w:r w:rsidR="00FD7F9D" w:rsidRPr="005C0A56">
          <w:rPr>
            <w:rFonts w:ascii="Times New Roman" w:hAnsi="Times New Roman" w:cs="Times New Roman"/>
            <w:sz w:val="24"/>
            <w:szCs w:val="24"/>
            <w:rPrChange w:id="143" w:author="Jameal Samhouri" w:date="2017-11-20T13:04:00Z">
              <w:rPr>
                <w:rFonts w:ascii="Times New Roman" w:hAnsi="Times New Roman" w:cs="Times New Roman"/>
                <w:sz w:val="24"/>
                <w:szCs w:val="24"/>
                <w:highlight w:val="yellow"/>
              </w:rPr>
            </w:rPrChange>
          </w:rPr>
          <w:t xml:space="preserve">e performed randomizations within strata based on regions </w:t>
        </w:r>
      </w:ins>
      <w:ins w:id="144" w:author="Jameal Samhouri" w:date="2017-11-20T12:59:00Z">
        <w:r w:rsidR="00FD7F9D" w:rsidRPr="005C0A56">
          <w:rPr>
            <w:rFonts w:ascii="Times New Roman" w:hAnsi="Times New Roman" w:cs="Times New Roman"/>
            <w:sz w:val="24"/>
            <w:szCs w:val="24"/>
            <w:rPrChange w:id="145" w:author="Jameal Samhouri" w:date="2017-11-20T13:04:00Z">
              <w:rPr>
                <w:rFonts w:ascii="Times New Roman" w:hAnsi="Times New Roman" w:cs="Times New Roman"/>
                <w:sz w:val="24"/>
                <w:szCs w:val="24"/>
                <w:highlight w:val="yellow"/>
              </w:rPr>
            </w:rPrChange>
          </w:rPr>
          <w:t>or time periods</w:t>
        </w:r>
      </w:ins>
      <w:ins w:id="146" w:author="Jameal Samhouri" w:date="2017-11-20T12:56:00Z">
        <w:r w:rsidR="00FD7F9D" w:rsidRPr="005C0A56">
          <w:rPr>
            <w:rFonts w:ascii="Times New Roman" w:hAnsi="Times New Roman" w:cs="Times New Roman"/>
            <w:sz w:val="24"/>
            <w:szCs w:val="24"/>
            <w:rPrChange w:id="147" w:author="Jameal Samhouri" w:date="2017-11-20T13:04:00Z">
              <w:rPr>
                <w:rFonts w:ascii="Times New Roman" w:hAnsi="Times New Roman" w:cs="Times New Roman"/>
                <w:sz w:val="24"/>
                <w:szCs w:val="24"/>
                <w:highlight w:val="yellow"/>
              </w:rPr>
            </w:rPrChange>
          </w:rPr>
          <w:t xml:space="preserve">. </w:t>
        </w:r>
      </w:ins>
      <w:ins w:id="148" w:author="Jameal Samhouri" w:date="2017-12-05T12:27:00Z">
        <w:r w:rsidR="00732CA9">
          <w:rPr>
            <w:rFonts w:ascii="Times New Roman" w:hAnsi="Times New Roman" w:cs="Times New Roman"/>
            <w:sz w:val="24"/>
            <w:szCs w:val="24"/>
          </w:rPr>
          <w:t xml:space="preserve">We also tested </w:t>
        </w:r>
      </w:ins>
      <w:ins w:id="149" w:author="Jameal Samhouri" w:date="2017-12-05T12:28:00Z">
        <w:r w:rsidR="00732CA9">
          <w:rPr>
            <w:rFonts w:ascii="Times New Roman" w:hAnsi="Times New Roman" w:cs="Times New Roman"/>
            <w:sz w:val="24"/>
            <w:szCs w:val="24"/>
          </w:rPr>
          <w:t>whether community composition was more variable in some regions than others an in some time periods rather than others by examining</w:t>
        </w:r>
      </w:ins>
      <w:ins w:id="150" w:author="Jameal Samhouri" w:date="2017-12-05T12:27:00Z">
        <w:r w:rsidR="00732CA9">
          <w:rPr>
            <w:rFonts w:ascii="Times New Roman" w:hAnsi="Times New Roman" w:cs="Times New Roman"/>
            <w:sz w:val="24"/>
            <w:szCs w:val="24"/>
          </w:rPr>
          <w:t xml:space="preserve"> multivariate dispersion in community composition using the </w:t>
        </w:r>
        <w:proofErr w:type="spellStart"/>
        <w:r w:rsidR="00732CA9">
          <w:rPr>
            <w:rFonts w:ascii="Times New Roman" w:hAnsi="Times New Roman" w:cs="Times New Roman"/>
            <w:sz w:val="24"/>
            <w:szCs w:val="24"/>
          </w:rPr>
          <w:t>betadisper</w:t>
        </w:r>
        <w:proofErr w:type="spellEnd"/>
        <w:r w:rsidR="00732CA9">
          <w:rPr>
            <w:rFonts w:ascii="Times New Roman" w:hAnsi="Times New Roman" w:cs="Times New Roman"/>
            <w:sz w:val="24"/>
            <w:szCs w:val="24"/>
          </w:rPr>
          <w:t xml:space="preserve"> function in R. </w:t>
        </w:r>
      </w:ins>
      <w:ins w:id="151" w:author="Jameal Samhouri" w:date="2017-11-20T13:01:00Z">
        <w:r w:rsidR="00FD7F9D" w:rsidRPr="005C0A56">
          <w:rPr>
            <w:rFonts w:ascii="Times New Roman" w:hAnsi="Times New Roman" w:cs="Times New Roman"/>
            <w:sz w:val="24"/>
            <w:szCs w:val="24"/>
            <w:rPrChange w:id="152" w:author="Jameal Samhouri" w:date="2017-11-20T13:04:00Z">
              <w:rPr>
                <w:rFonts w:ascii="Times New Roman" w:hAnsi="Times New Roman" w:cs="Times New Roman"/>
                <w:sz w:val="24"/>
                <w:szCs w:val="24"/>
                <w:highlight w:val="yellow"/>
              </w:rPr>
            </w:rPrChange>
          </w:rPr>
          <w:t>To visualize differences among time periods or regions in invertebrate community structure, we used n</w:t>
        </w:r>
      </w:ins>
      <w:ins w:id="153" w:author="Jameal Samhouri" w:date="2017-11-20T12:59:00Z">
        <w:r w:rsidR="00FD7F9D" w:rsidRPr="005C0A56">
          <w:rPr>
            <w:rFonts w:ascii="Times New Roman" w:hAnsi="Times New Roman" w:cs="Times New Roman"/>
            <w:sz w:val="24"/>
            <w:szCs w:val="24"/>
            <w:rPrChange w:id="154" w:author="Jameal Samhouri" w:date="2017-11-20T13:04:00Z">
              <w:rPr>
                <w:rFonts w:ascii="Times New Roman" w:hAnsi="Times New Roman" w:cs="Times New Roman"/>
                <w:sz w:val="24"/>
                <w:szCs w:val="24"/>
                <w:highlight w:val="yellow"/>
              </w:rPr>
            </w:rPrChange>
          </w:rPr>
          <w:t xml:space="preserve">on-metric multidimensional scaling </w:t>
        </w:r>
      </w:ins>
      <w:ins w:id="155" w:author="Jameal Samhouri" w:date="2017-11-20T13:01:00Z">
        <w:r w:rsidR="00FD7F9D" w:rsidRPr="005C0A56">
          <w:rPr>
            <w:rFonts w:ascii="Times New Roman" w:hAnsi="Times New Roman" w:cs="Times New Roman"/>
            <w:sz w:val="24"/>
            <w:szCs w:val="24"/>
            <w:rPrChange w:id="156" w:author="Jameal Samhouri" w:date="2017-11-20T13:04:00Z">
              <w:rPr>
                <w:rFonts w:ascii="Times New Roman" w:hAnsi="Times New Roman" w:cs="Times New Roman"/>
                <w:sz w:val="24"/>
                <w:szCs w:val="24"/>
                <w:highlight w:val="yellow"/>
              </w:rPr>
            </w:rPrChange>
          </w:rPr>
          <w:t>(</w:t>
        </w:r>
        <w:proofErr w:type="spellStart"/>
        <w:r w:rsidR="00FD7F9D" w:rsidRPr="005C0A56">
          <w:rPr>
            <w:rFonts w:ascii="Times New Roman" w:hAnsi="Times New Roman" w:cs="Times New Roman"/>
            <w:sz w:val="24"/>
            <w:szCs w:val="24"/>
            <w:rPrChange w:id="157" w:author="Jameal Samhouri" w:date="2017-11-20T13:04:00Z">
              <w:rPr>
                <w:rFonts w:ascii="Times New Roman" w:hAnsi="Times New Roman" w:cs="Times New Roman"/>
                <w:sz w:val="24"/>
                <w:szCs w:val="24"/>
                <w:highlight w:val="yellow"/>
              </w:rPr>
            </w:rPrChange>
          </w:rPr>
          <w:t>nMDS</w:t>
        </w:r>
        <w:proofErr w:type="spellEnd"/>
        <w:r w:rsidR="00FD7F9D" w:rsidRPr="005C0A56">
          <w:rPr>
            <w:rFonts w:ascii="Times New Roman" w:hAnsi="Times New Roman" w:cs="Times New Roman"/>
            <w:sz w:val="24"/>
            <w:szCs w:val="24"/>
            <w:rPrChange w:id="158" w:author="Jameal Samhouri" w:date="2017-11-20T13:04:00Z">
              <w:rPr>
                <w:rFonts w:ascii="Times New Roman" w:hAnsi="Times New Roman" w:cs="Times New Roman"/>
                <w:sz w:val="24"/>
                <w:szCs w:val="24"/>
                <w:highlight w:val="yellow"/>
              </w:rPr>
            </w:rPrChange>
          </w:rPr>
          <w:t xml:space="preserve">) based on </w:t>
        </w:r>
      </w:ins>
      <w:ins w:id="159" w:author="Jameal Samhouri" w:date="2017-11-20T13:00:00Z">
        <w:r w:rsidR="00FD7F9D" w:rsidRPr="005C0A56">
          <w:rPr>
            <w:rFonts w:ascii="Times New Roman" w:hAnsi="Times New Roman" w:cs="Times New Roman"/>
            <w:sz w:val="24"/>
            <w:szCs w:val="24"/>
            <w:rPrChange w:id="160" w:author="Jameal Samhouri" w:date="2017-11-20T13:04:00Z">
              <w:rPr>
                <w:rFonts w:ascii="Times New Roman" w:hAnsi="Times New Roman" w:cs="Times New Roman"/>
                <w:sz w:val="24"/>
                <w:szCs w:val="24"/>
                <w:highlight w:val="yellow"/>
              </w:rPr>
            </w:rPrChange>
          </w:rPr>
          <w:t xml:space="preserve">the </w:t>
        </w:r>
        <w:proofErr w:type="spellStart"/>
        <w:r w:rsidR="00FD7F9D" w:rsidRPr="005C0A56">
          <w:rPr>
            <w:rFonts w:ascii="Times New Roman" w:hAnsi="Times New Roman" w:cs="Times New Roman"/>
            <w:sz w:val="24"/>
            <w:szCs w:val="24"/>
            <w:rPrChange w:id="161" w:author="Jameal Samhouri" w:date="2017-11-20T13:04:00Z">
              <w:rPr>
                <w:rFonts w:ascii="Times New Roman" w:hAnsi="Times New Roman" w:cs="Times New Roman"/>
                <w:sz w:val="24"/>
                <w:szCs w:val="24"/>
                <w:highlight w:val="yellow"/>
              </w:rPr>
            </w:rPrChange>
          </w:rPr>
          <w:t>nmds</w:t>
        </w:r>
        <w:proofErr w:type="spellEnd"/>
        <w:r w:rsidR="00FD7F9D" w:rsidRPr="005C0A56">
          <w:rPr>
            <w:rFonts w:ascii="Times New Roman" w:hAnsi="Times New Roman" w:cs="Times New Roman"/>
            <w:sz w:val="24"/>
            <w:szCs w:val="24"/>
            <w:rPrChange w:id="162" w:author="Jameal Samhouri" w:date="2017-11-20T13:04:00Z">
              <w:rPr>
                <w:rFonts w:ascii="Times New Roman" w:hAnsi="Times New Roman" w:cs="Times New Roman"/>
                <w:sz w:val="24"/>
                <w:szCs w:val="24"/>
                <w:highlight w:val="yellow"/>
              </w:rPr>
            </w:rPrChange>
          </w:rPr>
          <w:t xml:space="preserve"> function </w:t>
        </w:r>
      </w:ins>
      <w:ins w:id="163" w:author="Jameal Samhouri" w:date="2017-11-20T13:01:00Z">
        <w:r w:rsidR="00FD7F9D" w:rsidRPr="005C0A56">
          <w:rPr>
            <w:rFonts w:ascii="Times New Roman" w:hAnsi="Times New Roman" w:cs="Times New Roman"/>
            <w:sz w:val="24"/>
            <w:szCs w:val="24"/>
            <w:rPrChange w:id="164" w:author="Jameal Samhouri" w:date="2017-11-20T13:04:00Z">
              <w:rPr>
                <w:rFonts w:ascii="Times New Roman" w:hAnsi="Times New Roman" w:cs="Times New Roman"/>
                <w:sz w:val="24"/>
                <w:szCs w:val="24"/>
                <w:highlight w:val="yellow"/>
              </w:rPr>
            </w:rPrChange>
          </w:rPr>
          <w:t>and plotted vectors explaining</w:t>
        </w:r>
      </w:ins>
      <w:ins w:id="165" w:author="Jameal Samhouri" w:date="2017-11-20T13:02:00Z">
        <w:r w:rsidR="00FD7F9D" w:rsidRPr="005C0A56">
          <w:rPr>
            <w:rFonts w:ascii="Times New Roman" w:hAnsi="Times New Roman" w:cs="Times New Roman"/>
            <w:sz w:val="24"/>
            <w:szCs w:val="24"/>
            <w:rPrChange w:id="166" w:author="Jameal Samhouri" w:date="2017-11-20T13:04:00Z">
              <w:rPr>
                <w:rFonts w:ascii="Times New Roman" w:hAnsi="Times New Roman" w:cs="Times New Roman"/>
                <w:sz w:val="24"/>
                <w:szCs w:val="24"/>
                <w:highlight w:val="yellow"/>
              </w:rPr>
            </w:rPrChange>
          </w:rPr>
          <w:t xml:space="preserve"> how variation in the densities of individual taxa related to community </w:t>
        </w:r>
      </w:ins>
      <w:ins w:id="167" w:author="Jameal Samhouri" w:date="2017-11-20T13:03:00Z">
        <w:r w:rsidR="00FD7F9D" w:rsidRPr="005C0A56">
          <w:rPr>
            <w:rFonts w:ascii="Times New Roman" w:hAnsi="Times New Roman" w:cs="Times New Roman"/>
            <w:sz w:val="24"/>
            <w:szCs w:val="24"/>
            <w:rPrChange w:id="168" w:author="Jameal Samhouri" w:date="2017-11-20T13:04:00Z">
              <w:rPr>
                <w:rFonts w:ascii="Times New Roman" w:hAnsi="Times New Roman" w:cs="Times New Roman"/>
                <w:sz w:val="24"/>
                <w:szCs w:val="24"/>
                <w:highlight w:val="yellow"/>
              </w:rPr>
            </w:rPrChange>
          </w:rPr>
          <w:t>dissimilarity</w:t>
        </w:r>
      </w:ins>
      <w:ins w:id="169" w:author="Jameal Samhouri" w:date="2017-11-20T13:02:00Z">
        <w:r w:rsidR="00FD7F9D" w:rsidRPr="005C0A56">
          <w:rPr>
            <w:rFonts w:ascii="Times New Roman" w:hAnsi="Times New Roman" w:cs="Times New Roman"/>
            <w:sz w:val="24"/>
            <w:szCs w:val="24"/>
            <w:rPrChange w:id="170" w:author="Jameal Samhouri" w:date="2017-11-20T13:04:00Z">
              <w:rPr>
                <w:rFonts w:ascii="Times New Roman" w:hAnsi="Times New Roman" w:cs="Times New Roman"/>
                <w:sz w:val="24"/>
                <w:szCs w:val="24"/>
                <w:highlight w:val="yellow"/>
              </w:rPr>
            </w:rPrChange>
          </w:rPr>
          <w:t xml:space="preserve"> using the </w:t>
        </w:r>
        <w:proofErr w:type="spellStart"/>
        <w:r w:rsidR="00FD7F9D" w:rsidRPr="005C0A56">
          <w:rPr>
            <w:rFonts w:ascii="Times New Roman" w:hAnsi="Times New Roman" w:cs="Times New Roman"/>
            <w:sz w:val="24"/>
            <w:szCs w:val="24"/>
            <w:rPrChange w:id="171" w:author="Jameal Samhouri" w:date="2017-11-20T13:04:00Z">
              <w:rPr>
                <w:rFonts w:ascii="Times New Roman" w:hAnsi="Times New Roman" w:cs="Times New Roman"/>
                <w:sz w:val="24"/>
                <w:szCs w:val="24"/>
                <w:highlight w:val="yellow"/>
              </w:rPr>
            </w:rPrChange>
          </w:rPr>
          <w:t>envfit</w:t>
        </w:r>
        <w:proofErr w:type="spellEnd"/>
        <w:r w:rsidR="00FD7F9D" w:rsidRPr="005C0A56">
          <w:rPr>
            <w:rFonts w:ascii="Times New Roman" w:hAnsi="Times New Roman" w:cs="Times New Roman"/>
            <w:sz w:val="24"/>
            <w:szCs w:val="24"/>
            <w:rPrChange w:id="172" w:author="Jameal Samhouri" w:date="2017-11-20T13:04:00Z">
              <w:rPr>
                <w:rFonts w:ascii="Times New Roman" w:hAnsi="Times New Roman" w:cs="Times New Roman"/>
                <w:sz w:val="24"/>
                <w:szCs w:val="24"/>
                <w:highlight w:val="yellow"/>
              </w:rPr>
            </w:rPrChange>
          </w:rPr>
          <w:t xml:space="preserve"> function</w:t>
        </w:r>
      </w:ins>
      <w:ins w:id="173" w:author="Jameal Samhouri" w:date="2017-11-20T12:59:00Z">
        <w:r w:rsidR="00FD7F9D" w:rsidRPr="005C0A56">
          <w:rPr>
            <w:rFonts w:ascii="Times New Roman" w:hAnsi="Times New Roman" w:cs="Times New Roman"/>
            <w:sz w:val="24"/>
            <w:szCs w:val="24"/>
            <w:rPrChange w:id="174" w:author="Jameal Samhouri" w:date="2017-11-20T13:04:00Z">
              <w:rPr>
                <w:rFonts w:ascii="Times New Roman" w:hAnsi="Times New Roman" w:cs="Times New Roman"/>
                <w:sz w:val="24"/>
                <w:szCs w:val="24"/>
                <w:highlight w:val="yellow"/>
              </w:rPr>
            </w:rPrChange>
          </w:rPr>
          <w:t>.</w:t>
        </w:r>
      </w:ins>
      <w:ins w:id="175" w:author="Jameal Samhouri" w:date="2017-11-20T13:03:00Z">
        <w:r w:rsidR="00FD7F9D" w:rsidRPr="005C0A56">
          <w:rPr>
            <w:rFonts w:ascii="Times New Roman" w:hAnsi="Times New Roman" w:cs="Times New Roman"/>
            <w:sz w:val="24"/>
            <w:szCs w:val="24"/>
            <w:rPrChange w:id="176" w:author="Jameal Samhouri" w:date="2017-11-20T13:04:00Z">
              <w:rPr>
                <w:rFonts w:ascii="Times New Roman" w:hAnsi="Times New Roman" w:cs="Times New Roman"/>
                <w:sz w:val="24"/>
                <w:szCs w:val="24"/>
                <w:highlight w:val="yellow"/>
              </w:rPr>
            </w:rPrChange>
          </w:rPr>
          <w:t xml:space="preserve"> </w:t>
        </w:r>
      </w:ins>
      <w:ins w:id="177" w:author="Jameal Samhouri" w:date="2017-12-05T12:29:00Z">
        <w:r w:rsidR="00732CA9">
          <w:rPr>
            <w:rFonts w:ascii="Times New Roman" w:hAnsi="Times New Roman" w:cs="Times New Roman"/>
            <w:sz w:val="24"/>
            <w:szCs w:val="24"/>
          </w:rPr>
          <w:t xml:space="preserve">Because </w:t>
        </w:r>
      </w:ins>
      <w:ins w:id="178" w:author="Jameal Samhouri" w:date="2017-12-05T12:30:00Z">
        <w:r w:rsidR="00732CA9">
          <w:rPr>
            <w:rFonts w:ascii="Times New Roman" w:hAnsi="Times New Roman" w:cs="Times New Roman"/>
            <w:sz w:val="24"/>
            <w:szCs w:val="24"/>
          </w:rPr>
          <w:t xml:space="preserve">information about </w:t>
        </w:r>
      </w:ins>
      <w:ins w:id="179" w:author="Jameal Samhouri" w:date="2017-12-05T12:29:00Z">
        <w:r w:rsidR="00732CA9">
          <w:rPr>
            <w:rFonts w:ascii="Times New Roman" w:hAnsi="Times New Roman" w:cs="Times New Roman"/>
            <w:sz w:val="24"/>
            <w:szCs w:val="24"/>
          </w:rPr>
          <w:t>gastropod densitie</w:t>
        </w:r>
      </w:ins>
      <w:ins w:id="180" w:author="Jameal Samhouri" w:date="2017-12-05T12:30:00Z">
        <w:r w:rsidR="00732CA9">
          <w:rPr>
            <w:rFonts w:ascii="Times New Roman" w:hAnsi="Times New Roman" w:cs="Times New Roman"/>
            <w:sz w:val="24"/>
            <w:szCs w:val="24"/>
          </w:rPr>
          <w:t xml:space="preserve">s was not </w:t>
        </w:r>
        <w:r w:rsidR="00732CA9">
          <w:rPr>
            <w:rFonts w:ascii="Times New Roman" w:hAnsi="Times New Roman" w:cs="Times New Roman"/>
            <w:sz w:val="24"/>
            <w:szCs w:val="24"/>
          </w:rPr>
          <w:lastRenderedPageBreak/>
          <w:t>collected at some sites in 1995, we</w:t>
        </w:r>
      </w:ins>
      <w:ins w:id="181" w:author="Jameal Samhouri" w:date="2017-12-05T12:29:00Z">
        <w:r w:rsidR="00732CA9">
          <w:rPr>
            <w:rFonts w:ascii="Times New Roman" w:hAnsi="Times New Roman" w:cs="Times New Roman"/>
            <w:sz w:val="24"/>
            <w:szCs w:val="24"/>
          </w:rPr>
          <w:t xml:space="preserve"> repeated all of the above analyses for 1987 and 2015 data only</w:t>
        </w:r>
      </w:ins>
      <w:ins w:id="182" w:author="Jameal Samhouri" w:date="2017-12-05T12:30:00Z">
        <w:r w:rsidR="00732CA9">
          <w:rPr>
            <w:rFonts w:ascii="Times New Roman" w:hAnsi="Times New Roman" w:cs="Times New Roman"/>
            <w:sz w:val="24"/>
            <w:szCs w:val="24"/>
          </w:rPr>
          <w:t xml:space="preserve"> to determine if doing so modified our inferences about changes in the mean or variability in community composition</w:t>
        </w:r>
      </w:ins>
      <w:ins w:id="183" w:author="Jameal Samhouri" w:date="2017-12-05T12:29:00Z">
        <w:r w:rsidR="00732CA9">
          <w:rPr>
            <w:rFonts w:ascii="Times New Roman" w:hAnsi="Times New Roman" w:cs="Times New Roman"/>
            <w:sz w:val="24"/>
            <w:szCs w:val="24"/>
          </w:rPr>
          <w:t xml:space="preserve">. </w:t>
        </w:r>
      </w:ins>
      <w:ins w:id="184" w:author="Jameal Samhouri" w:date="2017-11-20T13:03:00Z">
        <w:r w:rsidR="00FD7F9D" w:rsidRPr="005C0A56">
          <w:rPr>
            <w:rFonts w:ascii="Times New Roman" w:hAnsi="Times New Roman" w:cs="Times New Roman"/>
            <w:sz w:val="24"/>
            <w:szCs w:val="24"/>
            <w:rPrChange w:id="185" w:author="Jameal Samhouri" w:date="2017-11-20T13:04:00Z">
              <w:rPr>
                <w:rFonts w:ascii="Times New Roman" w:hAnsi="Times New Roman" w:cs="Times New Roman"/>
                <w:sz w:val="24"/>
                <w:szCs w:val="24"/>
                <w:highlight w:val="yellow"/>
              </w:rPr>
            </w:rPrChange>
          </w:rPr>
          <w:t xml:space="preserve">All </w:t>
        </w:r>
      </w:ins>
      <w:ins w:id="186" w:author="Jameal Samhouri" w:date="2017-11-20T13:04:00Z">
        <w:r w:rsidR="00FD7F9D" w:rsidRPr="005C0A56">
          <w:rPr>
            <w:rFonts w:ascii="Times New Roman" w:hAnsi="Times New Roman" w:cs="Times New Roman"/>
            <w:sz w:val="24"/>
            <w:szCs w:val="24"/>
            <w:rPrChange w:id="187" w:author="Jameal Samhouri" w:date="2017-11-20T13:04:00Z">
              <w:rPr>
                <w:rFonts w:ascii="Times New Roman" w:hAnsi="Times New Roman" w:cs="Times New Roman"/>
                <w:sz w:val="24"/>
                <w:szCs w:val="24"/>
                <w:highlight w:val="yellow"/>
              </w:rPr>
            </w:rPrChange>
          </w:rPr>
          <w:t>multivariate</w:t>
        </w:r>
      </w:ins>
      <w:ins w:id="188" w:author="Jameal Samhouri" w:date="2017-11-20T13:03:00Z">
        <w:r w:rsidR="00FD7F9D" w:rsidRPr="005C0A56">
          <w:rPr>
            <w:rFonts w:ascii="Times New Roman" w:hAnsi="Times New Roman" w:cs="Times New Roman"/>
            <w:sz w:val="24"/>
            <w:szCs w:val="24"/>
            <w:rPrChange w:id="189" w:author="Jameal Samhouri" w:date="2017-11-20T13:04:00Z">
              <w:rPr>
                <w:rFonts w:ascii="Times New Roman" w:hAnsi="Times New Roman" w:cs="Times New Roman"/>
                <w:sz w:val="24"/>
                <w:szCs w:val="24"/>
                <w:highlight w:val="yellow"/>
              </w:rPr>
            </w:rPrChange>
          </w:rPr>
          <w:t xml:space="preserve"> analyses and </w:t>
        </w:r>
      </w:ins>
      <w:ins w:id="190" w:author="Jameal Samhouri" w:date="2017-11-20T13:04:00Z">
        <w:r w:rsidR="00FD7F9D" w:rsidRPr="005C0A56">
          <w:rPr>
            <w:rFonts w:ascii="Times New Roman" w:hAnsi="Times New Roman" w:cs="Times New Roman"/>
            <w:sz w:val="24"/>
            <w:szCs w:val="24"/>
            <w:rPrChange w:id="191" w:author="Jameal Samhouri" w:date="2017-11-20T13:04:00Z">
              <w:rPr>
                <w:rFonts w:ascii="Times New Roman" w:hAnsi="Times New Roman" w:cs="Times New Roman"/>
                <w:sz w:val="24"/>
                <w:szCs w:val="24"/>
                <w:highlight w:val="yellow"/>
              </w:rPr>
            </w:rPrChange>
          </w:rPr>
          <w:t>visualizations</w:t>
        </w:r>
      </w:ins>
      <w:ins w:id="192" w:author="Jameal Samhouri" w:date="2017-11-20T13:03:00Z">
        <w:r w:rsidR="00FD7F9D" w:rsidRPr="005C0A56">
          <w:rPr>
            <w:rFonts w:ascii="Times New Roman" w:hAnsi="Times New Roman" w:cs="Times New Roman"/>
            <w:sz w:val="24"/>
            <w:szCs w:val="24"/>
            <w:rPrChange w:id="193" w:author="Jameal Samhouri" w:date="2017-11-20T13:04:00Z">
              <w:rPr>
                <w:rFonts w:ascii="Times New Roman" w:hAnsi="Times New Roman" w:cs="Times New Roman"/>
                <w:sz w:val="24"/>
                <w:szCs w:val="24"/>
                <w:highlight w:val="yellow"/>
              </w:rPr>
            </w:rPrChange>
          </w:rPr>
          <w:t xml:space="preserve"> were </w:t>
        </w:r>
      </w:ins>
      <w:ins w:id="194" w:author="Jameal Samhouri" w:date="2017-11-20T13:04:00Z">
        <w:r w:rsidR="00FD7F9D" w:rsidRPr="005C0A56">
          <w:rPr>
            <w:rFonts w:ascii="Times New Roman" w:hAnsi="Times New Roman" w:cs="Times New Roman"/>
            <w:sz w:val="24"/>
            <w:szCs w:val="24"/>
            <w:rPrChange w:id="195" w:author="Jameal Samhouri" w:date="2017-11-20T13:04:00Z">
              <w:rPr>
                <w:rFonts w:ascii="Times New Roman" w:hAnsi="Times New Roman" w:cs="Times New Roman"/>
                <w:sz w:val="24"/>
                <w:szCs w:val="24"/>
                <w:highlight w:val="yellow"/>
              </w:rPr>
            </w:rPrChange>
          </w:rPr>
          <w:t>conducted</w:t>
        </w:r>
      </w:ins>
      <w:ins w:id="196" w:author="Jameal Samhouri" w:date="2017-11-20T13:03:00Z">
        <w:r w:rsidR="00FD7F9D" w:rsidRPr="005C0A56">
          <w:rPr>
            <w:rFonts w:ascii="Times New Roman" w:hAnsi="Times New Roman" w:cs="Times New Roman"/>
            <w:sz w:val="24"/>
            <w:szCs w:val="24"/>
            <w:rPrChange w:id="197" w:author="Jameal Samhouri" w:date="2017-11-20T13:04:00Z">
              <w:rPr>
                <w:rFonts w:ascii="Times New Roman" w:hAnsi="Times New Roman" w:cs="Times New Roman"/>
                <w:sz w:val="24"/>
                <w:szCs w:val="24"/>
                <w:highlight w:val="yellow"/>
              </w:rPr>
            </w:rPrChange>
          </w:rPr>
          <w:t xml:space="preserve"> in the R package vegan.</w:t>
        </w:r>
      </w:ins>
      <w:ins w:id="198" w:author="Jameal Samhouri" w:date="2017-11-20T12:59:00Z">
        <w:r w:rsidR="00FD7F9D" w:rsidRPr="005C0A56">
          <w:rPr>
            <w:rFonts w:ascii="Times New Roman" w:hAnsi="Times New Roman" w:cs="Times New Roman"/>
            <w:sz w:val="24"/>
            <w:szCs w:val="24"/>
            <w:rPrChange w:id="199" w:author="Jameal Samhouri" w:date="2017-11-20T13:04:00Z">
              <w:rPr>
                <w:rFonts w:ascii="Times New Roman" w:hAnsi="Times New Roman" w:cs="Times New Roman"/>
                <w:sz w:val="24"/>
                <w:szCs w:val="24"/>
                <w:highlight w:val="yellow"/>
              </w:rPr>
            </w:rPrChange>
          </w:rPr>
          <w:t xml:space="preserve"> </w:t>
        </w:r>
      </w:ins>
      <w:ins w:id="200" w:author="Jameal Samhouri" w:date="2017-11-20T12:54:00Z">
        <w:r w:rsidRPr="005C0A56">
          <w:rPr>
            <w:rFonts w:ascii="Times New Roman" w:hAnsi="Times New Roman" w:cs="Times New Roman"/>
            <w:sz w:val="24"/>
            <w:szCs w:val="24"/>
            <w:rPrChange w:id="201" w:author="Jameal Samhouri" w:date="2017-11-20T13:04:00Z">
              <w:rPr>
                <w:rFonts w:ascii="Times New Roman" w:hAnsi="Times New Roman" w:cs="Times New Roman"/>
                <w:sz w:val="24"/>
                <w:szCs w:val="24"/>
                <w:highlight w:val="yellow"/>
              </w:rPr>
            </w:rPrChange>
          </w:rPr>
          <w:t xml:space="preserve">We also </w:t>
        </w:r>
      </w:ins>
      <w:ins w:id="202" w:author="Jameal Samhouri" w:date="2017-11-20T12:51:00Z">
        <w:r w:rsidRPr="005C0A56">
          <w:rPr>
            <w:rFonts w:ascii="Times New Roman" w:hAnsi="Times New Roman" w:cs="Times New Roman"/>
            <w:sz w:val="24"/>
            <w:szCs w:val="24"/>
            <w:rPrChange w:id="203" w:author="Jameal Samhouri" w:date="2017-11-20T13:04:00Z">
              <w:rPr>
                <w:rFonts w:ascii="Times New Roman" w:hAnsi="Times New Roman" w:cs="Times New Roman"/>
                <w:sz w:val="24"/>
                <w:szCs w:val="24"/>
                <w:highlight w:val="yellow"/>
              </w:rPr>
            </w:rPrChange>
          </w:rPr>
          <w:t xml:space="preserve">calculated proportional declines in mean abundance and used paired </w:t>
        </w:r>
        <w:r w:rsidRPr="005C0A56">
          <w:rPr>
            <w:rFonts w:ascii="Times New Roman" w:hAnsi="Times New Roman" w:cs="Times New Roman"/>
            <w:i/>
            <w:sz w:val="24"/>
            <w:szCs w:val="24"/>
            <w:rPrChange w:id="204" w:author="Jameal Samhouri" w:date="2017-11-20T13:04:00Z">
              <w:rPr>
                <w:rFonts w:ascii="Times New Roman" w:hAnsi="Times New Roman" w:cs="Times New Roman"/>
                <w:sz w:val="24"/>
                <w:szCs w:val="24"/>
                <w:highlight w:val="yellow"/>
              </w:rPr>
            </w:rPrChange>
          </w:rPr>
          <w:t>t</w:t>
        </w:r>
        <w:r w:rsidRPr="005C0A56">
          <w:rPr>
            <w:rFonts w:ascii="Times New Roman" w:hAnsi="Times New Roman" w:cs="Times New Roman"/>
            <w:sz w:val="24"/>
            <w:szCs w:val="24"/>
            <w:rPrChange w:id="205" w:author="Jameal Samhouri" w:date="2017-11-20T13:04:00Z">
              <w:rPr>
                <w:rFonts w:ascii="Times New Roman" w:hAnsi="Times New Roman" w:cs="Times New Roman"/>
                <w:sz w:val="24"/>
                <w:szCs w:val="24"/>
                <w:highlight w:val="yellow"/>
              </w:rPr>
            </w:rPrChange>
          </w:rPr>
          <w:t xml:space="preserve">-tests </w:t>
        </w:r>
      </w:ins>
      <w:ins w:id="206" w:author="Jameal Samhouri" w:date="2017-11-20T12:52:00Z">
        <w:r w:rsidRPr="005C0A56">
          <w:rPr>
            <w:rFonts w:ascii="Times New Roman" w:hAnsi="Times New Roman" w:cs="Times New Roman"/>
            <w:sz w:val="24"/>
            <w:szCs w:val="24"/>
            <w:rPrChange w:id="207" w:author="Jameal Samhouri" w:date="2017-11-20T13:04:00Z">
              <w:rPr>
                <w:rFonts w:ascii="Times New Roman" w:hAnsi="Times New Roman" w:cs="Times New Roman"/>
                <w:sz w:val="24"/>
                <w:szCs w:val="24"/>
                <w:highlight w:val="yellow"/>
              </w:rPr>
            </w:rPrChange>
          </w:rPr>
          <w:t>to evaluate their significance.</w:t>
        </w:r>
      </w:ins>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proofErr w:type="gramStart"/>
      <w:r>
        <w:rPr>
          <w:rFonts w:ascii="Times New Roman" w:hAnsi="Times New Roman" w:cs="Times New Roman"/>
          <w:sz w:val="24"/>
          <w:szCs w:val="24"/>
        </w:rPr>
        <w:t>a,c</w:t>
      </w:r>
      <w:proofErr w:type="gramEnd"/>
      <w:r>
        <w:rPr>
          <w:rFonts w:ascii="Times New Roman" w:hAnsi="Times New Roman" w:cs="Times New Roman"/>
          <w:sz w:val="24"/>
          <w:szCs w:val="24"/>
        </w:rPr>
        <w:t>,e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 xml:space="preserve">outpaced rates of increase near </w:t>
      </w:r>
      <w:proofErr w:type="spellStart"/>
      <w:r w:rsidR="0033217D">
        <w:rPr>
          <w:rFonts w:ascii="Times New Roman" w:hAnsi="Times New Roman" w:cs="Times New Roman"/>
          <w:sz w:val="24"/>
          <w:szCs w:val="24"/>
        </w:rPr>
        <w:t>Teahwhit</w:t>
      </w:r>
      <w:proofErr w:type="spellEnd"/>
      <w:r w:rsidR="0033217D">
        <w:rPr>
          <w:rFonts w:ascii="Times New Roman" w:hAnsi="Times New Roman" w:cs="Times New Roman"/>
          <w:sz w:val="24"/>
          <w:szCs w:val="24"/>
        </w:rPr>
        <w:t xml:space="preserve">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w:t>
      </w:r>
      <w:r w:rsidR="005D0665">
        <w:rPr>
          <w:rFonts w:ascii="Times New Roman" w:hAnsi="Times New Roman" w:cs="Times New Roman"/>
          <w:sz w:val="24"/>
          <w:szCs w:val="24"/>
        </w:rPr>
        <w:lastRenderedPageBreak/>
        <w:t>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w:t>
      </w:r>
      <w:proofErr w:type="spellStart"/>
      <w:r w:rsidR="005D6920">
        <w:rPr>
          <w:rFonts w:ascii="Times New Roman" w:hAnsi="Times New Roman" w:cs="Times New Roman"/>
          <w:sz w:val="24"/>
          <w:szCs w:val="24"/>
        </w:rPr>
        <w:t>Jeffereies</w:t>
      </w:r>
      <w:proofErr w:type="spellEnd"/>
      <w:r w:rsidR="005D6920">
        <w:rPr>
          <w:rFonts w:ascii="Times New Roman" w:hAnsi="Times New Roman" w:cs="Times New Roman"/>
          <w:sz w:val="24"/>
          <w:szCs w:val="24"/>
        </w:rPr>
        <w:t xml:space="preserve">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w:t>
      </w:r>
      <w:proofErr w:type="spellStart"/>
      <w:r w:rsidRPr="00C31C3A">
        <w:rPr>
          <w:rFonts w:ascii="Times New Roman" w:hAnsi="Times New Roman" w:cs="Times New Roman"/>
          <w:sz w:val="24"/>
          <w:szCs w:val="24"/>
        </w:rPr>
        <w:t>Teahwit</w:t>
      </w:r>
      <w:proofErr w:type="spellEnd"/>
      <w:r w:rsidRPr="00C31C3A">
        <w:rPr>
          <w:rFonts w:ascii="Times New Roman" w:hAnsi="Times New Roman" w:cs="Times New Roman"/>
          <w:sz w:val="24"/>
          <w:szCs w:val="24"/>
        </w:rPr>
        <w:t xml:space="preserve">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O</w:t>
      </w:r>
      <w:r w:rsidR="00F61DFC">
        <w:rPr>
          <w:rFonts w:ascii="Times New Roman" w:hAnsi="Times New Roman" w:cs="Times New Roman"/>
          <w:sz w:val="24"/>
          <w:szCs w:val="24"/>
        </w:rPr>
        <w:t>verstory</w:t>
      </w:r>
      <w:proofErr w:type="spellEnd"/>
      <w:r w:rsidR="00F61DFC">
        <w:rPr>
          <w:rFonts w:ascii="Times New Roman" w:hAnsi="Times New Roman" w:cs="Times New Roman"/>
          <w:sz w:val="24"/>
          <w:szCs w:val="24"/>
        </w:rPr>
        <w:t xml:space="preserve">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w:t>
      </w:r>
      <w:proofErr w:type="gramStart"/>
      <w:r w:rsidR="00E66F6B">
        <w:rPr>
          <w:rFonts w:ascii="Times New Roman" w:hAnsi="Times New Roman" w:cs="Times New Roman"/>
          <w:sz w:val="24"/>
          <w:szCs w:val="24"/>
        </w:rPr>
        <w:t>b,d</w:t>
      </w:r>
      <w:proofErr w:type="gramEnd"/>
      <w:r w:rsidR="00E66F6B">
        <w:rPr>
          <w:rFonts w:ascii="Times New Roman" w:hAnsi="Times New Roman" w:cs="Times New Roman"/>
          <w:sz w:val="24"/>
          <w:szCs w:val="24"/>
        </w:rPr>
        <w:t>,</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variation both at the individual sites and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scale. While the area of kelp in absolute 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variability at </w:t>
      </w:r>
      <w:proofErr w:type="spellStart"/>
      <w:r w:rsidR="009A608F">
        <w:rPr>
          <w:rFonts w:ascii="Times New Roman" w:hAnsi="Times New Roman" w:cs="Times New Roman"/>
          <w:sz w:val="24"/>
          <w:szCs w:val="24"/>
        </w:rPr>
        <w:t>Tatoosh</w:t>
      </w:r>
      <w:proofErr w:type="spellEnd"/>
      <w:r w:rsidR="009A608F">
        <w:rPr>
          <w:rFonts w:ascii="Times New Roman" w:hAnsi="Times New Roman" w:cs="Times New Roman"/>
          <w:sz w:val="24"/>
          <w:szCs w:val="24"/>
        </w:rPr>
        <w:t xml:space="preserve">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w:t>
      </w:r>
      <w:proofErr w:type="spellStart"/>
      <w:r w:rsidR="009A608F">
        <w:rPr>
          <w:rFonts w:ascii="Times New Roman" w:hAnsi="Times New Roman" w:cs="Times New Roman"/>
          <w:sz w:val="24"/>
          <w:szCs w:val="24"/>
        </w:rPr>
        <w:t>Neah</w:t>
      </w:r>
      <w:proofErr w:type="spellEnd"/>
      <w:r w:rsidR="009A608F">
        <w:rPr>
          <w:rFonts w:ascii="Times New Roman" w:hAnsi="Times New Roman" w:cs="Times New Roman"/>
          <w:sz w:val="24"/>
          <w:szCs w:val="24"/>
        </w:rPr>
        <w:t xml:space="preserve"> Bay and </w:t>
      </w:r>
      <w:proofErr w:type="spellStart"/>
      <w:r w:rsidR="009A608F">
        <w:rPr>
          <w:rFonts w:ascii="Times New Roman" w:hAnsi="Times New Roman" w:cs="Times New Roman"/>
          <w:sz w:val="24"/>
          <w:szCs w:val="24"/>
        </w:rPr>
        <w:t>Chibadehl</w:t>
      </w:r>
      <w:proofErr w:type="spellEnd"/>
      <w:r w:rsidR="009A608F">
        <w:rPr>
          <w:rFonts w:ascii="Times New Roman" w:hAnsi="Times New Roman" w:cs="Times New Roman"/>
          <w:sz w:val="24"/>
          <w:szCs w:val="24"/>
        </w:rPr>
        <w:t xml:space="preserve"> Rocks inside the Strait of Juan</w:t>
      </w:r>
      <w:r w:rsidR="00863FD5">
        <w:rPr>
          <w:rFonts w:ascii="Times New Roman" w:hAnsi="Times New Roman" w:cs="Times New Roman"/>
          <w:sz w:val="24"/>
          <w:szCs w:val="24"/>
        </w:rPr>
        <w:t xml:space="preserve"> de Fuca (Fig. 2b; note that </w:t>
      </w:r>
      <w:proofErr w:type="spellStart"/>
      <w:r w:rsidR="00531481">
        <w:rPr>
          <w:rFonts w:ascii="Times New Roman" w:hAnsi="Times New Roman" w:cs="Times New Roman"/>
          <w:sz w:val="24"/>
          <w:szCs w:val="24"/>
        </w:rPr>
        <w:t>Neah</w:t>
      </w:r>
      <w:proofErr w:type="spellEnd"/>
      <w:r w:rsidR="00531481">
        <w:rPr>
          <w:rFonts w:ascii="Times New Roman" w:hAnsi="Times New Roman" w:cs="Times New Roman"/>
          <w:sz w:val="24"/>
          <w:szCs w:val="24"/>
        </w:rPr>
        <w:t xml:space="preserve"> Bay and </w:t>
      </w:r>
      <w:proofErr w:type="spellStart"/>
      <w:r w:rsidR="00531481">
        <w:rPr>
          <w:rFonts w:ascii="Times New Roman" w:hAnsi="Times New Roman" w:cs="Times New Roman"/>
          <w:sz w:val="24"/>
          <w:szCs w:val="24"/>
        </w:rPr>
        <w:t>Chibadehl</w:t>
      </w:r>
      <w:proofErr w:type="spellEnd"/>
      <w:r w:rsidR="00531481">
        <w:rPr>
          <w:rFonts w:ascii="Times New Roman" w:hAnsi="Times New Roman" w:cs="Times New Roman"/>
          <w:sz w:val="24"/>
          <w:szCs w:val="24"/>
        </w:rPr>
        <w:t xml:space="preserve">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w:t>
      </w:r>
      <w:r w:rsidR="003372E1">
        <w:rPr>
          <w:rFonts w:ascii="Times New Roman" w:hAnsi="Times New Roman" w:cs="Times New Roman"/>
          <w:sz w:val="24"/>
          <w:szCs w:val="24"/>
        </w:rPr>
        <w:lastRenderedPageBreak/>
        <w:t xml:space="preserve">1990s before following a qualitative pattern similar to Cape Alava. </w:t>
      </w:r>
      <w:r w:rsidR="00863FD5">
        <w:rPr>
          <w:rFonts w:ascii="Times New Roman" w:hAnsi="Times New Roman" w:cs="Times New Roman"/>
          <w:sz w:val="24"/>
          <w:szCs w:val="24"/>
        </w:rPr>
        <w:t xml:space="preserve"> </w:t>
      </w:r>
      <w:commentRangeStart w:id="208"/>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208"/>
      <w:r w:rsidR="007D0372">
        <w:rPr>
          <w:rStyle w:val="CommentReference"/>
        </w:rPr>
        <w:commentReference w:id="208"/>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w:t>
      </w:r>
      <w:proofErr w:type="spellStart"/>
      <w:r w:rsidR="00531481">
        <w:rPr>
          <w:rFonts w:ascii="Times New Roman" w:hAnsi="Times New Roman" w:cs="Times New Roman"/>
          <w:sz w:val="24"/>
          <w:szCs w:val="24"/>
        </w:rPr>
        <w:t>interannual</w:t>
      </w:r>
      <w:proofErr w:type="spellEnd"/>
      <w:r w:rsidR="00531481">
        <w:rPr>
          <w:rFonts w:ascii="Times New Roman" w:hAnsi="Times New Roman" w:cs="Times New Roman"/>
          <w:sz w:val="24"/>
          <w:szCs w:val="24"/>
        </w:rPr>
        <w:t xml:space="preserve">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proofErr w:type="spellStart"/>
      <w:r w:rsidR="006A10D8">
        <w:rPr>
          <w:rFonts w:ascii="Times New Roman" w:hAnsi="Times New Roman" w:cs="Times New Roman"/>
          <w:sz w:val="24"/>
          <w:szCs w:val="24"/>
        </w:rPr>
        <w:t>intruiging</w:t>
      </w:r>
      <w:proofErr w:type="spellEnd"/>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effect of sea otters during the later period (point estimate </w:t>
      </w:r>
      <w:proofErr w:type="gramStart"/>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w:t>
      </w:r>
      <w:proofErr w:type="gramEnd"/>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209"/>
      <w:r w:rsidR="009B5122">
        <w:rPr>
          <w:rFonts w:ascii="Times New Roman" w:hAnsi="Times New Roman" w:cs="Times New Roman"/>
          <w:sz w:val="24"/>
          <w:szCs w:val="24"/>
        </w:rPr>
        <w:t>growth</w:t>
      </w:r>
      <w:commentRangeEnd w:id="209"/>
      <w:r w:rsidR="001C6B10">
        <w:rPr>
          <w:rStyle w:val="CommentReference"/>
        </w:rPr>
        <w:commentReference w:id="209"/>
      </w:r>
      <w:r w:rsidR="009B5122">
        <w:rPr>
          <w:rFonts w:ascii="Times New Roman" w:hAnsi="Times New Roman" w:cs="Times New Roman"/>
          <w:sz w:val="24"/>
          <w:szCs w:val="24"/>
        </w:rPr>
        <w:t>.</w:t>
      </w:r>
    </w:p>
    <w:p w14:paraId="7B77B694" w14:textId="45237BFE"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all sites but one (</w:t>
      </w:r>
      <w:proofErr w:type="spellStart"/>
      <w:r w:rsidR="00AF5154">
        <w:rPr>
          <w:rFonts w:ascii="Times New Roman" w:hAnsi="Times New Roman" w:cs="Times New Roman"/>
          <w:sz w:val="24"/>
          <w:szCs w:val="24"/>
        </w:rPr>
        <w:t>Tatoosh</w:t>
      </w:r>
      <w:proofErr w:type="spellEnd"/>
      <w:r w:rsidR="00AF5154">
        <w:rPr>
          <w:rFonts w:ascii="Times New Roman" w:hAnsi="Times New Roman" w:cs="Times New Roman"/>
          <w:sz w:val="24"/>
          <w:szCs w:val="24"/>
        </w:rPr>
        <w:t xml:space="preserve">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though the </w:t>
      </w:r>
      <w:r w:rsidR="00106D92">
        <w:rPr>
          <w:rFonts w:ascii="Times New Roman" w:hAnsi="Times New Roman" w:cs="Times New Roman"/>
          <w:sz w:val="24"/>
          <w:szCs w:val="24"/>
        </w:rPr>
        <w:lastRenderedPageBreak/>
        <w:t xml:space="preserve">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For most sites, these are large, biologically 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210"/>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210"/>
      <w:r w:rsidR="007D1754">
        <w:rPr>
          <w:rStyle w:val="CommentReference"/>
        </w:rPr>
        <w:commentReference w:id="210"/>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w:t>
      </w:r>
      <w:proofErr w:type="gramStart"/>
      <w:r w:rsidR="008874C1">
        <w:rPr>
          <w:rFonts w:ascii="Times New Roman" w:eastAsiaTheme="minorEastAsia" w:hAnsi="Times New Roman" w:cs="Times New Roman"/>
          <w:sz w:val="24"/>
          <w:szCs w:val="24"/>
        </w:rPr>
        <w:t>first time</w:t>
      </w:r>
      <w:proofErr w:type="gramEnd"/>
      <w:r w:rsidR="008874C1">
        <w:rPr>
          <w:rFonts w:ascii="Times New Roman" w:eastAsiaTheme="minorEastAsia" w:hAnsi="Times New Roman" w:cs="Times New Roman"/>
          <w:sz w:val="24"/>
          <w:szCs w:val="24"/>
        </w:rPr>
        <w:t xml:space="preserv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t>ANAYLSES IN HERE.  THEY EXPLAIN NOTHING BUT I NEED TO TALK ABOUT THEM.</w:t>
      </w:r>
    </w:p>
    <w:p w14:paraId="52E8FE40" w14:textId="678CFD13" w:rsidR="00514806" w:rsidDel="00903513" w:rsidRDefault="00EF0972" w:rsidP="00514806">
      <w:pPr>
        <w:spacing w:before="120" w:after="0" w:line="480" w:lineRule="auto"/>
        <w:ind w:firstLine="720"/>
        <w:rPr>
          <w:del w:id="211" w:author="Jameal Samhouri" w:date="2017-11-27T14:59:00Z"/>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 xml:space="preserve">e mechanistic link between sea otters and kelp is through the benthic invertebrates that comprise sea otter prey and the major grazers of kelp. While we lack continuous time-series for invertebrates at OCNMS, available information shows </w:t>
      </w:r>
      <w:del w:id="212" w:author="Jameal Samhouri" w:date="2017-11-27T14:58:00Z">
        <w:r w:rsidDel="002A4A48">
          <w:rPr>
            <w:rFonts w:ascii="Times New Roman" w:hAnsi="Times New Roman" w:cs="Times New Roman"/>
            <w:sz w:val="24"/>
            <w:szCs w:val="24"/>
          </w:rPr>
          <w:delText xml:space="preserve">substantial </w:delText>
        </w:r>
      </w:del>
      <w:ins w:id="213" w:author="Jameal Samhouri" w:date="2017-11-27T14:58:00Z">
        <w:r w:rsidR="002A4A48">
          <w:rPr>
            <w:rFonts w:ascii="Times New Roman" w:hAnsi="Times New Roman" w:cs="Times New Roman"/>
            <w:sz w:val="24"/>
            <w:szCs w:val="24"/>
          </w:rPr>
          <w:t xml:space="preserve">significant </w:t>
        </w:r>
      </w:ins>
      <w:ins w:id="214" w:author="Jameal Samhouri" w:date="2017-11-27T14:59:00Z">
        <w:r w:rsidR="002A4A48">
          <w:rPr>
            <w:rFonts w:ascii="Times New Roman" w:hAnsi="Times New Roman" w:cs="Times New Roman"/>
            <w:sz w:val="24"/>
            <w:szCs w:val="24"/>
          </w:rPr>
          <w:t>variation</w:t>
        </w:r>
      </w:ins>
      <w:ins w:id="215" w:author="Jameal Samhouri" w:date="2017-11-27T14:48:00Z">
        <w:r w:rsidR="009C4529">
          <w:rPr>
            <w:rFonts w:ascii="Times New Roman" w:hAnsi="Times New Roman" w:cs="Times New Roman"/>
            <w:sz w:val="24"/>
            <w:szCs w:val="24"/>
          </w:rPr>
          <w:t xml:space="preserve"> in the benthic invertebrate community over time</w:t>
        </w:r>
      </w:ins>
      <w:ins w:id="216" w:author="Jameal Samhouri" w:date="2017-11-27T14:59:00Z">
        <w:r w:rsidR="002A4A48">
          <w:rPr>
            <w:rFonts w:ascii="Times New Roman" w:hAnsi="Times New Roman" w:cs="Times New Roman"/>
            <w:sz w:val="24"/>
            <w:szCs w:val="24"/>
          </w:rPr>
          <w:t xml:space="preserve"> but not across regions</w:t>
        </w:r>
      </w:ins>
      <w:ins w:id="217" w:author="Jameal Samhouri" w:date="2017-11-27T14:48:00Z">
        <w:r w:rsidR="009C4529">
          <w:rPr>
            <w:rFonts w:ascii="Times New Roman" w:hAnsi="Times New Roman" w:cs="Times New Roman"/>
            <w:sz w:val="24"/>
            <w:szCs w:val="24"/>
          </w:rPr>
          <w:t xml:space="preserve"> (Fig. 7</w:t>
        </w:r>
      </w:ins>
      <w:ins w:id="218" w:author="Jameal Samhouri" w:date="2017-11-27T14:58:00Z">
        <w:r w:rsidR="002A4A48">
          <w:rPr>
            <w:rFonts w:ascii="Times New Roman" w:hAnsi="Times New Roman" w:cs="Times New Roman"/>
            <w:sz w:val="24"/>
            <w:szCs w:val="24"/>
          </w:rPr>
          <w:t xml:space="preserve">, </w:t>
        </w:r>
      </w:ins>
      <w:ins w:id="219" w:author="Jameal Samhouri" w:date="2017-12-05T13:26:00Z">
        <w:r w:rsidR="0030126E">
          <w:rPr>
            <w:rFonts w:ascii="Times New Roman" w:hAnsi="Times New Roman" w:cs="Times New Roman"/>
            <w:sz w:val="24"/>
            <w:szCs w:val="24"/>
          </w:rPr>
          <w:t xml:space="preserve">Ax; </w:t>
        </w:r>
      </w:ins>
      <w:ins w:id="220" w:author="Jameal Samhouri" w:date="2017-11-27T14:58:00Z">
        <w:r w:rsidR="002A4A48">
          <w:rPr>
            <w:rFonts w:ascii="Times New Roman" w:hAnsi="Times New Roman" w:cs="Times New Roman"/>
            <w:sz w:val="24"/>
            <w:szCs w:val="24"/>
          </w:rPr>
          <w:t>Table</w:t>
        </w:r>
      </w:ins>
      <w:ins w:id="221" w:author="Jameal Samhouri" w:date="2017-12-05T13:26:00Z">
        <w:r w:rsidR="0030126E">
          <w:rPr>
            <w:rFonts w:ascii="Times New Roman" w:hAnsi="Times New Roman" w:cs="Times New Roman"/>
            <w:sz w:val="24"/>
            <w:szCs w:val="24"/>
          </w:rPr>
          <w:t>s</w:t>
        </w:r>
      </w:ins>
      <w:ins w:id="222" w:author="Jameal Samhouri" w:date="2017-11-27T14:58:00Z">
        <w:r w:rsidR="002A4A48">
          <w:rPr>
            <w:rFonts w:ascii="Times New Roman" w:hAnsi="Times New Roman" w:cs="Times New Roman"/>
            <w:sz w:val="24"/>
            <w:szCs w:val="24"/>
          </w:rPr>
          <w:t xml:space="preserve"> 4</w:t>
        </w:r>
      </w:ins>
      <w:ins w:id="223" w:author="Jameal Samhouri" w:date="2017-12-05T13:26:00Z">
        <w:r w:rsidR="0030126E">
          <w:rPr>
            <w:rFonts w:ascii="Times New Roman" w:hAnsi="Times New Roman" w:cs="Times New Roman"/>
            <w:sz w:val="24"/>
            <w:szCs w:val="24"/>
          </w:rPr>
          <w:t>, Ax</w:t>
        </w:r>
      </w:ins>
      <w:ins w:id="224" w:author="Jameal Samhouri" w:date="2017-11-27T14:48:00Z">
        <w:r w:rsidR="009C4529">
          <w:rPr>
            <w:rFonts w:ascii="Times New Roman" w:hAnsi="Times New Roman" w:cs="Times New Roman"/>
            <w:sz w:val="24"/>
            <w:szCs w:val="24"/>
          </w:rPr>
          <w:t>).</w:t>
        </w:r>
      </w:ins>
      <w:ins w:id="225" w:author="Jameal Samhouri" w:date="2017-12-05T13:24:00Z">
        <w:r w:rsidR="0030126E">
          <w:rPr>
            <w:rFonts w:ascii="Times New Roman" w:hAnsi="Times New Roman" w:cs="Times New Roman"/>
            <w:sz w:val="24"/>
            <w:szCs w:val="24"/>
          </w:rPr>
          <w:t xml:space="preserve"> Not only was there a shift in mean community composition between 1987 and the two later survey year</w:t>
        </w:r>
      </w:ins>
      <w:ins w:id="226" w:author="Jameal Samhouri" w:date="2017-12-05T13:25:00Z">
        <w:r w:rsidR="0030126E">
          <w:rPr>
            <w:rFonts w:ascii="Times New Roman" w:hAnsi="Times New Roman" w:cs="Times New Roman"/>
            <w:sz w:val="24"/>
            <w:szCs w:val="24"/>
          </w:rPr>
          <w:t>s</w:t>
        </w:r>
      </w:ins>
      <w:ins w:id="227" w:author="Jameal Samhouri" w:date="2017-12-05T13:24:00Z">
        <w:r w:rsidR="0030126E">
          <w:rPr>
            <w:rFonts w:ascii="Times New Roman" w:hAnsi="Times New Roman" w:cs="Times New Roman"/>
            <w:sz w:val="24"/>
            <w:szCs w:val="24"/>
          </w:rPr>
          <w:t>, but</w:t>
        </w:r>
      </w:ins>
      <w:ins w:id="228" w:author="Jameal Samhouri" w:date="2017-12-05T13:25:00Z">
        <w:r w:rsidR="0030126E">
          <w:rPr>
            <w:rFonts w:ascii="Times New Roman" w:hAnsi="Times New Roman" w:cs="Times New Roman"/>
            <w:sz w:val="24"/>
            <w:szCs w:val="24"/>
          </w:rPr>
          <w:t xml:space="preserve"> community composition became less variable after 1987 (Table</w:t>
        </w:r>
      </w:ins>
      <w:ins w:id="229" w:author="Jameal Samhouri" w:date="2017-12-05T13:26:00Z">
        <w:r w:rsidR="0030126E">
          <w:rPr>
            <w:rFonts w:ascii="Times New Roman" w:hAnsi="Times New Roman" w:cs="Times New Roman"/>
            <w:sz w:val="24"/>
            <w:szCs w:val="24"/>
          </w:rPr>
          <w:t>s</w:t>
        </w:r>
      </w:ins>
      <w:ins w:id="230" w:author="Jameal Samhouri" w:date="2017-12-05T13:25:00Z">
        <w:r w:rsidR="0030126E">
          <w:rPr>
            <w:rFonts w:ascii="Times New Roman" w:hAnsi="Times New Roman" w:cs="Times New Roman"/>
            <w:sz w:val="24"/>
            <w:szCs w:val="24"/>
          </w:rPr>
          <w:t xml:space="preserve"> 5, Ay). </w:t>
        </w:r>
      </w:ins>
      <w:ins w:id="231" w:author="Jameal Samhouri" w:date="2017-11-27T15:09:00Z">
        <w:r w:rsidR="00A143A9">
          <w:rPr>
            <w:rFonts w:ascii="Times New Roman" w:hAnsi="Times New Roman" w:cs="Times New Roman"/>
            <w:sz w:val="24"/>
            <w:szCs w:val="24"/>
          </w:rPr>
          <w:t xml:space="preserve">The differences in community composition among years reflected </w:t>
        </w:r>
      </w:ins>
      <w:ins w:id="232" w:author="Jameal Samhouri" w:date="2017-11-27T15:10:00Z">
        <w:r w:rsidR="00453C31">
          <w:rPr>
            <w:rFonts w:ascii="Times New Roman" w:hAnsi="Times New Roman" w:cs="Times New Roman"/>
            <w:sz w:val="24"/>
            <w:szCs w:val="24"/>
          </w:rPr>
          <w:t>substantial declines</w:t>
        </w:r>
      </w:ins>
      <w:ins w:id="233" w:author="Jameal Samhouri" w:date="2017-11-27T15:09:00Z">
        <w:r w:rsidR="00A143A9">
          <w:rPr>
            <w:rFonts w:ascii="Times New Roman" w:hAnsi="Times New Roman" w:cs="Times New Roman"/>
            <w:sz w:val="24"/>
            <w:szCs w:val="24"/>
          </w:rPr>
          <w:t xml:space="preserve"> reduction in </w:t>
        </w:r>
      </w:ins>
      <w:ins w:id="234" w:author="Jameal Samhouri" w:date="2017-11-27T15:10:00Z">
        <w:r w:rsidR="00DA7020">
          <w:rPr>
            <w:rFonts w:ascii="Times New Roman" w:hAnsi="Times New Roman" w:cs="Times New Roman"/>
            <w:sz w:val="24"/>
            <w:szCs w:val="24"/>
          </w:rPr>
          <w:t xml:space="preserve">all 5 </w:t>
        </w:r>
        <w:r w:rsidR="00453C31">
          <w:rPr>
            <w:rFonts w:ascii="Times New Roman" w:hAnsi="Times New Roman" w:cs="Times New Roman"/>
            <w:sz w:val="24"/>
            <w:szCs w:val="24"/>
          </w:rPr>
          <w:t>taxonomic</w:t>
        </w:r>
        <w:r w:rsidR="00DA7020">
          <w:rPr>
            <w:rFonts w:ascii="Times New Roman" w:hAnsi="Times New Roman" w:cs="Times New Roman"/>
            <w:sz w:val="24"/>
            <w:szCs w:val="24"/>
          </w:rPr>
          <w:t xml:space="preserve"> </w:t>
        </w:r>
        <w:r w:rsidR="00DA7020">
          <w:rPr>
            <w:rFonts w:ascii="Times New Roman" w:hAnsi="Times New Roman" w:cs="Times New Roman"/>
            <w:sz w:val="24"/>
            <w:szCs w:val="24"/>
          </w:rPr>
          <w:lastRenderedPageBreak/>
          <w:t xml:space="preserve">groups </w:t>
        </w:r>
        <w:r w:rsidR="00453C31">
          <w:rPr>
            <w:rFonts w:ascii="Times New Roman" w:hAnsi="Times New Roman" w:cs="Times New Roman"/>
            <w:sz w:val="24"/>
            <w:szCs w:val="24"/>
          </w:rPr>
          <w:t xml:space="preserve">from 1987-2015 </w:t>
        </w:r>
      </w:ins>
      <w:del w:id="235" w:author="Jameal Samhouri" w:date="2017-11-27T15:11:00Z">
        <w:r w:rsidDel="00453C31">
          <w:rPr>
            <w:rFonts w:ascii="Times New Roman" w:hAnsi="Times New Roman" w:cs="Times New Roman"/>
            <w:sz w:val="24"/>
            <w:szCs w:val="24"/>
          </w:rPr>
          <w:delText xml:space="preserve">declines in benthic invertebrate abundance across all species at all study sites </w:delText>
        </w:r>
      </w:del>
      <w:r>
        <w:rPr>
          <w:rFonts w:ascii="Times New Roman" w:hAnsi="Times New Roman" w:cs="Times New Roman"/>
          <w:sz w:val="24"/>
          <w:szCs w:val="24"/>
        </w:rPr>
        <w:t>(Fig</w:t>
      </w:r>
      <w:ins w:id="236" w:author="Jameal Samhouri" w:date="2017-11-27T15:11:00Z">
        <w:r w:rsidR="00453C31">
          <w:rPr>
            <w:rFonts w:ascii="Times New Roman" w:hAnsi="Times New Roman" w:cs="Times New Roman"/>
            <w:sz w:val="24"/>
            <w:szCs w:val="24"/>
          </w:rPr>
          <w:t>s</w:t>
        </w:r>
      </w:ins>
      <w:r>
        <w:rPr>
          <w:rFonts w:ascii="Times New Roman" w:hAnsi="Times New Roman" w:cs="Times New Roman"/>
          <w:sz w:val="24"/>
          <w:szCs w:val="24"/>
        </w:rPr>
        <w:t>. 6</w:t>
      </w:r>
      <w:ins w:id="237" w:author="Jameal Samhouri" w:date="2017-11-27T15:11:00Z">
        <w:r w:rsidR="00453C31">
          <w:rPr>
            <w:rFonts w:ascii="Times New Roman" w:hAnsi="Times New Roman" w:cs="Times New Roman"/>
            <w:sz w:val="24"/>
            <w:szCs w:val="24"/>
          </w:rPr>
          <w:t>-7</w:t>
        </w:r>
      </w:ins>
      <w:r>
        <w:rPr>
          <w:rFonts w:ascii="Times New Roman" w:hAnsi="Times New Roman" w:cs="Times New Roman"/>
          <w:sz w:val="24"/>
          <w:szCs w:val="24"/>
        </w:rPr>
        <w:t>). The iconic prey of sea otters, sea urchins, decline</w:t>
      </w:r>
      <w:ins w:id="238" w:author="Jameal Samhouri" w:date="2017-11-27T14:59:00Z">
        <w:r w:rsidR="00903513">
          <w:rPr>
            <w:rFonts w:ascii="Times New Roman" w:hAnsi="Times New Roman" w:cs="Times New Roman"/>
            <w:sz w:val="24"/>
            <w:szCs w:val="24"/>
          </w:rPr>
          <w:t>d</w:t>
        </w:r>
      </w:ins>
      <w:r>
        <w:rPr>
          <w:rFonts w:ascii="Times New Roman" w:hAnsi="Times New Roman" w:cs="Times New Roman"/>
          <w:sz w:val="24"/>
          <w:szCs w:val="24"/>
        </w:rPr>
        <w:t xml:space="preserv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 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w:t>
      </w:r>
      <w:ins w:id="239" w:author="Jameal Samhouri" w:date="2017-11-27T14:47:00Z">
        <w:r w:rsidR="009C4529">
          <w:rPr>
            <w:rFonts w:ascii="Times New Roman" w:hAnsi="Times New Roman" w:cs="Times New Roman"/>
            <w:sz w:val="24"/>
            <w:szCs w:val="24"/>
          </w:rPr>
          <w:t xml:space="preserve">sea </w:t>
        </w:r>
      </w:ins>
      <w:r>
        <w:rPr>
          <w:rFonts w:ascii="Times New Roman" w:hAnsi="Times New Roman" w:cs="Times New Roman"/>
          <w:sz w:val="24"/>
          <w:szCs w:val="24"/>
        </w:rPr>
        <w:t xml:space="preserve">urchins showed a pattern in which the highest density occurred in the three sites defined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as outside of the range of sea otters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Anderson Point, Point of the Arches; Fig. 6a). 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few species or species groups, even if over time there are substantial but gradual changes in invertebrate community. Beyond declines in mean densities, all five species also show notable declines in the among site variation in density; the among site standard deviation among site means fell by 75 to 99% for our six species groups (SIGNIFICANCE=?). This indicates that the spatial variability in invertebrate densities has become lower over the past 30 years.</w:t>
      </w:r>
    </w:p>
    <w:p w14:paraId="7746EC29" w14:textId="79120000" w:rsidR="00514806" w:rsidDel="00903513" w:rsidRDefault="00514806" w:rsidP="00514806">
      <w:pPr>
        <w:spacing w:before="120" w:after="0" w:line="480" w:lineRule="auto"/>
        <w:ind w:firstLine="720"/>
        <w:rPr>
          <w:del w:id="240" w:author="Jameal Samhouri" w:date="2017-11-27T14:59:00Z"/>
          <w:rFonts w:ascii="Times New Roman" w:hAnsi="Times New Roman" w:cs="Times New Roman"/>
          <w:sz w:val="24"/>
          <w:szCs w:val="24"/>
        </w:rPr>
      </w:pPr>
      <w:del w:id="241" w:author="Jameal Samhouri" w:date="2017-11-27T14:59:00Z">
        <w:r w:rsidRPr="00514806" w:rsidDel="00903513">
          <w:rPr>
            <w:rFonts w:ascii="Times New Roman" w:hAnsi="Times New Roman" w:cs="Times New Roman"/>
            <w:sz w:val="24"/>
            <w:szCs w:val="24"/>
            <w:highlight w:val="yellow"/>
          </w:rPr>
          <w:delText>MULTIVARIATE AND PERMANOVA RESULTS.  (FIG. 7)</w:delText>
        </w:r>
      </w:del>
    </w:p>
    <w:p w14:paraId="6970B48F" w14:textId="77777777" w:rsidR="00514806" w:rsidRDefault="00514806">
      <w:pPr>
        <w:spacing w:before="120" w:after="0" w:line="480" w:lineRule="auto"/>
        <w:ind w:firstLine="720"/>
        <w:rPr>
          <w:rFonts w:ascii="Times New Roman" w:hAnsi="Times New Roman" w:cs="Times New Roman"/>
          <w:sz w:val="24"/>
          <w:szCs w:val="24"/>
        </w:rPr>
        <w:pPrChange w:id="242" w:author="Jameal Samhouri" w:date="2017-11-27T14:59:00Z">
          <w:pPr>
            <w:spacing w:before="120" w:after="0" w:line="480" w:lineRule="auto"/>
          </w:pPr>
        </w:pPrChange>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 xml:space="preserve">Estes and </w:t>
      </w:r>
      <w:proofErr w:type="spellStart"/>
      <w:r w:rsidR="00D006C1">
        <w:rPr>
          <w:rFonts w:ascii="Times New Roman" w:hAnsi="Times New Roman" w:cs="Times New Roman"/>
          <w:sz w:val="24"/>
          <w:szCs w:val="24"/>
        </w:rPr>
        <w:t>Duggins</w:t>
      </w:r>
      <w:proofErr w:type="spellEnd"/>
      <w:r w:rsidR="00D006C1">
        <w:rPr>
          <w:rFonts w:ascii="Times New Roman" w:hAnsi="Times New Roman" w:cs="Times New Roman"/>
          <w:sz w:val="24"/>
          <w:szCs w:val="24"/>
        </w:rPr>
        <w:t xml:space="preserve"> 1995, </w:t>
      </w:r>
      <w:proofErr w:type="spellStart"/>
      <w:r w:rsidR="00D006C1">
        <w:rPr>
          <w:rFonts w:ascii="Times New Roman" w:hAnsi="Times New Roman" w:cs="Times New Roman"/>
          <w:sz w:val="24"/>
          <w:szCs w:val="24"/>
        </w:rPr>
        <w:t>Steneck</w:t>
      </w:r>
      <w:proofErr w:type="spellEnd"/>
      <w:r w:rsidR="00D006C1">
        <w:rPr>
          <w:rFonts w:ascii="Times New Roman" w:hAnsi="Times New Roman" w:cs="Times New Roman"/>
          <w:sz w:val="24"/>
          <w:szCs w:val="24"/>
        </w:rPr>
        <w:t xml:space="preserve">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w:t>
      </w:r>
      <w:proofErr w:type="spellStart"/>
      <w:r w:rsidR="006B3A54">
        <w:rPr>
          <w:rFonts w:ascii="Times New Roman" w:hAnsi="Times New Roman" w:cs="Times New Roman"/>
          <w:sz w:val="24"/>
          <w:szCs w:val="24"/>
        </w:rPr>
        <w:t>spatio</w:t>
      </w:r>
      <w:proofErr w:type="spellEnd"/>
      <w:r w:rsidR="006B3A54">
        <w:rPr>
          <w:rFonts w:ascii="Times New Roman" w:hAnsi="Times New Roman" w:cs="Times New Roman"/>
          <w:sz w:val="24"/>
          <w:szCs w:val="24"/>
        </w:rPr>
        <w:t xml:space="preserve">-temporal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coastwide</w:t>
      </w:r>
      <w:proofErr w:type="spellEnd"/>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proofErr w:type="gramStart"/>
      <w:r w:rsidR="00F81784">
        <w:rPr>
          <w:rFonts w:ascii="Times New Roman" w:hAnsi="Times New Roman" w:cs="Times New Roman"/>
          <w:sz w:val="24"/>
          <w:szCs w:val="24"/>
        </w:rPr>
        <w:t>30 year</w:t>
      </w:r>
      <w:proofErr w:type="gramEnd"/>
      <w:r w:rsidR="00F81784">
        <w:rPr>
          <w:rFonts w:ascii="Times New Roman" w:hAnsi="Times New Roman" w:cs="Times New Roman"/>
          <w:sz w:val="24"/>
          <w:szCs w:val="24"/>
        </w:rPr>
        <w:t xml:space="preserve">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w:t>
      </w:r>
      <w:r w:rsidR="00F12E0E">
        <w:rPr>
          <w:rFonts w:ascii="Times New Roman" w:hAnsi="Times New Roman" w:cs="Times New Roman"/>
          <w:sz w:val="24"/>
          <w:szCs w:val="24"/>
        </w:rPr>
        <w:lastRenderedPageBreak/>
        <w:t>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to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 xml:space="preserve">We show that in addition to the immediate and large effects of sea otter invasion on preferred prey items like sea urchins, there are gradual consequences of changes in otter abundance for both invertebrate and kelp communities.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that this </w:t>
      </w:r>
      <w:proofErr w:type="spellStart"/>
      <w:r w:rsidR="00A0121A">
        <w:rPr>
          <w:rFonts w:ascii="Times New Roman" w:hAnsi="Times New Roman" w:cs="Times New Roman"/>
          <w:sz w:val="24"/>
          <w:szCs w:val="24"/>
        </w:rPr>
        <w:t>deline</w:t>
      </w:r>
      <w:proofErr w:type="spellEnd"/>
      <w:r w:rsidR="00A0121A">
        <w:rPr>
          <w:rFonts w:ascii="Times New Roman" w:hAnsi="Times New Roman" w:cs="Times New Roman"/>
          <w:sz w:val="24"/>
          <w:szCs w:val="24"/>
        </w:rPr>
        <w:t xml:space="preserv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mediated by increased invertebrate abundance; 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w:t>
      </w:r>
      <w:proofErr w:type="gramStart"/>
      <w:r>
        <w:rPr>
          <w:rFonts w:ascii="Times New Roman" w:hAnsi="Times New Roman" w:cs="Times New Roman"/>
          <w:sz w:val="24"/>
          <w:szCs w:val="24"/>
        </w:rPr>
        <w:t>AOS)  between</w:t>
      </w:r>
      <w:proofErr w:type="gramEnd"/>
      <w:r>
        <w:rPr>
          <w:rFonts w:ascii="Times New Roman" w:hAnsi="Times New Roman" w:cs="Times New Roman"/>
          <w:sz w:val="24"/>
          <w:szCs w:val="24"/>
        </w:rPr>
        <w:t xml:space="preserve"> 2003 and 2009 at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do not support radical changes in invertebrate abundances during the longest gap in our invertebrate time-series (pers. comm. C. </w:t>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lastRenderedPageBreak/>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Looks like otters have stabilized around their carrying capacity at local sites (e.g. Cape Alava) if not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Suggest that we can revisit estimates of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(Laidre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(for areas</w:t>
      </w:r>
      <w:r w:rsidR="00607E6A">
        <w:rPr>
          <w:rFonts w:ascii="Times New Roman" w:hAnsi="Times New Roman" w:cs="Times New Roman"/>
          <w:sz w:val="24"/>
          <w:szCs w:val="24"/>
        </w:rPr>
        <w:t xml:space="preserve"> between </w:t>
      </w:r>
      <w:proofErr w:type="spellStart"/>
      <w:r w:rsidR="00607E6A">
        <w:rPr>
          <w:rFonts w:ascii="Times New Roman" w:hAnsi="Times New Roman" w:cs="Times New Roman"/>
          <w:sz w:val="24"/>
          <w:szCs w:val="24"/>
        </w:rPr>
        <w:t>Neah</w:t>
      </w:r>
      <w:proofErr w:type="spellEnd"/>
      <w:r w:rsidR="00607E6A">
        <w:rPr>
          <w:rFonts w:ascii="Times New Roman" w:hAnsi="Times New Roman" w:cs="Times New Roman"/>
          <w:sz w:val="24"/>
          <w:szCs w:val="24"/>
        </w:rPr>
        <w:t xml:space="preserve"> Bay-</w:t>
      </w:r>
      <w:proofErr w:type="spellStart"/>
      <w:r w:rsidR="00607E6A">
        <w:rPr>
          <w:rFonts w:ascii="Times New Roman" w:hAnsi="Times New Roman" w:cs="Times New Roman"/>
          <w:sz w:val="24"/>
          <w:szCs w:val="24"/>
        </w:rPr>
        <w:t>ish</w:t>
      </w:r>
      <w:proofErr w:type="spellEnd"/>
      <w:r w:rsidR="00607E6A">
        <w:rPr>
          <w:rFonts w:ascii="Times New Roman" w:hAnsi="Times New Roman" w:cs="Times New Roman"/>
          <w:sz w:val="24"/>
          <w:szCs w:val="24"/>
        </w:rPr>
        <w:t xml:space="preserve">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w:t>
      </w:r>
      <w:proofErr w:type="spellStart"/>
      <w:r w:rsidR="00434735">
        <w:rPr>
          <w:rFonts w:ascii="Times New Roman" w:hAnsi="Times New Roman" w:cs="Times New Roman"/>
          <w:sz w:val="24"/>
          <w:szCs w:val="24"/>
        </w:rPr>
        <w:t>Laidre’s</w:t>
      </w:r>
      <w:proofErr w:type="spellEnd"/>
      <w:r w:rsidR="00434735">
        <w:rPr>
          <w:rFonts w:ascii="Times New Roman" w:hAnsi="Times New Roman" w:cs="Times New Roman"/>
          <w:sz w:val="24"/>
          <w:szCs w:val="24"/>
        </w:rPr>
        <w:t xml:space="preserve"> work was based on </w:t>
      </w:r>
      <w:proofErr w:type="gramStart"/>
      <w:r w:rsidR="00434735">
        <w:rPr>
          <w:rFonts w:ascii="Times New Roman" w:hAnsi="Times New Roman" w:cs="Times New Roman"/>
          <w:sz w:val="24"/>
          <w:szCs w:val="24"/>
        </w:rPr>
        <w:t>pre 2000</w:t>
      </w:r>
      <w:proofErr w:type="gramEnd"/>
      <w:r w:rsidR="00434735">
        <w:rPr>
          <w:rFonts w:ascii="Times New Roman" w:hAnsi="Times New Roman" w:cs="Times New Roman"/>
          <w:sz w:val="24"/>
          <w:szCs w:val="24"/>
        </w:rPr>
        <w:t xml:space="preserve">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hat are otters feeding on…</w:t>
      </w:r>
      <w:proofErr w:type="spellStart"/>
      <w:r w:rsidR="00BE0ACA">
        <w:rPr>
          <w:rFonts w:ascii="Times New Roman" w:hAnsi="Times New Roman" w:cs="Times New Roman"/>
          <w:sz w:val="24"/>
          <w:szCs w:val="24"/>
        </w:rPr>
        <w:t>Kvitek</w:t>
      </w:r>
      <w:proofErr w:type="spellEnd"/>
      <w:r w:rsidR="00BE0ACA">
        <w:rPr>
          <w:rFonts w:ascii="Times New Roman" w:hAnsi="Times New Roman" w:cs="Times New Roman"/>
          <w:sz w:val="24"/>
          <w:szCs w:val="24"/>
        </w:rPr>
        <w:t xml:space="preserve">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 xml:space="preserve">outside of where </w:t>
      </w:r>
      <w:r w:rsidR="00BE0ACA">
        <w:rPr>
          <w:rFonts w:ascii="Times New Roman" w:hAnsi="Times New Roman" w:cs="Times New Roman"/>
          <w:sz w:val="24"/>
          <w:szCs w:val="24"/>
        </w:rPr>
        <w:lastRenderedPageBreak/>
        <w:t>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w:t>
      </w:r>
      <w:r w:rsidR="00F83DD0">
        <w:rPr>
          <w:rFonts w:ascii="Times New Roman" w:hAnsi="Times New Roman" w:cs="Times New Roman"/>
          <w:sz w:val="24"/>
          <w:szCs w:val="24"/>
        </w:rPr>
        <w:t xml:space="preserve"> Any predatory influence? Any effect of </w:t>
      </w:r>
      <w:proofErr w:type="spellStart"/>
      <w:r w:rsidR="00F83DD0">
        <w:rPr>
          <w:rFonts w:ascii="Times New Roman" w:hAnsi="Times New Roman" w:cs="Times New Roman"/>
          <w:sz w:val="24"/>
          <w:szCs w:val="24"/>
        </w:rPr>
        <w:t>seastar</w:t>
      </w:r>
      <w:proofErr w:type="spellEnd"/>
      <w:r w:rsidR="00F83DD0">
        <w:rPr>
          <w:rFonts w:ascii="Times New Roman" w:hAnsi="Times New Roman" w:cs="Times New Roman"/>
          <w:sz w:val="24"/>
          <w:szCs w:val="24"/>
        </w:rPr>
        <w:t xml:space="preserve">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w:t>
      </w:r>
      <w:proofErr w:type="spellStart"/>
      <w:r w:rsidR="005B71FA" w:rsidRPr="00641582">
        <w:rPr>
          <w:rFonts w:ascii="Times New Roman" w:hAnsi="Times New Roman" w:cs="Times New Roman"/>
          <w:sz w:val="24"/>
          <w:szCs w:val="24"/>
          <w:highlight w:val="yellow"/>
        </w:rPr>
        <w:t>Pfister</w:t>
      </w:r>
      <w:proofErr w:type="spellEnd"/>
      <w:r w:rsidR="005B71FA" w:rsidRPr="00641582">
        <w:rPr>
          <w:rFonts w:ascii="Times New Roman" w:hAnsi="Times New Roman" w:cs="Times New Roman"/>
          <w:sz w:val="24"/>
          <w:szCs w:val="24"/>
          <w:highlight w:val="yellow"/>
        </w:rPr>
        <w:t xml:space="preserve">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A0001F">
        <w:tc>
          <w:tcPr>
            <w:tcW w:w="1459" w:type="dxa"/>
          </w:tcPr>
          <w:p w14:paraId="3C77B008" w14:textId="77777777" w:rsidR="007D0372" w:rsidRDefault="007D0372" w:rsidP="00A0001F"/>
        </w:tc>
        <w:tc>
          <w:tcPr>
            <w:tcW w:w="4546" w:type="dxa"/>
          </w:tcPr>
          <w:p w14:paraId="56A8F0FB" w14:textId="77777777" w:rsidR="007D0372" w:rsidRDefault="007D0372" w:rsidP="00A0001F">
            <w:r>
              <w:t>Survey</w:t>
            </w:r>
          </w:p>
        </w:tc>
        <w:tc>
          <w:tcPr>
            <w:tcW w:w="1213" w:type="dxa"/>
          </w:tcPr>
          <w:p w14:paraId="2A31B15D" w14:textId="77777777" w:rsidR="007D0372" w:rsidRDefault="007D0372" w:rsidP="00A0001F"/>
        </w:tc>
        <w:tc>
          <w:tcPr>
            <w:tcW w:w="1213" w:type="dxa"/>
          </w:tcPr>
          <w:p w14:paraId="4F6E1101" w14:textId="77777777" w:rsidR="007D0372" w:rsidRPr="00ED3F12" w:rsidRDefault="007D0372" w:rsidP="00A0001F">
            <w:r>
              <w:t>Area surveyed per site (m</w:t>
            </w:r>
            <w:r w:rsidRPr="00ED3F12">
              <w:rPr>
                <w:vertAlign w:val="superscript"/>
              </w:rPr>
              <w:t>2</w:t>
            </w:r>
            <w:r>
              <w:t>)</w:t>
            </w:r>
          </w:p>
        </w:tc>
      </w:tr>
      <w:tr w:rsidR="007D0372" w14:paraId="1200F25D" w14:textId="77777777" w:rsidTr="00A0001F">
        <w:tc>
          <w:tcPr>
            <w:tcW w:w="1459" w:type="dxa"/>
          </w:tcPr>
          <w:p w14:paraId="2CB76AB3" w14:textId="77777777" w:rsidR="007D0372" w:rsidRDefault="007D0372" w:rsidP="00A0001F">
            <w:r>
              <w:t>1987</w:t>
            </w:r>
          </w:p>
        </w:tc>
        <w:tc>
          <w:tcPr>
            <w:tcW w:w="4546" w:type="dxa"/>
          </w:tcPr>
          <w:p w14:paraId="13852D85" w14:textId="77777777" w:rsidR="007D0372" w:rsidRDefault="007D0372" w:rsidP="00A0001F">
            <w:r>
              <w:t>1.0m</w:t>
            </w:r>
            <w:r w:rsidRPr="00D938E3">
              <w:rPr>
                <w:vertAlign w:val="superscript"/>
              </w:rPr>
              <w:t>2</w:t>
            </w:r>
            <w:r>
              <w:t xml:space="preserve"> quadrat by SCUBA</w:t>
            </w:r>
          </w:p>
        </w:tc>
        <w:tc>
          <w:tcPr>
            <w:tcW w:w="1213" w:type="dxa"/>
          </w:tcPr>
          <w:p w14:paraId="77300EA5" w14:textId="77777777" w:rsidR="007D0372" w:rsidRDefault="007D0372" w:rsidP="00A0001F">
            <w:r>
              <w:t>100 per site.  Not randomly placed locations</w:t>
            </w:r>
          </w:p>
        </w:tc>
        <w:tc>
          <w:tcPr>
            <w:tcW w:w="1213" w:type="dxa"/>
          </w:tcPr>
          <w:p w14:paraId="09AECD26" w14:textId="77777777" w:rsidR="007D0372" w:rsidRDefault="007D0372" w:rsidP="00A0001F">
            <w:r>
              <w:t>100</w:t>
            </w:r>
          </w:p>
        </w:tc>
      </w:tr>
      <w:tr w:rsidR="007D0372" w14:paraId="5364A896" w14:textId="77777777" w:rsidTr="00A0001F">
        <w:tc>
          <w:tcPr>
            <w:tcW w:w="1459" w:type="dxa"/>
          </w:tcPr>
          <w:p w14:paraId="495E9F2B" w14:textId="77777777" w:rsidR="007D0372" w:rsidRDefault="007D0372" w:rsidP="00A0001F"/>
        </w:tc>
        <w:tc>
          <w:tcPr>
            <w:tcW w:w="4546" w:type="dxa"/>
          </w:tcPr>
          <w:p w14:paraId="4E0D161A" w14:textId="77777777" w:rsidR="007D0372" w:rsidRDefault="007D0372" w:rsidP="00A0001F">
            <w:r>
              <w:t xml:space="preserve">All counts conducted </w:t>
            </w:r>
            <w:r w:rsidRPr="0096563D">
              <w:rPr>
                <w:i/>
              </w:rPr>
              <w:t>in situ</w:t>
            </w:r>
          </w:p>
        </w:tc>
        <w:tc>
          <w:tcPr>
            <w:tcW w:w="1213" w:type="dxa"/>
          </w:tcPr>
          <w:p w14:paraId="6715C959" w14:textId="77777777" w:rsidR="007D0372" w:rsidRDefault="007D0372" w:rsidP="00A0001F"/>
        </w:tc>
        <w:tc>
          <w:tcPr>
            <w:tcW w:w="1213" w:type="dxa"/>
          </w:tcPr>
          <w:p w14:paraId="49DA365F" w14:textId="77777777" w:rsidR="007D0372" w:rsidRDefault="007D0372" w:rsidP="00A0001F"/>
        </w:tc>
      </w:tr>
      <w:tr w:rsidR="007D0372" w14:paraId="0E7DFC2B" w14:textId="77777777" w:rsidTr="00A0001F">
        <w:tc>
          <w:tcPr>
            <w:tcW w:w="1459" w:type="dxa"/>
          </w:tcPr>
          <w:p w14:paraId="57A466AC" w14:textId="77777777" w:rsidR="007D0372" w:rsidRDefault="007D0372" w:rsidP="00A0001F">
            <w:r>
              <w:t>1995</w:t>
            </w:r>
          </w:p>
        </w:tc>
        <w:tc>
          <w:tcPr>
            <w:tcW w:w="4546" w:type="dxa"/>
          </w:tcPr>
          <w:p w14:paraId="5903A8B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A0001F">
            <w:r>
              <w:t>14-35 per site</w:t>
            </w:r>
          </w:p>
        </w:tc>
        <w:tc>
          <w:tcPr>
            <w:tcW w:w="1213" w:type="dxa"/>
          </w:tcPr>
          <w:p w14:paraId="51B7AD3E" w14:textId="77777777" w:rsidR="007D0372" w:rsidRDefault="007D0372" w:rsidP="00A0001F">
            <w:r>
              <w:t>3.5-8.75</w:t>
            </w:r>
          </w:p>
        </w:tc>
      </w:tr>
      <w:tr w:rsidR="007D0372" w14:paraId="19E1A19A" w14:textId="77777777" w:rsidTr="00A0001F">
        <w:tc>
          <w:tcPr>
            <w:tcW w:w="1459" w:type="dxa"/>
          </w:tcPr>
          <w:p w14:paraId="123FAC88" w14:textId="77777777" w:rsidR="007D0372" w:rsidRDefault="007D0372" w:rsidP="00A0001F"/>
        </w:tc>
        <w:tc>
          <w:tcPr>
            <w:tcW w:w="4546" w:type="dxa"/>
          </w:tcPr>
          <w:p w14:paraId="2FCA85A5" w14:textId="77777777" w:rsidR="007D0372" w:rsidRDefault="007D0372" w:rsidP="00A0001F">
            <w:r>
              <w:t>Counts done by post-processing video.  Most of the locations with video collected were not actually processed.</w:t>
            </w:r>
          </w:p>
        </w:tc>
        <w:tc>
          <w:tcPr>
            <w:tcW w:w="1213" w:type="dxa"/>
          </w:tcPr>
          <w:p w14:paraId="0775D32D" w14:textId="77777777" w:rsidR="007D0372" w:rsidRDefault="007D0372" w:rsidP="00A0001F"/>
        </w:tc>
        <w:tc>
          <w:tcPr>
            <w:tcW w:w="1213" w:type="dxa"/>
          </w:tcPr>
          <w:p w14:paraId="4E331CB8" w14:textId="77777777" w:rsidR="007D0372" w:rsidRDefault="007D0372" w:rsidP="00A0001F"/>
        </w:tc>
      </w:tr>
      <w:tr w:rsidR="007D0372" w14:paraId="5EE5B4F5" w14:textId="77777777" w:rsidTr="00A0001F">
        <w:tc>
          <w:tcPr>
            <w:tcW w:w="1459" w:type="dxa"/>
          </w:tcPr>
          <w:p w14:paraId="000153DC" w14:textId="77777777" w:rsidR="007D0372" w:rsidRDefault="007D0372" w:rsidP="00A0001F">
            <w:r>
              <w:t>1999</w:t>
            </w:r>
          </w:p>
        </w:tc>
        <w:tc>
          <w:tcPr>
            <w:tcW w:w="4546" w:type="dxa"/>
          </w:tcPr>
          <w:p w14:paraId="4DFADA4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A0001F">
            <w:r>
              <w:t>30 per site</w:t>
            </w:r>
          </w:p>
        </w:tc>
        <w:tc>
          <w:tcPr>
            <w:tcW w:w="1213" w:type="dxa"/>
          </w:tcPr>
          <w:p w14:paraId="70148957" w14:textId="77777777" w:rsidR="007D0372" w:rsidRDefault="007D0372" w:rsidP="00A0001F">
            <w:r>
              <w:t>7.5</w:t>
            </w:r>
          </w:p>
        </w:tc>
      </w:tr>
      <w:tr w:rsidR="007D0372" w14:paraId="171FF2A9" w14:textId="77777777" w:rsidTr="00A0001F">
        <w:tc>
          <w:tcPr>
            <w:tcW w:w="1459" w:type="dxa"/>
          </w:tcPr>
          <w:p w14:paraId="2D5BF9A4" w14:textId="77777777" w:rsidR="007D0372" w:rsidRDefault="007D0372" w:rsidP="00A0001F"/>
        </w:tc>
        <w:tc>
          <w:tcPr>
            <w:tcW w:w="4546" w:type="dxa"/>
          </w:tcPr>
          <w:p w14:paraId="3C84CBDD" w14:textId="77777777" w:rsidR="007D0372" w:rsidRDefault="007D0372" w:rsidP="00A0001F">
            <w:r>
              <w:t>25 x 1m video transects</w:t>
            </w:r>
          </w:p>
        </w:tc>
        <w:tc>
          <w:tcPr>
            <w:tcW w:w="1213" w:type="dxa"/>
          </w:tcPr>
          <w:p w14:paraId="4D8DBB78" w14:textId="77777777" w:rsidR="007D0372" w:rsidRDefault="007D0372" w:rsidP="00A0001F">
            <w:r>
              <w:t>3-4 per site</w:t>
            </w:r>
          </w:p>
        </w:tc>
        <w:tc>
          <w:tcPr>
            <w:tcW w:w="1213" w:type="dxa"/>
          </w:tcPr>
          <w:p w14:paraId="515DD0CC" w14:textId="77777777" w:rsidR="007D0372" w:rsidRDefault="007D0372" w:rsidP="00A0001F">
            <w:r>
              <w:t>75-100</w:t>
            </w:r>
          </w:p>
        </w:tc>
      </w:tr>
      <w:tr w:rsidR="007D0372" w14:paraId="23A04093" w14:textId="77777777" w:rsidTr="00A0001F">
        <w:tc>
          <w:tcPr>
            <w:tcW w:w="1459" w:type="dxa"/>
          </w:tcPr>
          <w:p w14:paraId="3FACFAFC" w14:textId="77777777" w:rsidR="007D0372" w:rsidRDefault="007D0372" w:rsidP="00A0001F">
            <w:r>
              <w:t>2015</w:t>
            </w:r>
          </w:p>
        </w:tc>
        <w:tc>
          <w:tcPr>
            <w:tcW w:w="4546" w:type="dxa"/>
          </w:tcPr>
          <w:p w14:paraId="6A257B39" w14:textId="77777777" w:rsidR="007D0372" w:rsidRDefault="007D0372" w:rsidP="00A0001F">
            <w:r>
              <w:t>30 x 2m transects by SCUBA</w:t>
            </w:r>
          </w:p>
        </w:tc>
        <w:tc>
          <w:tcPr>
            <w:tcW w:w="1213" w:type="dxa"/>
          </w:tcPr>
          <w:p w14:paraId="3AF52634" w14:textId="77777777" w:rsidR="007D0372" w:rsidRDefault="007D0372" w:rsidP="00A0001F">
            <w:r>
              <w:t>4 per site</w:t>
            </w:r>
          </w:p>
        </w:tc>
        <w:tc>
          <w:tcPr>
            <w:tcW w:w="1213" w:type="dxa"/>
          </w:tcPr>
          <w:p w14:paraId="69C77354" w14:textId="77777777" w:rsidR="007D0372" w:rsidRDefault="007D0372" w:rsidP="00A0001F">
            <w:r>
              <w:t>240</w:t>
            </w:r>
          </w:p>
        </w:tc>
      </w:tr>
      <w:tr w:rsidR="007D0372" w14:paraId="05522DBF" w14:textId="77777777" w:rsidTr="00A0001F">
        <w:tc>
          <w:tcPr>
            <w:tcW w:w="1459" w:type="dxa"/>
          </w:tcPr>
          <w:p w14:paraId="55D9FFD3" w14:textId="77777777" w:rsidR="007D0372" w:rsidRDefault="007D0372" w:rsidP="00A0001F"/>
        </w:tc>
        <w:tc>
          <w:tcPr>
            <w:tcW w:w="4546" w:type="dxa"/>
          </w:tcPr>
          <w:p w14:paraId="273812E0" w14:textId="77777777" w:rsidR="007D0372" w:rsidRDefault="007D0372" w:rsidP="00A0001F">
            <w:pPr>
              <w:tabs>
                <w:tab w:val="left" w:pos="2390"/>
              </w:tabs>
            </w:pPr>
          </w:p>
        </w:tc>
        <w:tc>
          <w:tcPr>
            <w:tcW w:w="1213" w:type="dxa"/>
          </w:tcPr>
          <w:p w14:paraId="2D38F152" w14:textId="77777777" w:rsidR="007D0372" w:rsidRDefault="007D0372" w:rsidP="00A0001F"/>
        </w:tc>
        <w:tc>
          <w:tcPr>
            <w:tcW w:w="1213" w:type="dxa"/>
          </w:tcPr>
          <w:p w14:paraId="7C8E9760" w14:textId="77777777" w:rsidR="007D0372" w:rsidRDefault="007D0372" w:rsidP="00A0001F"/>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A0001F">
        <w:tc>
          <w:tcPr>
            <w:tcW w:w="2358" w:type="dxa"/>
          </w:tcPr>
          <w:p w14:paraId="6B0E2FAD" w14:textId="77777777" w:rsidR="007D0372" w:rsidRDefault="007D0372" w:rsidP="00A0001F">
            <w:pPr>
              <w:jc w:val="center"/>
            </w:pPr>
          </w:p>
        </w:tc>
        <w:tc>
          <w:tcPr>
            <w:tcW w:w="1350" w:type="dxa"/>
          </w:tcPr>
          <w:p w14:paraId="1A47F2CA" w14:textId="77777777" w:rsidR="007D0372" w:rsidRDefault="007D0372" w:rsidP="00A0001F">
            <w:pPr>
              <w:jc w:val="center"/>
            </w:pPr>
            <w:r>
              <w:t>1987</w:t>
            </w:r>
          </w:p>
        </w:tc>
        <w:tc>
          <w:tcPr>
            <w:tcW w:w="1080" w:type="dxa"/>
          </w:tcPr>
          <w:p w14:paraId="5539FB6F" w14:textId="77777777" w:rsidR="007D0372" w:rsidRDefault="007D0372" w:rsidP="00A0001F">
            <w:pPr>
              <w:jc w:val="center"/>
            </w:pPr>
            <w:r>
              <w:t>1995</w:t>
            </w:r>
          </w:p>
        </w:tc>
        <w:tc>
          <w:tcPr>
            <w:tcW w:w="2250" w:type="dxa"/>
            <w:gridSpan w:val="2"/>
          </w:tcPr>
          <w:p w14:paraId="2C6FB92D" w14:textId="77777777" w:rsidR="007D0372" w:rsidRDefault="007D0372" w:rsidP="00A0001F">
            <w:pPr>
              <w:jc w:val="center"/>
            </w:pPr>
            <w:r>
              <w:t>1999</w:t>
            </w:r>
          </w:p>
        </w:tc>
        <w:tc>
          <w:tcPr>
            <w:tcW w:w="1184" w:type="dxa"/>
          </w:tcPr>
          <w:p w14:paraId="551FC3BF" w14:textId="77777777" w:rsidR="007D0372" w:rsidRDefault="007D0372" w:rsidP="00A0001F">
            <w:pPr>
              <w:jc w:val="center"/>
            </w:pPr>
            <w:r>
              <w:t>2015</w:t>
            </w:r>
          </w:p>
        </w:tc>
      </w:tr>
      <w:tr w:rsidR="007D0372" w14:paraId="74223515" w14:textId="77777777" w:rsidTr="00A0001F">
        <w:tc>
          <w:tcPr>
            <w:tcW w:w="2358" w:type="dxa"/>
          </w:tcPr>
          <w:p w14:paraId="6670F956" w14:textId="77777777" w:rsidR="007D0372" w:rsidRPr="00D938E3" w:rsidRDefault="007D0372" w:rsidP="00A0001F">
            <w:pPr>
              <w:tabs>
                <w:tab w:val="left" w:pos="980"/>
              </w:tabs>
              <w:rPr>
                <w:b/>
              </w:rPr>
            </w:pPr>
            <w:r w:rsidRPr="00D938E3">
              <w:rPr>
                <w:b/>
              </w:rPr>
              <w:t>Sites</w:t>
            </w:r>
          </w:p>
        </w:tc>
        <w:tc>
          <w:tcPr>
            <w:tcW w:w="1350" w:type="dxa"/>
          </w:tcPr>
          <w:p w14:paraId="171A43FE" w14:textId="77777777" w:rsidR="007D0372" w:rsidRPr="00437CF4" w:rsidRDefault="007D0372" w:rsidP="00A0001F">
            <w:pPr>
              <w:rPr>
                <w:sz w:val="20"/>
                <w:szCs w:val="20"/>
              </w:rPr>
            </w:pPr>
            <w:r w:rsidRPr="00437CF4">
              <w:rPr>
                <w:sz w:val="20"/>
                <w:szCs w:val="20"/>
              </w:rPr>
              <w:t>Quadrats</w:t>
            </w:r>
          </w:p>
        </w:tc>
        <w:tc>
          <w:tcPr>
            <w:tcW w:w="1080" w:type="dxa"/>
          </w:tcPr>
          <w:p w14:paraId="65AF2264" w14:textId="77777777" w:rsidR="007D0372" w:rsidRPr="00437CF4" w:rsidRDefault="007D0372" w:rsidP="00A0001F">
            <w:pPr>
              <w:rPr>
                <w:sz w:val="20"/>
                <w:szCs w:val="20"/>
              </w:rPr>
            </w:pPr>
            <w:r w:rsidRPr="00437CF4">
              <w:rPr>
                <w:sz w:val="20"/>
                <w:szCs w:val="20"/>
              </w:rPr>
              <w:t>Quadrats</w:t>
            </w:r>
          </w:p>
        </w:tc>
        <w:tc>
          <w:tcPr>
            <w:tcW w:w="1170" w:type="dxa"/>
          </w:tcPr>
          <w:p w14:paraId="0AC73C3C" w14:textId="77777777" w:rsidR="007D0372" w:rsidRPr="00437CF4" w:rsidRDefault="007D0372" w:rsidP="00A0001F">
            <w:pPr>
              <w:rPr>
                <w:sz w:val="20"/>
                <w:szCs w:val="20"/>
              </w:rPr>
            </w:pPr>
            <w:r w:rsidRPr="00437CF4">
              <w:rPr>
                <w:sz w:val="20"/>
                <w:szCs w:val="20"/>
              </w:rPr>
              <w:t>Quadrats</w:t>
            </w:r>
          </w:p>
        </w:tc>
        <w:tc>
          <w:tcPr>
            <w:tcW w:w="1080" w:type="dxa"/>
          </w:tcPr>
          <w:p w14:paraId="185E7E79" w14:textId="77777777" w:rsidR="007D0372" w:rsidRPr="00437CF4" w:rsidRDefault="007D0372" w:rsidP="00A0001F">
            <w:pPr>
              <w:rPr>
                <w:sz w:val="20"/>
                <w:szCs w:val="20"/>
              </w:rPr>
            </w:pPr>
            <w:r w:rsidRPr="00437CF4">
              <w:rPr>
                <w:sz w:val="20"/>
                <w:szCs w:val="20"/>
              </w:rPr>
              <w:t>Transects</w:t>
            </w:r>
          </w:p>
        </w:tc>
        <w:tc>
          <w:tcPr>
            <w:tcW w:w="1184" w:type="dxa"/>
          </w:tcPr>
          <w:p w14:paraId="7C26B607" w14:textId="77777777" w:rsidR="007D0372" w:rsidRPr="00437CF4" w:rsidRDefault="007D0372" w:rsidP="00A0001F">
            <w:pPr>
              <w:rPr>
                <w:sz w:val="20"/>
                <w:szCs w:val="20"/>
              </w:rPr>
            </w:pPr>
            <w:r w:rsidRPr="00437CF4">
              <w:rPr>
                <w:sz w:val="20"/>
                <w:szCs w:val="20"/>
              </w:rPr>
              <w:t>Transects</w:t>
            </w:r>
          </w:p>
        </w:tc>
      </w:tr>
      <w:tr w:rsidR="007D0372" w14:paraId="1C5CDA87" w14:textId="77777777" w:rsidTr="00A0001F">
        <w:tc>
          <w:tcPr>
            <w:tcW w:w="2358" w:type="dxa"/>
          </w:tcPr>
          <w:p w14:paraId="5F5B6149" w14:textId="77777777" w:rsidR="007D0372" w:rsidRDefault="007D0372" w:rsidP="00A0001F">
            <w:proofErr w:type="spellStart"/>
            <w:r>
              <w:t>Neah</w:t>
            </w:r>
            <w:proofErr w:type="spellEnd"/>
            <w:r>
              <w:t xml:space="preserve"> Bay </w:t>
            </w:r>
          </w:p>
        </w:tc>
        <w:tc>
          <w:tcPr>
            <w:tcW w:w="1350" w:type="dxa"/>
          </w:tcPr>
          <w:p w14:paraId="4FB014B2" w14:textId="77777777" w:rsidR="007D0372" w:rsidRDefault="007D0372" w:rsidP="00A0001F">
            <w:r>
              <w:t>X (2 Sites)</w:t>
            </w:r>
          </w:p>
        </w:tc>
        <w:tc>
          <w:tcPr>
            <w:tcW w:w="1080" w:type="dxa"/>
          </w:tcPr>
          <w:p w14:paraId="3116CF13" w14:textId="77777777" w:rsidR="007D0372" w:rsidRDefault="007D0372" w:rsidP="00A0001F">
            <w:r>
              <w:t>X</w:t>
            </w:r>
          </w:p>
        </w:tc>
        <w:tc>
          <w:tcPr>
            <w:tcW w:w="1170" w:type="dxa"/>
          </w:tcPr>
          <w:p w14:paraId="5312E0A5" w14:textId="77777777" w:rsidR="007D0372" w:rsidRDefault="007D0372" w:rsidP="00A0001F">
            <w:r>
              <w:t>X</w:t>
            </w:r>
          </w:p>
        </w:tc>
        <w:tc>
          <w:tcPr>
            <w:tcW w:w="1080" w:type="dxa"/>
          </w:tcPr>
          <w:p w14:paraId="1641047E" w14:textId="77777777" w:rsidR="007D0372" w:rsidRDefault="007D0372" w:rsidP="00A0001F"/>
        </w:tc>
        <w:tc>
          <w:tcPr>
            <w:tcW w:w="1184" w:type="dxa"/>
          </w:tcPr>
          <w:p w14:paraId="5756147D" w14:textId="77777777" w:rsidR="007D0372" w:rsidRDefault="007D0372" w:rsidP="00A0001F">
            <w:r>
              <w:t>X</w:t>
            </w:r>
          </w:p>
        </w:tc>
      </w:tr>
      <w:tr w:rsidR="007D0372" w14:paraId="30A33B5A" w14:textId="77777777" w:rsidTr="00A0001F">
        <w:tc>
          <w:tcPr>
            <w:tcW w:w="2358" w:type="dxa"/>
          </w:tcPr>
          <w:p w14:paraId="31381BB9" w14:textId="77777777" w:rsidR="007D0372" w:rsidRDefault="007D0372" w:rsidP="00A0001F">
            <w:proofErr w:type="spellStart"/>
            <w:r>
              <w:t>Chibahdel</w:t>
            </w:r>
            <w:proofErr w:type="spellEnd"/>
            <w:r>
              <w:t xml:space="preserve"> Rocks</w:t>
            </w:r>
          </w:p>
        </w:tc>
        <w:tc>
          <w:tcPr>
            <w:tcW w:w="1350" w:type="dxa"/>
          </w:tcPr>
          <w:p w14:paraId="508C6844" w14:textId="77777777" w:rsidR="007D0372" w:rsidRDefault="007D0372" w:rsidP="00A0001F"/>
        </w:tc>
        <w:tc>
          <w:tcPr>
            <w:tcW w:w="1080" w:type="dxa"/>
          </w:tcPr>
          <w:p w14:paraId="3588CD4C" w14:textId="77777777" w:rsidR="007D0372" w:rsidRDefault="007D0372" w:rsidP="00A0001F"/>
        </w:tc>
        <w:tc>
          <w:tcPr>
            <w:tcW w:w="1170" w:type="dxa"/>
          </w:tcPr>
          <w:p w14:paraId="5C38B938" w14:textId="77777777" w:rsidR="007D0372" w:rsidRDefault="007D0372" w:rsidP="00A0001F">
            <w:r>
              <w:t>X</w:t>
            </w:r>
          </w:p>
        </w:tc>
        <w:tc>
          <w:tcPr>
            <w:tcW w:w="1080" w:type="dxa"/>
          </w:tcPr>
          <w:p w14:paraId="072686AB" w14:textId="77777777" w:rsidR="007D0372" w:rsidRDefault="007D0372" w:rsidP="00A0001F"/>
        </w:tc>
        <w:tc>
          <w:tcPr>
            <w:tcW w:w="1184" w:type="dxa"/>
          </w:tcPr>
          <w:p w14:paraId="6C09021E" w14:textId="77777777" w:rsidR="007D0372" w:rsidRDefault="007D0372" w:rsidP="00A0001F">
            <w:r>
              <w:t>X</w:t>
            </w:r>
          </w:p>
        </w:tc>
      </w:tr>
      <w:tr w:rsidR="007D0372" w14:paraId="36FCC891" w14:textId="77777777" w:rsidTr="00A0001F">
        <w:tc>
          <w:tcPr>
            <w:tcW w:w="2358" w:type="dxa"/>
          </w:tcPr>
          <w:p w14:paraId="0128A851" w14:textId="77777777" w:rsidR="007D0372" w:rsidRDefault="007D0372" w:rsidP="00A0001F">
            <w:r>
              <w:t>Cape Flattery</w:t>
            </w:r>
          </w:p>
        </w:tc>
        <w:tc>
          <w:tcPr>
            <w:tcW w:w="1350" w:type="dxa"/>
          </w:tcPr>
          <w:p w14:paraId="0FCDDCE2" w14:textId="77777777" w:rsidR="007D0372" w:rsidRDefault="007D0372" w:rsidP="00A0001F"/>
        </w:tc>
        <w:tc>
          <w:tcPr>
            <w:tcW w:w="1080" w:type="dxa"/>
          </w:tcPr>
          <w:p w14:paraId="679F7915" w14:textId="77777777" w:rsidR="007D0372" w:rsidRDefault="007D0372" w:rsidP="00A0001F">
            <w:r>
              <w:t>X</w:t>
            </w:r>
          </w:p>
        </w:tc>
        <w:tc>
          <w:tcPr>
            <w:tcW w:w="1170" w:type="dxa"/>
          </w:tcPr>
          <w:p w14:paraId="6BF4FBB2" w14:textId="77777777" w:rsidR="007D0372" w:rsidRDefault="007D0372" w:rsidP="00A0001F">
            <w:r>
              <w:t>X</w:t>
            </w:r>
          </w:p>
        </w:tc>
        <w:tc>
          <w:tcPr>
            <w:tcW w:w="1080" w:type="dxa"/>
          </w:tcPr>
          <w:p w14:paraId="3068D4C0" w14:textId="77777777" w:rsidR="007D0372" w:rsidRDefault="007D0372" w:rsidP="00A0001F">
            <w:r>
              <w:t>X</w:t>
            </w:r>
          </w:p>
        </w:tc>
        <w:tc>
          <w:tcPr>
            <w:tcW w:w="1184" w:type="dxa"/>
          </w:tcPr>
          <w:p w14:paraId="40B6919B" w14:textId="77777777" w:rsidR="007D0372" w:rsidRDefault="007D0372" w:rsidP="00A0001F"/>
        </w:tc>
      </w:tr>
      <w:tr w:rsidR="007D0372" w14:paraId="0C569EEA" w14:textId="77777777" w:rsidTr="00A0001F">
        <w:tc>
          <w:tcPr>
            <w:tcW w:w="2358" w:type="dxa"/>
          </w:tcPr>
          <w:p w14:paraId="1AA733AD" w14:textId="77777777" w:rsidR="007D0372" w:rsidRDefault="007D0372" w:rsidP="00A0001F">
            <w:proofErr w:type="spellStart"/>
            <w:r>
              <w:t>Tatoosh</w:t>
            </w:r>
            <w:proofErr w:type="spellEnd"/>
            <w:r>
              <w:t xml:space="preserve"> Island</w:t>
            </w:r>
          </w:p>
        </w:tc>
        <w:tc>
          <w:tcPr>
            <w:tcW w:w="1350" w:type="dxa"/>
          </w:tcPr>
          <w:p w14:paraId="1B7634E3" w14:textId="77777777" w:rsidR="007D0372" w:rsidRDefault="007D0372" w:rsidP="00A0001F"/>
        </w:tc>
        <w:tc>
          <w:tcPr>
            <w:tcW w:w="1080" w:type="dxa"/>
          </w:tcPr>
          <w:p w14:paraId="20D7B56B" w14:textId="77777777" w:rsidR="007D0372" w:rsidRDefault="007D0372" w:rsidP="00A0001F">
            <w:r>
              <w:t>X</w:t>
            </w:r>
          </w:p>
        </w:tc>
        <w:tc>
          <w:tcPr>
            <w:tcW w:w="1170" w:type="dxa"/>
          </w:tcPr>
          <w:p w14:paraId="0E579241" w14:textId="77777777" w:rsidR="007D0372" w:rsidRDefault="007D0372" w:rsidP="00A0001F">
            <w:r>
              <w:t>X</w:t>
            </w:r>
          </w:p>
        </w:tc>
        <w:tc>
          <w:tcPr>
            <w:tcW w:w="1080" w:type="dxa"/>
          </w:tcPr>
          <w:p w14:paraId="50928CEC" w14:textId="77777777" w:rsidR="007D0372" w:rsidRDefault="007D0372" w:rsidP="00A0001F">
            <w:r>
              <w:t>X</w:t>
            </w:r>
          </w:p>
        </w:tc>
        <w:tc>
          <w:tcPr>
            <w:tcW w:w="1184" w:type="dxa"/>
          </w:tcPr>
          <w:p w14:paraId="21351440" w14:textId="77777777" w:rsidR="007D0372" w:rsidRDefault="007D0372" w:rsidP="00A0001F">
            <w:r>
              <w:t>X</w:t>
            </w:r>
          </w:p>
        </w:tc>
      </w:tr>
      <w:tr w:rsidR="007D0372" w14:paraId="15F0076D" w14:textId="77777777" w:rsidTr="00A0001F">
        <w:tc>
          <w:tcPr>
            <w:tcW w:w="2358" w:type="dxa"/>
          </w:tcPr>
          <w:p w14:paraId="721B2B4E" w14:textId="77777777" w:rsidR="007D0372" w:rsidRDefault="007D0372" w:rsidP="00A0001F">
            <w:r>
              <w:t>Makah Bay</w:t>
            </w:r>
          </w:p>
        </w:tc>
        <w:tc>
          <w:tcPr>
            <w:tcW w:w="1350" w:type="dxa"/>
          </w:tcPr>
          <w:p w14:paraId="1759474D" w14:textId="77777777" w:rsidR="007D0372" w:rsidRDefault="007D0372" w:rsidP="00A0001F">
            <w:r>
              <w:t>X</w:t>
            </w:r>
          </w:p>
        </w:tc>
        <w:tc>
          <w:tcPr>
            <w:tcW w:w="1080" w:type="dxa"/>
          </w:tcPr>
          <w:p w14:paraId="5711011B" w14:textId="77777777" w:rsidR="007D0372" w:rsidRDefault="007D0372" w:rsidP="00A0001F">
            <w:r>
              <w:t>X</w:t>
            </w:r>
          </w:p>
        </w:tc>
        <w:tc>
          <w:tcPr>
            <w:tcW w:w="1170" w:type="dxa"/>
          </w:tcPr>
          <w:p w14:paraId="42644220" w14:textId="77777777" w:rsidR="007D0372" w:rsidRDefault="007D0372" w:rsidP="00A0001F">
            <w:r>
              <w:t>X</w:t>
            </w:r>
          </w:p>
        </w:tc>
        <w:tc>
          <w:tcPr>
            <w:tcW w:w="1080" w:type="dxa"/>
          </w:tcPr>
          <w:p w14:paraId="1B498CE2" w14:textId="77777777" w:rsidR="007D0372" w:rsidRDefault="007D0372" w:rsidP="00A0001F">
            <w:r>
              <w:t>X</w:t>
            </w:r>
          </w:p>
        </w:tc>
        <w:tc>
          <w:tcPr>
            <w:tcW w:w="1184" w:type="dxa"/>
          </w:tcPr>
          <w:p w14:paraId="6FAE89F9" w14:textId="77777777" w:rsidR="007D0372" w:rsidRDefault="007D0372" w:rsidP="00A0001F"/>
        </w:tc>
      </w:tr>
      <w:tr w:rsidR="007D0372" w14:paraId="6B8FD43C" w14:textId="77777777" w:rsidTr="00A0001F">
        <w:tc>
          <w:tcPr>
            <w:tcW w:w="2358" w:type="dxa"/>
          </w:tcPr>
          <w:p w14:paraId="34599EB7" w14:textId="77777777" w:rsidR="007D0372" w:rsidRDefault="007D0372" w:rsidP="00A0001F">
            <w:r>
              <w:t>Anderson Point</w:t>
            </w:r>
          </w:p>
        </w:tc>
        <w:tc>
          <w:tcPr>
            <w:tcW w:w="1350" w:type="dxa"/>
          </w:tcPr>
          <w:p w14:paraId="6D2A9C35" w14:textId="77777777" w:rsidR="007D0372" w:rsidRDefault="007D0372" w:rsidP="00A0001F">
            <w:r>
              <w:t>X</w:t>
            </w:r>
          </w:p>
        </w:tc>
        <w:tc>
          <w:tcPr>
            <w:tcW w:w="1080" w:type="dxa"/>
          </w:tcPr>
          <w:p w14:paraId="16B79345" w14:textId="77777777" w:rsidR="007D0372" w:rsidRDefault="007D0372" w:rsidP="00A0001F">
            <w:r>
              <w:t>X</w:t>
            </w:r>
          </w:p>
        </w:tc>
        <w:tc>
          <w:tcPr>
            <w:tcW w:w="1170" w:type="dxa"/>
          </w:tcPr>
          <w:p w14:paraId="1B9974D7" w14:textId="77777777" w:rsidR="007D0372" w:rsidRDefault="007D0372" w:rsidP="00A0001F">
            <w:r>
              <w:t>X</w:t>
            </w:r>
          </w:p>
        </w:tc>
        <w:tc>
          <w:tcPr>
            <w:tcW w:w="1080" w:type="dxa"/>
          </w:tcPr>
          <w:p w14:paraId="69242D7A" w14:textId="77777777" w:rsidR="007D0372" w:rsidRDefault="007D0372" w:rsidP="00A0001F">
            <w:r>
              <w:t>X</w:t>
            </w:r>
          </w:p>
        </w:tc>
        <w:tc>
          <w:tcPr>
            <w:tcW w:w="1184" w:type="dxa"/>
          </w:tcPr>
          <w:p w14:paraId="2BF18534" w14:textId="77777777" w:rsidR="007D0372" w:rsidRDefault="007D0372" w:rsidP="00A0001F">
            <w:r>
              <w:t>X</w:t>
            </w:r>
          </w:p>
        </w:tc>
      </w:tr>
      <w:tr w:rsidR="007D0372" w14:paraId="608C5975" w14:textId="77777777" w:rsidTr="00A0001F">
        <w:tc>
          <w:tcPr>
            <w:tcW w:w="2358" w:type="dxa"/>
          </w:tcPr>
          <w:p w14:paraId="07CDF26B" w14:textId="77777777" w:rsidR="007D0372" w:rsidRDefault="007D0372" w:rsidP="00A0001F">
            <w:r>
              <w:t>Point of the Arches</w:t>
            </w:r>
          </w:p>
        </w:tc>
        <w:tc>
          <w:tcPr>
            <w:tcW w:w="1350" w:type="dxa"/>
          </w:tcPr>
          <w:p w14:paraId="02D9A6A7" w14:textId="77777777" w:rsidR="007D0372" w:rsidRDefault="007D0372" w:rsidP="00A0001F">
            <w:r>
              <w:t>X</w:t>
            </w:r>
          </w:p>
        </w:tc>
        <w:tc>
          <w:tcPr>
            <w:tcW w:w="1080" w:type="dxa"/>
          </w:tcPr>
          <w:p w14:paraId="72DAF57C" w14:textId="77777777" w:rsidR="007D0372" w:rsidRDefault="007D0372" w:rsidP="00A0001F">
            <w:r>
              <w:t>X</w:t>
            </w:r>
          </w:p>
        </w:tc>
        <w:tc>
          <w:tcPr>
            <w:tcW w:w="1170" w:type="dxa"/>
          </w:tcPr>
          <w:p w14:paraId="55088551" w14:textId="77777777" w:rsidR="007D0372" w:rsidRDefault="007D0372" w:rsidP="00A0001F">
            <w:r>
              <w:t>X</w:t>
            </w:r>
          </w:p>
        </w:tc>
        <w:tc>
          <w:tcPr>
            <w:tcW w:w="1080" w:type="dxa"/>
          </w:tcPr>
          <w:p w14:paraId="42EF5B27" w14:textId="77777777" w:rsidR="007D0372" w:rsidRDefault="007D0372" w:rsidP="00A0001F">
            <w:r>
              <w:t>X</w:t>
            </w:r>
          </w:p>
        </w:tc>
        <w:tc>
          <w:tcPr>
            <w:tcW w:w="1184" w:type="dxa"/>
          </w:tcPr>
          <w:p w14:paraId="7388C221" w14:textId="77777777" w:rsidR="007D0372" w:rsidRDefault="007D0372" w:rsidP="00A0001F">
            <w:r>
              <w:t>X</w:t>
            </w:r>
          </w:p>
        </w:tc>
      </w:tr>
      <w:tr w:rsidR="007D0372" w14:paraId="2EA23C0E" w14:textId="77777777" w:rsidTr="00A0001F">
        <w:tc>
          <w:tcPr>
            <w:tcW w:w="2358" w:type="dxa"/>
          </w:tcPr>
          <w:p w14:paraId="0350C5E2" w14:textId="77777777" w:rsidR="007D0372" w:rsidRDefault="007D0372" w:rsidP="00A0001F">
            <w:r>
              <w:t>Cape Alava</w:t>
            </w:r>
          </w:p>
        </w:tc>
        <w:tc>
          <w:tcPr>
            <w:tcW w:w="1350" w:type="dxa"/>
          </w:tcPr>
          <w:p w14:paraId="4CC4238D" w14:textId="77777777" w:rsidR="007D0372" w:rsidRDefault="007D0372" w:rsidP="00A0001F">
            <w:r>
              <w:t>X</w:t>
            </w:r>
          </w:p>
        </w:tc>
        <w:tc>
          <w:tcPr>
            <w:tcW w:w="1080" w:type="dxa"/>
          </w:tcPr>
          <w:p w14:paraId="1B94B7C3" w14:textId="77777777" w:rsidR="007D0372" w:rsidRDefault="007D0372" w:rsidP="00A0001F">
            <w:r>
              <w:t>X</w:t>
            </w:r>
          </w:p>
        </w:tc>
        <w:tc>
          <w:tcPr>
            <w:tcW w:w="1170" w:type="dxa"/>
          </w:tcPr>
          <w:p w14:paraId="335A6EA9" w14:textId="77777777" w:rsidR="007D0372" w:rsidRDefault="007D0372" w:rsidP="00A0001F">
            <w:r>
              <w:t>X</w:t>
            </w:r>
          </w:p>
        </w:tc>
        <w:tc>
          <w:tcPr>
            <w:tcW w:w="1080" w:type="dxa"/>
          </w:tcPr>
          <w:p w14:paraId="2F54136D" w14:textId="77777777" w:rsidR="007D0372" w:rsidRDefault="007D0372" w:rsidP="00A0001F">
            <w:r>
              <w:t>X</w:t>
            </w:r>
          </w:p>
        </w:tc>
        <w:tc>
          <w:tcPr>
            <w:tcW w:w="1184" w:type="dxa"/>
          </w:tcPr>
          <w:p w14:paraId="477A01C2" w14:textId="77777777" w:rsidR="007D0372" w:rsidRDefault="007D0372" w:rsidP="00A0001F">
            <w:r>
              <w:t>X</w:t>
            </w:r>
          </w:p>
        </w:tc>
      </w:tr>
      <w:tr w:rsidR="007D0372" w14:paraId="5A167471" w14:textId="77777777" w:rsidTr="00A0001F">
        <w:tc>
          <w:tcPr>
            <w:tcW w:w="2358" w:type="dxa"/>
          </w:tcPr>
          <w:p w14:paraId="20E6B0FE" w14:textId="77777777" w:rsidR="007D0372" w:rsidRDefault="007D0372" w:rsidP="00A0001F">
            <w:r>
              <w:t>Cape Johnson</w:t>
            </w:r>
          </w:p>
        </w:tc>
        <w:tc>
          <w:tcPr>
            <w:tcW w:w="1350" w:type="dxa"/>
          </w:tcPr>
          <w:p w14:paraId="4D20B3D3" w14:textId="77777777" w:rsidR="007D0372" w:rsidRDefault="007D0372" w:rsidP="00A0001F">
            <w:r>
              <w:t>X</w:t>
            </w:r>
          </w:p>
        </w:tc>
        <w:tc>
          <w:tcPr>
            <w:tcW w:w="1080" w:type="dxa"/>
          </w:tcPr>
          <w:p w14:paraId="7A9F7E4A" w14:textId="77777777" w:rsidR="007D0372" w:rsidRDefault="007D0372" w:rsidP="00A0001F">
            <w:r>
              <w:t>X</w:t>
            </w:r>
          </w:p>
        </w:tc>
        <w:tc>
          <w:tcPr>
            <w:tcW w:w="1170" w:type="dxa"/>
          </w:tcPr>
          <w:p w14:paraId="53BCD883" w14:textId="77777777" w:rsidR="007D0372" w:rsidRDefault="007D0372" w:rsidP="00A0001F">
            <w:r>
              <w:t>X</w:t>
            </w:r>
          </w:p>
        </w:tc>
        <w:tc>
          <w:tcPr>
            <w:tcW w:w="1080" w:type="dxa"/>
          </w:tcPr>
          <w:p w14:paraId="0ECB0EB5" w14:textId="77777777" w:rsidR="007D0372" w:rsidRDefault="007D0372" w:rsidP="00A0001F">
            <w:r>
              <w:t>X</w:t>
            </w:r>
          </w:p>
        </w:tc>
        <w:tc>
          <w:tcPr>
            <w:tcW w:w="1184" w:type="dxa"/>
          </w:tcPr>
          <w:p w14:paraId="1EFFE58F" w14:textId="77777777" w:rsidR="007D0372" w:rsidRDefault="007D0372" w:rsidP="00A0001F">
            <w:r>
              <w:t>X</w:t>
            </w:r>
          </w:p>
        </w:tc>
      </w:tr>
      <w:tr w:rsidR="007D0372" w14:paraId="58C7A853" w14:textId="77777777" w:rsidTr="00A0001F">
        <w:tc>
          <w:tcPr>
            <w:tcW w:w="2358" w:type="dxa"/>
          </w:tcPr>
          <w:p w14:paraId="2A7DF68F" w14:textId="77777777" w:rsidR="007D0372" w:rsidRDefault="007D0372" w:rsidP="00A0001F">
            <w:r>
              <w:t>Rock #305</w:t>
            </w:r>
          </w:p>
        </w:tc>
        <w:tc>
          <w:tcPr>
            <w:tcW w:w="1350" w:type="dxa"/>
          </w:tcPr>
          <w:p w14:paraId="3D6887D1" w14:textId="77777777" w:rsidR="007D0372" w:rsidRDefault="007D0372" w:rsidP="00A0001F">
            <w:r>
              <w:t>X</w:t>
            </w:r>
          </w:p>
        </w:tc>
        <w:tc>
          <w:tcPr>
            <w:tcW w:w="1080" w:type="dxa"/>
          </w:tcPr>
          <w:p w14:paraId="6E2F3BC8" w14:textId="77777777" w:rsidR="007D0372" w:rsidRDefault="007D0372" w:rsidP="00A0001F">
            <w:r>
              <w:t>X</w:t>
            </w:r>
          </w:p>
        </w:tc>
        <w:tc>
          <w:tcPr>
            <w:tcW w:w="1170" w:type="dxa"/>
          </w:tcPr>
          <w:p w14:paraId="25156636" w14:textId="77777777" w:rsidR="007D0372" w:rsidRDefault="007D0372" w:rsidP="00A0001F">
            <w:r>
              <w:t>X</w:t>
            </w:r>
          </w:p>
        </w:tc>
        <w:tc>
          <w:tcPr>
            <w:tcW w:w="1080" w:type="dxa"/>
          </w:tcPr>
          <w:p w14:paraId="40FEF784" w14:textId="77777777" w:rsidR="007D0372" w:rsidRDefault="007D0372" w:rsidP="00A0001F">
            <w:r>
              <w:t>X</w:t>
            </w:r>
          </w:p>
        </w:tc>
        <w:tc>
          <w:tcPr>
            <w:tcW w:w="1184" w:type="dxa"/>
          </w:tcPr>
          <w:p w14:paraId="106A4AE3" w14:textId="77777777" w:rsidR="007D0372" w:rsidRDefault="007D0372" w:rsidP="00A0001F">
            <w:r>
              <w:t>X</w:t>
            </w:r>
          </w:p>
        </w:tc>
      </w:tr>
      <w:tr w:rsidR="007D0372" w14:paraId="1EB3B5C8" w14:textId="77777777" w:rsidTr="00A0001F">
        <w:tc>
          <w:tcPr>
            <w:tcW w:w="2358" w:type="dxa"/>
          </w:tcPr>
          <w:p w14:paraId="7E916B63" w14:textId="77777777" w:rsidR="007D0372" w:rsidRDefault="007D0372" w:rsidP="00A0001F">
            <w:proofErr w:type="spellStart"/>
            <w:r>
              <w:t>Teahwhit</w:t>
            </w:r>
            <w:proofErr w:type="spellEnd"/>
            <w:r>
              <w:t xml:space="preserve"> Head</w:t>
            </w:r>
          </w:p>
        </w:tc>
        <w:tc>
          <w:tcPr>
            <w:tcW w:w="1350" w:type="dxa"/>
          </w:tcPr>
          <w:p w14:paraId="2BD1C31B" w14:textId="77777777" w:rsidR="007D0372" w:rsidRDefault="007D0372" w:rsidP="00A0001F">
            <w:r>
              <w:t>X</w:t>
            </w:r>
          </w:p>
        </w:tc>
        <w:tc>
          <w:tcPr>
            <w:tcW w:w="1080" w:type="dxa"/>
          </w:tcPr>
          <w:p w14:paraId="2936AC51" w14:textId="77777777" w:rsidR="007D0372" w:rsidRDefault="007D0372" w:rsidP="00A0001F">
            <w:r>
              <w:t>X</w:t>
            </w:r>
          </w:p>
        </w:tc>
        <w:tc>
          <w:tcPr>
            <w:tcW w:w="1170" w:type="dxa"/>
          </w:tcPr>
          <w:p w14:paraId="317D5A2C" w14:textId="77777777" w:rsidR="007D0372" w:rsidRDefault="007D0372" w:rsidP="00A0001F">
            <w:r>
              <w:t>X</w:t>
            </w:r>
          </w:p>
        </w:tc>
        <w:tc>
          <w:tcPr>
            <w:tcW w:w="1080" w:type="dxa"/>
          </w:tcPr>
          <w:p w14:paraId="30F90D0C" w14:textId="77777777" w:rsidR="007D0372" w:rsidRDefault="007D0372" w:rsidP="00A0001F">
            <w:r>
              <w:t>X</w:t>
            </w:r>
          </w:p>
        </w:tc>
        <w:tc>
          <w:tcPr>
            <w:tcW w:w="1184" w:type="dxa"/>
          </w:tcPr>
          <w:p w14:paraId="5D764EA3" w14:textId="77777777" w:rsidR="007D0372" w:rsidRDefault="007D0372" w:rsidP="00A0001F">
            <w:r>
              <w:t>X</w:t>
            </w:r>
          </w:p>
        </w:tc>
      </w:tr>
      <w:tr w:rsidR="007D0372" w14:paraId="59FC016B" w14:textId="77777777" w:rsidTr="00A0001F">
        <w:tc>
          <w:tcPr>
            <w:tcW w:w="2358" w:type="dxa"/>
          </w:tcPr>
          <w:p w14:paraId="6F518914" w14:textId="77777777" w:rsidR="007D0372" w:rsidRDefault="007D0372" w:rsidP="00A0001F">
            <w:r>
              <w:t>Destruction Island</w:t>
            </w:r>
          </w:p>
        </w:tc>
        <w:tc>
          <w:tcPr>
            <w:tcW w:w="1350" w:type="dxa"/>
          </w:tcPr>
          <w:p w14:paraId="2604B2C9" w14:textId="77777777" w:rsidR="007D0372" w:rsidRDefault="007D0372" w:rsidP="00A0001F"/>
        </w:tc>
        <w:tc>
          <w:tcPr>
            <w:tcW w:w="1080" w:type="dxa"/>
          </w:tcPr>
          <w:p w14:paraId="1D4B9FDD" w14:textId="77777777" w:rsidR="007D0372" w:rsidRDefault="007D0372" w:rsidP="00A0001F"/>
        </w:tc>
        <w:tc>
          <w:tcPr>
            <w:tcW w:w="1170" w:type="dxa"/>
          </w:tcPr>
          <w:p w14:paraId="7940A8C3" w14:textId="77777777" w:rsidR="007D0372" w:rsidRDefault="007D0372" w:rsidP="00A0001F">
            <w:r>
              <w:t>X</w:t>
            </w:r>
          </w:p>
        </w:tc>
        <w:tc>
          <w:tcPr>
            <w:tcW w:w="1080" w:type="dxa"/>
          </w:tcPr>
          <w:p w14:paraId="40974BFB" w14:textId="77777777" w:rsidR="007D0372" w:rsidRDefault="007D0372" w:rsidP="00A0001F"/>
        </w:tc>
        <w:tc>
          <w:tcPr>
            <w:tcW w:w="1184" w:type="dxa"/>
          </w:tcPr>
          <w:p w14:paraId="074AC1DD" w14:textId="77777777" w:rsidR="007D0372" w:rsidRDefault="007D0372" w:rsidP="00A0001F">
            <w:r>
              <w:t>X</w:t>
            </w:r>
          </w:p>
        </w:tc>
      </w:tr>
      <w:tr w:rsidR="007D0372" w14:paraId="19082242" w14:textId="77777777" w:rsidTr="00A0001F">
        <w:tc>
          <w:tcPr>
            <w:tcW w:w="2358" w:type="dxa"/>
          </w:tcPr>
          <w:p w14:paraId="33CF4050" w14:textId="77777777" w:rsidR="007D0372" w:rsidRDefault="007D0372" w:rsidP="00A0001F"/>
        </w:tc>
        <w:tc>
          <w:tcPr>
            <w:tcW w:w="1350" w:type="dxa"/>
          </w:tcPr>
          <w:p w14:paraId="30E2F9C1" w14:textId="77777777" w:rsidR="007D0372" w:rsidRDefault="007D0372" w:rsidP="00A0001F"/>
        </w:tc>
        <w:tc>
          <w:tcPr>
            <w:tcW w:w="1080" w:type="dxa"/>
          </w:tcPr>
          <w:p w14:paraId="0E943FE7" w14:textId="77777777" w:rsidR="007D0372" w:rsidRDefault="007D0372" w:rsidP="00A0001F"/>
        </w:tc>
        <w:tc>
          <w:tcPr>
            <w:tcW w:w="1170" w:type="dxa"/>
          </w:tcPr>
          <w:p w14:paraId="68642BC6" w14:textId="77777777" w:rsidR="007D0372" w:rsidRDefault="007D0372" w:rsidP="00A0001F"/>
        </w:tc>
        <w:tc>
          <w:tcPr>
            <w:tcW w:w="1080" w:type="dxa"/>
          </w:tcPr>
          <w:p w14:paraId="65F0473C" w14:textId="77777777" w:rsidR="007D0372" w:rsidRDefault="007D0372" w:rsidP="00A0001F"/>
        </w:tc>
        <w:tc>
          <w:tcPr>
            <w:tcW w:w="1184" w:type="dxa"/>
          </w:tcPr>
          <w:p w14:paraId="4DE9AFBF" w14:textId="77777777" w:rsidR="007D0372" w:rsidRDefault="007D0372" w:rsidP="00A0001F"/>
        </w:tc>
      </w:tr>
      <w:tr w:rsidR="007D0372" w14:paraId="7E5FAB8D" w14:textId="77777777" w:rsidTr="00A0001F">
        <w:tc>
          <w:tcPr>
            <w:tcW w:w="2358" w:type="dxa"/>
          </w:tcPr>
          <w:p w14:paraId="6816F8B8" w14:textId="77777777" w:rsidR="007D0372" w:rsidRDefault="007D0372" w:rsidP="00A0001F"/>
        </w:tc>
        <w:tc>
          <w:tcPr>
            <w:tcW w:w="1350" w:type="dxa"/>
          </w:tcPr>
          <w:p w14:paraId="54509444" w14:textId="77777777" w:rsidR="007D0372" w:rsidRDefault="007D0372" w:rsidP="00A0001F"/>
        </w:tc>
        <w:tc>
          <w:tcPr>
            <w:tcW w:w="1080" w:type="dxa"/>
          </w:tcPr>
          <w:p w14:paraId="3254E459" w14:textId="77777777" w:rsidR="007D0372" w:rsidRDefault="007D0372" w:rsidP="00A0001F"/>
        </w:tc>
        <w:tc>
          <w:tcPr>
            <w:tcW w:w="1170" w:type="dxa"/>
          </w:tcPr>
          <w:p w14:paraId="7DC8F688" w14:textId="77777777" w:rsidR="007D0372" w:rsidRDefault="007D0372" w:rsidP="00A0001F"/>
        </w:tc>
        <w:tc>
          <w:tcPr>
            <w:tcW w:w="1080" w:type="dxa"/>
          </w:tcPr>
          <w:p w14:paraId="21A6B532" w14:textId="77777777" w:rsidR="007D0372" w:rsidRDefault="007D0372" w:rsidP="00A0001F"/>
        </w:tc>
        <w:tc>
          <w:tcPr>
            <w:tcW w:w="1184" w:type="dxa"/>
          </w:tcPr>
          <w:p w14:paraId="13820753" w14:textId="77777777" w:rsidR="007D0372" w:rsidRDefault="007D0372" w:rsidP="00A0001F"/>
        </w:tc>
      </w:tr>
      <w:tr w:rsidR="007D0372" w14:paraId="1E8338F9" w14:textId="77777777" w:rsidTr="00A0001F">
        <w:tc>
          <w:tcPr>
            <w:tcW w:w="2358" w:type="dxa"/>
          </w:tcPr>
          <w:p w14:paraId="37454D77" w14:textId="77777777" w:rsidR="007D0372" w:rsidRDefault="007D0372" w:rsidP="00A0001F"/>
        </w:tc>
        <w:tc>
          <w:tcPr>
            <w:tcW w:w="1350" w:type="dxa"/>
          </w:tcPr>
          <w:p w14:paraId="78B990D7" w14:textId="77777777" w:rsidR="007D0372" w:rsidRDefault="007D0372" w:rsidP="00A0001F"/>
        </w:tc>
        <w:tc>
          <w:tcPr>
            <w:tcW w:w="1080" w:type="dxa"/>
          </w:tcPr>
          <w:p w14:paraId="01F6744E" w14:textId="77777777" w:rsidR="007D0372" w:rsidRDefault="007D0372" w:rsidP="00A0001F"/>
        </w:tc>
        <w:tc>
          <w:tcPr>
            <w:tcW w:w="1170" w:type="dxa"/>
          </w:tcPr>
          <w:p w14:paraId="66D892E6" w14:textId="77777777" w:rsidR="007D0372" w:rsidRDefault="007D0372" w:rsidP="00A0001F"/>
        </w:tc>
        <w:tc>
          <w:tcPr>
            <w:tcW w:w="1080" w:type="dxa"/>
          </w:tcPr>
          <w:p w14:paraId="1D887519" w14:textId="77777777" w:rsidR="007D0372" w:rsidRDefault="007D0372" w:rsidP="00A0001F"/>
        </w:tc>
        <w:tc>
          <w:tcPr>
            <w:tcW w:w="1184" w:type="dxa"/>
          </w:tcPr>
          <w:p w14:paraId="17010E03" w14:textId="77777777" w:rsidR="007D0372" w:rsidRDefault="007D0372" w:rsidP="00A0001F"/>
        </w:tc>
      </w:tr>
      <w:tr w:rsidR="007D0372" w14:paraId="48F477FE" w14:textId="77777777" w:rsidTr="00A0001F">
        <w:tc>
          <w:tcPr>
            <w:tcW w:w="2358" w:type="dxa"/>
          </w:tcPr>
          <w:p w14:paraId="2B2D5E8F" w14:textId="77777777" w:rsidR="007D0372" w:rsidRDefault="007D0372" w:rsidP="00A0001F"/>
        </w:tc>
        <w:tc>
          <w:tcPr>
            <w:tcW w:w="1350" w:type="dxa"/>
          </w:tcPr>
          <w:p w14:paraId="06914CF9" w14:textId="77777777" w:rsidR="007D0372" w:rsidRDefault="007D0372" w:rsidP="00A0001F"/>
        </w:tc>
        <w:tc>
          <w:tcPr>
            <w:tcW w:w="1080" w:type="dxa"/>
          </w:tcPr>
          <w:p w14:paraId="0F42A8B4" w14:textId="77777777" w:rsidR="007D0372" w:rsidRDefault="007D0372" w:rsidP="00A0001F"/>
        </w:tc>
        <w:tc>
          <w:tcPr>
            <w:tcW w:w="1170" w:type="dxa"/>
          </w:tcPr>
          <w:p w14:paraId="0B4EB65E" w14:textId="77777777" w:rsidR="007D0372" w:rsidRDefault="007D0372" w:rsidP="00A0001F"/>
        </w:tc>
        <w:tc>
          <w:tcPr>
            <w:tcW w:w="1080" w:type="dxa"/>
          </w:tcPr>
          <w:p w14:paraId="65B6F7BB" w14:textId="77777777" w:rsidR="007D0372" w:rsidRDefault="007D0372" w:rsidP="00A0001F"/>
        </w:tc>
        <w:tc>
          <w:tcPr>
            <w:tcW w:w="1184" w:type="dxa"/>
          </w:tcPr>
          <w:p w14:paraId="374ABAFE" w14:textId="77777777" w:rsidR="007D0372" w:rsidRDefault="007D0372" w:rsidP="00A0001F"/>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A0001F">
        <w:tc>
          <w:tcPr>
            <w:tcW w:w="4274" w:type="dxa"/>
          </w:tcPr>
          <w:p w14:paraId="58403D46"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A0001F">
        <w:tc>
          <w:tcPr>
            <w:tcW w:w="4274" w:type="dxa"/>
          </w:tcPr>
          <w:p w14:paraId="4B2C8494" w14:textId="287B1CAC" w:rsidR="007D0372" w:rsidRDefault="007D0372" w:rsidP="007D037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proofErr w:type="spellStart"/>
            <w:r>
              <w:rPr>
                <w:rFonts w:ascii="Times New Roman" w:hAnsi="Times New Roman" w:cs="Times New Roman"/>
                <w:sz w:val="24"/>
                <w:szCs w:val="24"/>
              </w:rPr>
              <w:t>Chibadehl</w:t>
            </w:r>
            <w:proofErr w:type="spellEnd"/>
            <w:r>
              <w:rPr>
                <w:rFonts w:ascii="Times New Roman" w:hAnsi="Times New Roman" w:cs="Times New Roman"/>
                <w:sz w:val="24"/>
                <w:szCs w:val="24"/>
              </w:rPr>
              <w:t xml:space="preserve"> Rocks</w:t>
            </w:r>
          </w:p>
        </w:tc>
        <w:tc>
          <w:tcPr>
            <w:tcW w:w="4275" w:type="dxa"/>
          </w:tcPr>
          <w:p w14:paraId="05E7079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A0001F">
        <w:tc>
          <w:tcPr>
            <w:tcW w:w="4274" w:type="dxa"/>
          </w:tcPr>
          <w:p w14:paraId="2B98B715" w14:textId="77777777" w:rsidR="007D0372" w:rsidRDefault="007D0372" w:rsidP="00A0001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w:t>
            </w:r>
          </w:p>
        </w:tc>
        <w:tc>
          <w:tcPr>
            <w:tcW w:w="4275" w:type="dxa"/>
          </w:tcPr>
          <w:p w14:paraId="1CB45E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A0001F">
        <w:tc>
          <w:tcPr>
            <w:tcW w:w="4274" w:type="dxa"/>
          </w:tcPr>
          <w:p w14:paraId="133C888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A0001F">
        <w:tc>
          <w:tcPr>
            <w:tcW w:w="4274" w:type="dxa"/>
          </w:tcPr>
          <w:p w14:paraId="008C6890"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A0001F">
        <w:tc>
          <w:tcPr>
            <w:tcW w:w="4274" w:type="dxa"/>
          </w:tcPr>
          <w:p w14:paraId="4D10E00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A0001F">
        <w:tc>
          <w:tcPr>
            <w:tcW w:w="4274" w:type="dxa"/>
          </w:tcPr>
          <w:p w14:paraId="4188ADA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A0001F">
        <w:tc>
          <w:tcPr>
            <w:tcW w:w="4274" w:type="dxa"/>
          </w:tcPr>
          <w:p w14:paraId="65931C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A0001F">
        <w:tc>
          <w:tcPr>
            <w:tcW w:w="4274" w:type="dxa"/>
          </w:tcPr>
          <w:p w14:paraId="79D27845" w14:textId="77777777" w:rsidR="007D0372" w:rsidRDefault="007D0372" w:rsidP="00A0001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Teahwhit</w:t>
            </w:r>
            <w:proofErr w:type="spellEnd"/>
            <w:r>
              <w:rPr>
                <w:rFonts w:ascii="Times New Roman" w:hAnsi="Times New Roman" w:cs="Times New Roman"/>
                <w:sz w:val="24"/>
                <w:szCs w:val="24"/>
              </w:rPr>
              <w:t xml:space="preserve"> Head</w:t>
            </w:r>
          </w:p>
        </w:tc>
        <w:tc>
          <w:tcPr>
            <w:tcW w:w="4275" w:type="dxa"/>
          </w:tcPr>
          <w:p w14:paraId="1A5CEDE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A0001F">
        <w:tc>
          <w:tcPr>
            <w:tcW w:w="4274" w:type="dxa"/>
          </w:tcPr>
          <w:p w14:paraId="41FCC8E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A0001F">
        <w:tc>
          <w:tcPr>
            <w:tcW w:w="4274" w:type="dxa"/>
          </w:tcPr>
          <w:p w14:paraId="1A7246F0" w14:textId="77777777" w:rsidR="007D0372" w:rsidRDefault="007D0372" w:rsidP="00A0001F">
            <w:pPr>
              <w:spacing w:line="480" w:lineRule="auto"/>
              <w:rPr>
                <w:rFonts w:ascii="Times New Roman" w:hAnsi="Times New Roman" w:cs="Times New Roman"/>
                <w:sz w:val="24"/>
                <w:szCs w:val="24"/>
              </w:rPr>
            </w:pPr>
          </w:p>
        </w:tc>
        <w:tc>
          <w:tcPr>
            <w:tcW w:w="4275" w:type="dxa"/>
          </w:tcPr>
          <w:p w14:paraId="2D18361D" w14:textId="77777777" w:rsidR="007D0372" w:rsidRDefault="007D0372" w:rsidP="00A0001F">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96FD5ED" w14:textId="34AA6F2A" w:rsidR="00E47D6A" w:rsidRDefault="00903513" w:rsidP="007D0372">
      <w:pPr>
        <w:rPr>
          <w:ins w:id="243" w:author="Jameal Samhouri" w:date="2017-11-27T15:05:00Z"/>
          <w:rFonts w:ascii="Times New Roman" w:hAnsi="Times New Roman" w:cs="Times New Roman"/>
          <w:sz w:val="24"/>
          <w:szCs w:val="24"/>
        </w:rPr>
      </w:pPr>
      <w:ins w:id="244" w:author="Jameal Samhouri" w:date="2017-11-27T15:00:00Z">
        <w:r>
          <w:rPr>
            <w:rFonts w:ascii="Times New Roman" w:hAnsi="Times New Roman" w:cs="Times New Roman"/>
            <w:sz w:val="24"/>
            <w:szCs w:val="24"/>
          </w:rPr>
          <w:t xml:space="preserve">Table 4. </w:t>
        </w:r>
        <w:commentRangeStart w:id="245"/>
        <w:r w:rsidRPr="00903513">
          <w:rPr>
            <w:rFonts w:ascii="Times New Roman" w:hAnsi="Times New Roman" w:cs="Times New Roman"/>
            <w:sz w:val="24"/>
            <w:szCs w:val="24"/>
          </w:rPr>
          <w:t xml:space="preserve">PERMANOVA </w:t>
        </w:r>
      </w:ins>
      <w:commentRangeEnd w:id="245"/>
      <w:ins w:id="246" w:author="Jameal Samhouri" w:date="2017-11-27T15:08:00Z">
        <w:r w:rsidR="00A143A9">
          <w:rPr>
            <w:rStyle w:val="CommentReference"/>
          </w:rPr>
          <w:commentReference w:id="245"/>
        </w:r>
      </w:ins>
      <w:ins w:id="247" w:author="Jameal Samhouri" w:date="2017-11-27T15:00:00Z">
        <w:r w:rsidRPr="00903513">
          <w:rPr>
            <w:rFonts w:ascii="Times New Roman" w:hAnsi="Times New Roman" w:cs="Times New Roman"/>
            <w:sz w:val="24"/>
            <w:szCs w:val="24"/>
          </w:rPr>
          <w:t xml:space="preserve">partitioning of </w:t>
        </w:r>
        <w:r w:rsidR="00E47D6A">
          <w:rPr>
            <w:rFonts w:ascii="Times New Roman" w:hAnsi="Times New Roman" w:cs="Times New Roman"/>
            <w:sz w:val="24"/>
            <w:szCs w:val="24"/>
          </w:rPr>
          <w:t>benthic inverte</w:t>
        </w:r>
        <w:r>
          <w:rPr>
            <w:rFonts w:ascii="Times New Roman" w:hAnsi="Times New Roman" w:cs="Times New Roman"/>
            <w:sz w:val="24"/>
            <w:szCs w:val="24"/>
          </w:rPr>
          <w:t>brate</w:t>
        </w:r>
        <w:r w:rsidRPr="00903513">
          <w:rPr>
            <w:rFonts w:ascii="Times New Roman" w:hAnsi="Times New Roman" w:cs="Times New Roman"/>
            <w:sz w:val="24"/>
            <w:szCs w:val="24"/>
          </w:rPr>
          <w:t xml:space="preserve"> assemblages on the basis of </w:t>
        </w:r>
      </w:ins>
      <w:ins w:id="248" w:author="Jameal Samhouri" w:date="2017-12-05T13:20:00Z">
        <w:r w:rsidR="00F061CE">
          <w:rPr>
            <w:rFonts w:ascii="Times New Roman" w:hAnsi="Times New Roman" w:cs="Times New Roman"/>
            <w:sz w:val="24"/>
            <w:szCs w:val="24"/>
          </w:rPr>
          <w:t>Manhattan</w:t>
        </w:r>
      </w:ins>
      <w:ins w:id="249" w:author="Jameal Samhouri" w:date="2017-12-05T13:26:00Z">
        <w:r w:rsidR="0030126E" w:rsidRPr="0030126E">
          <w:rPr>
            <w:rFonts w:ascii="Times New Roman" w:hAnsi="Times New Roman" w:cs="Times New Roman"/>
            <w:sz w:val="24"/>
            <w:szCs w:val="24"/>
          </w:rPr>
          <w:t xml:space="preserve"> </w:t>
        </w:r>
        <w:r w:rsidR="0030126E">
          <w:rPr>
            <w:rFonts w:ascii="Times New Roman" w:hAnsi="Times New Roman" w:cs="Times New Roman"/>
            <w:sz w:val="24"/>
            <w:szCs w:val="24"/>
          </w:rPr>
          <w:t>log(</w:t>
        </w:r>
        <w:r w:rsidR="0030126E">
          <w:rPr>
            <w:rFonts w:ascii="Times New Roman" w:hAnsi="Times New Roman" w:cs="Times New Roman"/>
            <w:i/>
            <w:sz w:val="24"/>
            <w:szCs w:val="24"/>
          </w:rPr>
          <w:t>x</w:t>
        </w:r>
        <w:r w:rsidR="0030126E">
          <w:rPr>
            <w:rFonts w:ascii="Times New Roman" w:hAnsi="Times New Roman" w:cs="Times New Roman"/>
            <w:sz w:val="24"/>
            <w:szCs w:val="24"/>
          </w:rPr>
          <w:t>+1)</w:t>
        </w:r>
      </w:ins>
      <w:ins w:id="250" w:author="Jameal Samhouri" w:date="2017-11-27T15:00:00Z">
        <w:r w:rsidRPr="00903513">
          <w:rPr>
            <w:rFonts w:ascii="Times New Roman" w:hAnsi="Times New Roman" w:cs="Times New Roman"/>
            <w:sz w:val="24"/>
            <w:szCs w:val="24"/>
          </w:rPr>
          <w:t xml:space="preserve"> dissimilarities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ins>
      <w:ins w:id="251" w:author="Jameal Samhouri" w:date="2017-11-27T15:05:00Z">
        <w:r w:rsidR="00E47D6A">
          <w:rPr>
            <w:rFonts w:ascii="Times New Roman" w:hAnsi="Times New Roman" w:cs="Times New Roman"/>
            <w:sz w:val="24"/>
            <w:szCs w:val="24"/>
          </w:rPr>
          <w:t xml:space="preserve">(a) </w:t>
        </w:r>
      </w:ins>
      <w:ins w:id="252" w:author="Jameal Samhouri" w:date="2017-11-27T15:00:00Z">
        <w:r>
          <w:rPr>
            <w:rFonts w:ascii="Times New Roman" w:hAnsi="Times New Roman" w:cs="Times New Roman"/>
            <w:sz w:val="24"/>
            <w:szCs w:val="24"/>
          </w:rPr>
          <w:t xml:space="preserve">Year (fixed, </w:t>
        </w:r>
      </w:ins>
      <w:ins w:id="253" w:author="Jameal Samhouri" w:date="2017-12-05T13:21:00Z">
        <w:r w:rsidR="00F061CE">
          <w:rPr>
            <w:rFonts w:ascii="Times New Roman" w:hAnsi="Times New Roman" w:cs="Times New Roman"/>
            <w:sz w:val="24"/>
            <w:szCs w:val="24"/>
          </w:rPr>
          <w:t>3</w:t>
        </w:r>
      </w:ins>
      <w:ins w:id="254" w:author="Jameal Samhouri" w:date="2017-11-27T15:00:00Z">
        <w:r>
          <w:rPr>
            <w:rFonts w:ascii="Times New Roman" w:hAnsi="Times New Roman" w:cs="Times New Roman"/>
            <w:sz w:val="24"/>
            <w:szCs w:val="24"/>
          </w:rPr>
          <w:t xml:space="preserve"> levels</w:t>
        </w:r>
      </w:ins>
      <w:ins w:id="255" w:author="Jameal Samhouri" w:date="2017-12-05T13:21:00Z">
        <w:r w:rsidR="00F061CE">
          <w:rPr>
            <w:rFonts w:ascii="Times New Roman" w:hAnsi="Times New Roman" w:cs="Times New Roman"/>
            <w:sz w:val="24"/>
            <w:szCs w:val="24"/>
          </w:rPr>
          <w:t xml:space="preserve"> 1987</w:t>
        </w:r>
      </w:ins>
      <w:ins w:id="256" w:author="Jameal Samhouri" w:date="2017-12-05T13:22:00Z">
        <w:r w:rsidR="00F061CE">
          <w:rPr>
            <w:rFonts w:ascii="Times New Roman" w:hAnsi="Times New Roman" w:cs="Times New Roman"/>
            <w:sz w:val="24"/>
            <w:szCs w:val="24"/>
          </w:rPr>
          <w:t xml:space="preserve">, 1999, </w:t>
        </w:r>
      </w:ins>
      <w:ins w:id="257" w:author="Jameal Samhouri" w:date="2017-12-05T13:21:00Z">
        <w:r w:rsidR="00F061CE">
          <w:rPr>
            <w:rFonts w:ascii="Times New Roman" w:hAnsi="Times New Roman" w:cs="Times New Roman"/>
            <w:sz w:val="24"/>
            <w:szCs w:val="24"/>
          </w:rPr>
          <w:t>2015</w:t>
        </w:r>
      </w:ins>
      <w:ins w:id="258" w:author="Jameal Samhouri" w:date="2017-11-27T15:00:00Z">
        <w:r>
          <w:rPr>
            <w:rFonts w:ascii="Times New Roman" w:hAnsi="Times New Roman" w:cs="Times New Roman"/>
            <w:sz w:val="24"/>
            <w:szCs w:val="24"/>
          </w:rPr>
          <w:t xml:space="preserve">) or </w:t>
        </w:r>
      </w:ins>
      <w:ins w:id="259" w:author="Jameal Samhouri" w:date="2017-11-27T15:05:00Z">
        <w:r w:rsidR="00E47D6A">
          <w:rPr>
            <w:rFonts w:ascii="Times New Roman" w:hAnsi="Times New Roman" w:cs="Times New Roman"/>
            <w:sz w:val="24"/>
            <w:szCs w:val="24"/>
          </w:rPr>
          <w:t xml:space="preserve">(b) </w:t>
        </w:r>
      </w:ins>
      <w:ins w:id="260" w:author="Jameal Samhouri" w:date="2017-11-27T15:00:00Z">
        <w:r>
          <w:rPr>
            <w:rFonts w:ascii="Times New Roman" w:hAnsi="Times New Roman" w:cs="Times New Roman"/>
            <w:sz w:val="24"/>
            <w:szCs w:val="24"/>
          </w:rPr>
          <w:t>Region (fixed, 3 levels)</w:t>
        </w:r>
        <w:r w:rsidRPr="00903513">
          <w:rPr>
            <w:rFonts w:ascii="Times New Roman" w:hAnsi="Times New Roman" w:cs="Times New Roman"/>
            <w:sz w:val="24"/>
            <w:szCs w:val="24"/>
          </w:rPr>
          <w:t xml:space="preserve"> using sequential sums of squares.</w:t>
        </w:r>
        <w:r w:rsidRPr="00903513" w:rsidDel="00903513">
          <w:rPr>
            <w:rFonts w:ascii="Times New Roman" w:hAnsi="Times New Roman" w:cs="Times New Roman"/>
            <w:sz w:val="24"/>
            <w:szCs w:val="24"/>
          </w:rPr>
          <w:t xml:space="preserve"> </w:t>
        </w:r>
      </w:ins>
    </w:p>
    <w:p w14:paraId="63657D00" w14:textId="77777777" w:rsidR="00F061CE" w:rsidRDefault="00F061CE" w:rsidP="00F061CE">
      <w:pPr>
        <w:rPr>
          <w:ins w:id="261" w:author="Jameal Samhouri" w:date="2017-12-05T13:23:00Z"/>
          <w:rFonts w:ascii="Times New Roman" w:hAnsi="Times New Roman" w:cs="Times New Roman"/>
          <w:sz w:val="24"/>
          <w:szCs w:val="24"/>
        </w:rPr>
      </w:pPr>
      <w:ins w:id="262" w:author="Jameal Samhouri" w:date="2017-12-05T13:23:00Z">
        <w:r>
          <w:rPr>
            <w:rFonts w:ascii="Times New Roman" w:hAnsi="Times New Roman" w:cs="Times New Roman"/>
            <w:sz w:val="24"/>
            <w:szCs w:val="24"/>
          </w:rPr>
          <w:t>(a)</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723BE196" w14:textId="77777777" w:rsidTr="00F80CCE">
        <w:trPr>
          <w:trHeight w:val="340"/>
          <w:ins w:id="263" w:author="Jameal Samhouri" w:date="2017-12-05T13:23:00Z"/>
        </w:trPr>
        <w:tc>
          <w:tcPr>
            <w:tcW w:w="1300" w:type="dxa"/>
            <w:tcBorders>
              <w:top w:val="single" w:sz="8" w:space="0" w:color="auto"/>
              <w:left w:val="nil"/>
              <w:bottom w:val="single" w:sz="8" w:space="0" w:color="auto"/>
              <w:right w:val="nil"/>
            </w:tcBorders>
            <w:shd w:val="clear" w:color="auto" w:fill="auto"/>
            <w:noWrap/>
            <w:vAlign w:val="center"/>
            <w:hideMark/>
          </w:tcPr>
          <w:p w14:paraId="477960BC" w14:textId="77777777" w:rsidR="00F061CE" w:rsidRPr="00F061CE" w:rsidRDefault="00F061CE" w:rsidP="00F80CCE">
            <w:pPr>
              <w:spacing w:after="0" w:line="240" w:lineRule="auto"/>
              <w:rPr>
                <w:ins w:id="264" w:author="Jameal Samhouri" w:date="2017-12-05T13:23:00Z"/>
                <w:rFonts w:ascii="Calibri" w:eastAsia="Times New Roman" w:hAnsi="Calibri" w:cs="Times New Roman"/>
                <w:color w:val="000000"/>
                <w:sz w:val="24"/>
                <w:szCs w:val="24"/>
              </w:rPr>
            </w:pPr>
            <w:ins w:id="265" w:author="Jameal Samhouri" w:date="2017-12-05T13:23: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1680F02E" w14:textId="77777777" w:rsidR="00F061CE" w:rsidRPr="00F061CE" w:rsidRDefault="00F061CE" w:rsidP="00F80CCE">
            <w:pPr>
              <w:spacing w:after="0" w:line="240" w:lineRule="auto"/>
              <w:jc w:val="center"/>
              <w:rPr>
                <w:ins w:id="266" w:author="Jameal Samhouri" w:date="2017-12-05T13:23:00Z"/>
                <w:rFonts w:ascii="Calibri" w:eastAsia="Times New Roman" w:hAnsi="Calibri" w:cs="Times New Roman"/>
                <w:color w:val="000000"/>
                <w:sz w:val="24"/>
                <w:szCs w:val="24"/>
              </w:rPr>
            </w:pPr>
            <w:proofErr w:type="spellStart"/>
            <w:ins w:id="267" w:author="Jameal Samhouri" w:date="2017-12-05T13:23: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6B8ACD0E" w14:textId="77777777" w:rsidR="00F061CE" w:rsidRPr="00F061CE" w:rsidRDefault="00F061CE" w:rsidP="00F80CCE">
            <w:pPr>
              <w:spacing w:after="0" w:line="240" w:lineRule="auto"/>
              <w:jc w:val="center"/>
              <w:rPr>
                <w:ins w:id="268" w:author="Jameal Samhouri" w:date="2017-12-05T13:23:00Z"/>
                <w:rFonts w:ascii="Calibri" w:eastAsia="Times New Roman" w:hAnsi="Calibri" w:cs="Times New Roman"/>
                <w:color w:val="000000"/>
                <w:sz w:val="24"/>
                <w:szCs w:val="24"/>
              </w:rPr>
            </w:pPr>
            <w:ins w:id="269" w:author="Jameal Samhouri" w:date="2017-12-05T13:23: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46E982B4" w14:textId="77777777" w:rsidR="00F061CE" w:rsidRPr="00F061CE" w:rsidRDefault="00F061CE" w:rsidP="00F80CCE">
            <w:pPr>
              <w:spacing w:after="0" w:line="240" w:lineRule="auto"/>
              <w:jc w:val="center"/>
              <w:rPr>
                <w:ins w:id="270" w:author="Jameal Samhouri" w:date="2017-12-05T13:23:00Z"/>
                <w:rFonts w:ascii="Calibri" w:eastAsia="Times New Roman" w:hAnsi="Calibri" w:cs="Times New Roman"/>
                <w:color w:val="000000"/>
                <w:sz w:val="24"/>
                <w:szCs w:val="24"/>
              </w:rPr>
            </w:pPr>
            <w:ins w:id="271" w:author="Jameal Samhouri" w:date="2017-12-05T13:23: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07480D88" w14:textId="77777777" w:rsidR="00F061CE" w:rsidRPr="00F061CE" w:rsidRDefault="00F061CE" w:rsidP="00F80CCE">
            <w:pPr>
              <w:spacing w:after="0" w:line="240" w:lineRule="auto"/>
              <w:jc w:val="center"/>
              <w:rPr>
                <w:ins w:id="272" w:author="Jameal Samhouri" w:date="2017-12-05T13:23:00Z"/>
                <w:rFonts w:ascii="Calibri" w:eastAsia="Times New Roman" w:hAnsi="Calibri" w:cs="Times New Roman"/>
                <w:i/>
                <w:iCs/>
                <w:color w:val="000000"/>
                <w:sz w:val="24"/>
                <w:szCs w:val="24"/>
              </w:rPr>
            </w:pPr>
            <w:ins w:id="273" w:author="Jameal Samhouri" w:date="2017-12-05T13:23:00Z">
              <w:r w:rsidRPr="00F061CE">
                <w:rPr>
                  <w:rFonts w:ascii="Calibri" w:eastAsia="Times New Roman" w:hAnsi="Calibri" w:cs="Times New Roman"/>
                  <w:i/>
                  <w:iCs/>
                  <w:color w:val="000000"/>
                  <w:sz w:val="24"/>
                  <w:szCs w:val="24"/>
                </w:rPr>
                <w:t>P</w:t>
              </w:r>
            </w:ins>
          </w:p>
        </w:tc>
      </w:tr>
      <w:tr w:rsidR="00F061CE" w:rsidRPr="00F061CE" w14:paraId="63E39D45" w14:textId="77777777" w:rsidTr="00F80CCE">
        <w:trPr>
          <w:trHeight w:val="320"/>
          <w:ins w:id="274" w:author="Jameal Samhouri" w:date="2017-12-05T13:23:00Z"/>
        </w:trPr>
        <w:tc>
          <w:tcPr>
            <w:tcW w:w="1300" w:type="dxa"/>
            <w:tcBorders>
              <w:top w:val="nil"/>
              <w:left w:val="nil"/>
              <w:bottom w:val="nil"/>
              <w:right w:val="nil"/>
            </w:tcBorders>
            <w:shd w:val="clear" w:color="auto" w:fill="auto"/>
            <w:noWrap/>
            <w:vAlign w:val="center"/>
            <w:hideMark/>
          </w:tcPr>
          <w:p w14:paraId="7E4A26C2" w14:textId="77777777" w:rsidR="00F061CE" w:rsidRPr="00F061CE" w:rsidRDefault="00F061CE" w:rsidP="00F80CCE">
            <w:pPr>
              <w:spacing w:after="0" w:line="240" w:lineRule="auto"/>
              <w:rPr>
                <w:ins w:id="275" w:author="Jameal Samhouri" w:date="2017-12-05T13:23:00Z"/>
                <w:rFonts w:ascii="Calibri" w:eastAsia="Times New Roman" w:hAnsi="Calibri" w:cs="Times New Roman"/>
                <w:color w:val="000000"/>
                <w:sz w:val="24"/>
                <w:szCs w:val="24"/>
              </w:rPr>
            </w:pPr>
            <w:ins w:id="276" w:author="Jameal Samhouri" w:date="2017-12-05T13:23:00Z">
              <w:r w:rsidRPr="00F061CE">
                <w:rPr>
                  <w:rFonts w:ascii="Calibri" w:eastAsia="Times New Roman" w:hAnsi="Calibri" w:cs="Times New Roman"/>
                  <w:color w:val="000000"/>
                  <w:sz w:val="24"/>
                  <w:szCs w:val="24"/>
                </w:rPr>
                <w:t>Year</w:t>
              </w:r>
            </w:ins>
          </w:p>
        </w:tc>
        <w:tc>
          <w:tcPr>
            <w:tcW w:w="1300" w:type="dxa"/>
            <w:tcBorders>
              <w:top w:val="nil"/>
              <w:left w:val="nil"/>
              <w:bottom w:val="nil"/>
              <w:right w:val="nil"/>
            </w:tcBorders>
            <w:shd w:val="clear" w:color="auto" w:fill="auto"/>
            <w:noWrap/>
            <w:vAlign w:val="center"/>
            <w:hideMark/>
          </w:tcPr>
          <w:p w14:paraId="7DBDD6A3" w14:textId="77777777" w:rsidR="00F061CE" w:rsidRPr="00F061CE" w:rsidRDefault="00F061CE" w:rsidP="00F80CCE">
            <w:pPr>
              <w:spacing w:after="0" w:line="240" w:lineRule="auto"/>
              <w:jc w:val="center"/>
              <w:rPr>
                <w:ins w:id="277" w:author="Jameal Samhouri" w:date="2017-12-05T13:23:00Z"/>
                <w:rFonts w:ascii="Calibri" w:eastAsia="Times New Roman" w:hAnsi="Calibri" w:cs="Times New Roman"/>
                <w:color w:val="000000"/>
                <w:sz w:val="24"/>
                <w:szCs w:val="24"/>
              </w:rPr>
            </w:pPr>
            <w:ins w:id="278" w:author="Jameal Samhouri" w:date="2017-12-05T13:23:00Z">
              <w:r w:rsidRPr="00F061CE">
                <w:rPr>
                  <w:rFonts w:ascii="Calibri" w:eastAsia="Times New Roman" w:hAnsi="Calibri" w:cs="Times New Roman"/>
                  <w:color w:val="000000"/>
                  <w:sz w:val="24"/>
                  <w:szCs w:val="24"/>
                </w:rPr>
                <w:t>1</w:t>
              </w:r>
            </w:ins>
          </w:p>
        </w:tc>
        <w:tc>
          <w:tcPr>
            <w:tcW w:w="1300" w:type="dxa"/>
            <w:tcBorders>
              <w:top w:val="nil"/>
              <w:left w:val="nil"/>
              <w:bottom w:val="nil"/>
              <w:right w:val="nil"/>
            </w:tcBorders>
            <w:shd w:val="clear" w:color="auto" w:fill="auto"/>
            <w:noWrap/>
            <w:vAlign w:val="bottom"/>
            <w:hideMark/>
          </w:tcPr>
          <w:p w14:paraId="76E01649" w14:textId="77777777" w:rsidR="00F061CE" w:rsidRPr="00F061CE" w:rsidRDefault="00F061CE" w:rsidP="00F80CCE">
            <w:pPr>
              <w:spacing w:after="0" w:line="240" w:lineRule="auto"/>
              <w:jc w:val="center"/>
              <w:rPr>
                <w:ins w:id="279" w:author="Jameal Samhouri" w:date="2017-12-05T13:23:00Z"/>
                <w:rFonts w:ascii="Calibri" w:eastAsia="Times New Roman" w:hAnsi="Calibri" w:cs="Times New Roman"/>
                <w:color w:val="000000"/>
                <w:sz w:val="24"/>
                <w:szCs w:val="24"/>
              </w:rPr>
            </w:pPr>
            <w:ins w:id="280" w:author="Jameal Samhouri" w:date="2017-12-05T13:23:00Z">
              <w:r w:rsidRPr="00F061CE">
                <w:rPr>
                  <w:rFonts w:ascii="Calibri" w:eastAsia="Times New Roman" w:hAnsi="Calibri" w:cs="Times New Roman"/>
                  <w:color w:val="000000"/>
                  <w:sz w:val="24"/>
                  <w:szCs w:val="24"/>
                </w:rPr>
                <w:t>1.208</w:t>
              </w:r>
            </w:ins>
          </w:p>
        </w:tc>
        <w:tc>
          <w:tcPr>
            <w:tcW w:w="1300" w:type="dxa"/>
            <w:tcBorders>
              <w:top w:val="nil"/>
              <w:left w:val="nil"/>
              <w:bottom w:val="nil"/>
              <w:right w:val="nil"/>
            </w:tcBorders>
            <w:shd w:val="clear" w:color="auto" w:fill="auto"/>
            <w:noWrap/>
            <w:vAlign w:val="bottom"/>
            <w:hideMark/>
          </w:tcPr>
          <w:p w14:paraId="0DC3DE17" w14:textId="77777777" w:rsidR="00F061CE" w:rsidRPr="00F061CE" w:rsidRDefault="00F061CE" w:rsidP="00F80CCE">
            <w:pPr>
              <w:spacing w:after="0" w:line="240" w:lineRule="auto"/>
              <w:jc w:val="center"/>
              <w:rPr>
                <w:ins w:id="281" w:author="Jameal Samhouri" w:date="2017-12-05T13:23:00Z"/>
                <w:rFonts w:ascii="Calibri" w:eastAsia="Times New Roman" w:hAnsi="Calibri" w:cs="Times New Roman"/>
                <w:color w:val="000000"/>
                <w:sz w:val="24"/>
                <w:szCs w:val="24"/>
              </w:rPr>
            </w:pPr>
            <w:ins w:id="282" w:author="Jameal Samhouri" w:date="2017-12-05T13:23:00Z">
              <w:r w:rsidRPr="00F061CE">
                <w:rPr>
                  <w:rFonts w:ascii="Calibri" w:eastAsia="Times New Roman" w:hAnsi="Calibri" w:cs="Times New Roman"/>
                  <w:color w:val="000000"/>
                  <w:sz w:val="24"/>
                  <w:szCs w:val="24"/>
                </w:rPr>
                <w:t>8.298</w:t>
              </w:r>
            </w:ins>
          </w:p>
        </w:tc>
        <w:tc>
          <w:tcPr>
            <w:tcW w:w="1300" w:type="dxa"/>
            <w:tcBorders>
              <w:top w:val="nil"/>
              <w:left w:val="nil"/>
              <w:bottom w:val="nil"/>
              <w:right w:val="nil"/>
            </w:tcBorders>
            <w:shd w:val="clear" w:color="auto" w:fill="auto"/>
            <w:noWrap/>
            <w:vAlign w:val="center"/>
            <w:hideMark/>
          </w:tcPr>
          <w:p w14:paraId="2E2BDDAA" w14:textId="77777777" w:rsidR="00F061CE" w:rsidRPr="00F061CE" w:rsidRDefault="00F061CE" w:rsidP="00F80CCE">
            <w:pPr>
              <w:spacing w:after="0" w:line="240" w:lineRule="auto"/>
              <w:jc w:val="center"/>
              <w:rPr>
                <w:ins w:id="283" w:author="Jameal Samhouri" w:date="2017-12-05T13:23:00Z"/>
                <w:rFonts w:ascii="Calibri" w:eastAsia="Times New Roman" w:hAnsi="Calibri" w:cs="Times New Roman"/>
                <w:color w:val="000000"/>
                <w:sz w:val="24"/>
                <w:szCs w:val="24"/>
              </w:rPr>
            </w:pPr>
            <w:ins w:id="284" w:author="Jameal Samhouri" w:date="2017-12-05T13:23:00Z">
              <w:r w:rsidRPr="00F061CE">
                <w:rPr>
                  <w:rFonts w:ascii="Calibri" w:eastAsia="Times New Roman" w:hAnsi="Calibri" w:cs="Times New Roman"/>
                  <w:color w:val="000000"/>
                  <w:sz w:val="24"/>
                  <w:szCs w:val="24"/>
                </w:rPr>
                <w:t>0.001</w:t>
              </w:r>
            </w:ins>
          </w:p>
        </w:tc>
      </w:tr>
      <w:tr w:rsidR="00F061CE" w:rsidRPr="00F061CE" w14:paraId="7AF6BCBE" w14:textId="77777777" w:rsidTr="00F80CCE">
        <w:trPr>
          <w:trHeight w:val="320"/>
          <w:ins w:id="285" w:author="Jameal Samhouri" w:date="2017-12-05T13:23:00Z"/>
        </w:trPr>
        <w:tc>
          <w:tcPr>
            <w:tcW w:w="1300" w:type="dxa"/>
            <w:tcBorders>
              <w:top w:val="nil"/>
              <w:left w:val="nil"/>
              <w:bottom w:val="nil"/>
              <w:right w:val="nil"/>
            </w:tcBorders>
            <w:shd w:val="clear" w:color="auto" w:fill="auto"/>
            <w:noWrap/>
            <w:vAlign w:val="center"/>
            <w:hideMark/>
          </w:tcPr>
          <w:p w14:paraId="2E154A17" w14:textId="77777777" w:rsidR="00F061CE" w:rsidRPr="00F061CE" w:rsidRDefault="00F061CE" w:rsidP="00F80CCE">
            <w:pPr>
              <w:spacing w:after="0" w:line="240" w:lineRule="auto"/>
              <w:rPr>
                <w:ins w:id="286" w:author="Jameal Samhouri" w:date="2017-12-05T13:23:00Z"/>
                <w:rFonts w:ascii="Calibri" w:eastAsia="Times New Roman" w:hAnsi="Calibri" w:cs="Times New Roman"/>
                <w:color w:val="000000"/>
                <w:sz w:val="24"/>
                <w:szCs w:val="24"/>
              </w:rPr>
            </w:pPr>
            <w:ins w:id="287" w:author="Jameal Samhouri" w:date="2017-12-05T13:23:00Z">
              <w:r w:rsidRPr="00F061CE">
                <w:rPr>
                  <w:rFonts w:ascii="Calibri" w:eastAsia="Times New Roman" w:hAnsi="Calibri" w:cs="Times New Roman"/>
                  <w:color w:val="000000"/>
                  <w:sz w:val="24"/>
                  <w:szCs w:val="24"/>
                </w:rPr>
                <w:t>Residuals</w:t>
              </w:r>
            </w:ins>
          </w:p>
        </w:tc>
        <w:tc>
          <w:tcPr>
            <w:tcW w:w="1300" w:type="dxa"/>
            <w:tcBorders>
              <w:top w:val="nil"/>
              <w:left w:val="nil"/>
              <w:bottom w:val="nil"/>
              <w:right w:val="nil"/>
            </w:tcBorders>
            <w:shd w:val="clear" w:color="auto" w:fill="auto"/>
            <w:noWrap/>
            <w:vAlign w:val="center"/>
            <w:hideMark/>
          </w:tcPr>
          <w:p w14:paraId="01C82F06" w14:textId="77777777" w:rsidR="00F061CE" w:rsidRPr="00F061CE" w:rsidRDefault="00F061CE" w:rsidP="00F80CCE">
            <w:pPr>
              <w:spacing w:after="0" w:line="240" w:lineRule="auto"/>
              <w:jc w:val="center"/>
              <w:rPr>
                <w:ins w:id="288" w:author="Jameal Samhouri" w:date="2017-12-05T13:23:00Z"/>
                <w:rFonts w:ascii="Calibri" w:eastAsia="Times New Roman" w:hAnsi="Calibri" w:cs="Times New Roman"/>
                <w:color w:val="000000"/>
                <w:sz w:val="24"/>
                <w:szCs w:val="24"/>
              </w:rPr>
            </w:pPr>
            <w:ins w:id="289" w:author="Jameal Samhouri" w:date="2017-12-05T13:23:00Z">
              <w:r w:rsidRPr="00F061CE">
                <w:rPr>
                  <w:rFonts w:ascii="Calibri" w:eastAsia="Times New Roman" w:hAnsi="Calibri" w:cs="Times New Roman"/>
                  <w:color w:val="000000"/>
                  <w:sz w:val="24"/>
                  <w:szCs w:val="24"/>
                </w:rPr>
                <w:t>25</w:t>
              </w:r>
            </w:ins>
          </w:p>
        </w:tc>
        <w:tc>
          <w:tcPr>
            <w:tcW w:w="1300" w:type="dxa"/>
            <w:tcBorders>
              <w:top w:val="nil"/>
              <w:left w:val="nil"/>
              <w:bottom w:val="nil"/>
              <w:right w:val="nil"/>
            </w:tcBorders>
            <w:shd w:val="clear" w:color="auto" w:fill="auto"/>
            <w:noWrap/>
            <w:vAlign w:val="bottom"/>
            <w:hideMark/>
          </w:tcPr>
          <w:p w14:paraId="77C0A469" w14:textId="77777777" w:rsidR="00F061CE" w:rsidRPr="00F061CE" w:rsidRDefault="00F061CE" w:rsidP="00F80CCE">
            <w:pPr>
              <w:spacing w:after="0" w:line="240" w:lineRule="auto"/>
              <w:jc w:val="center"/>
              <w:rPr>
                <w:ins w:id="290" w:author="Jameal Samhouri" w:date="2017-12-05T13:23:00Z"/>
                <w:rFonts w:ascii="Calibri" w:eastAsia="Times New Roman" w:hAnsi="Calibri" w:cs="Times New Roman"/>
                <w:color w:val="000000"/>
                <w:sz w:val="24"/>
                <w:szCs w:val="24"/>
              </w:rPr>
            </w:pPr>
            <w:ins w:id="291" w:author="Jameal Samhouri" w:date="2017-12-05T13:23:00Z">
              <w:r w:rsidRPr="00F061CE">
                <w:rPr>
                  <w:rFonts w:ascii="Calibri" w:eastAsia="Times New Roman" w:hAnsi="Calibri" w:cs="Times New Roman"/>
                  <w:color w:val="000000"/>
                  <w:sz w:val="24"/>
                  <w:szCs w:val="24"/>
                </w:rPr>
                <w:t>0.146</w:t>
              </w:r>
            </w:ins>
          </w:p>
        </w:tc>
        <w:tc>
          <w:tcPr>
            <w:tcW w:w="1300" w:type="dxa"/>
            <w:tcBorders>
              <w:top w:val="nil"/>
              <w:left w:val="nil"/>
              <w:bottom w:val="nil"/>
              <w:right w:val="nil"/>
            </w:tcBorders>
            <w:shd w:val="clear" w:color="auto" w:fill="auto"/>
            <w:noWrap/>
            <w:vAlign w:val="bottom"/>
            <w:hideMark/>
          </w:tcPr>
          <w:p w14:paraId="347048EF" w14:textId="77777777" w:rsidR="00F061CE" w:rsidRPr="00F061CE" w:rsidRDefault="00F061CE" w:rsidP="00F80CCE">
            <w:pPr>
              <w:spacing w:after="0" w:line="240" w:lineRule="auto"/>
              <w:jc w:val="center"/>
              <w:rPr>
                <w:ins w:id="292" w:author="Jameal Samhouri" w:date="2017-12-05T13:23: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52AABBE2" w14:textId="77777777" w:rsidR="00F061CE" w:rsidRPr="00F061CE" w:rsidRDefault="00F061CE" w:rsidP="00F80CCE">
            <w:pPr>
              <w:spacing w:after="0" w:line="240" w:lineRule="auto"/>
              <w:jc w:val="center"/>
              <w:rPr>
                <w:ins w:id="293" w:author="Jameal Samhouri" w:date="2017-12-05T13:23:00Z"/>
                <w:rFonts w:ascii="Times New Roman" w:eastAsia="Times New Roman" w:hAnsi="Times New Roman" w:cs="Times New Roman"/>
                <w:sz w:val="20"/>
                <w:szCs w:val="20"/>
              </w:rPr>
            </w:pPr>
          </w:p>
        </w:tc>
      </w:tr>
      <w:tr w:rsidR="00F061CE" w:rsidRPr="00F061CE" w14:paraId="4BF96A19" w14:textId="77777777" w:rsidTr="00F80CCE">
        <w:trPr>
          <w:trHeight w:val="340"/>
          <w:ins w:id="294" w:author="Jameal Samhouri" w:date="2017-12-05T13:23:00Z"/>
        </w:trPr>
        <w:tc>
          <w:tcPr>
            <w:tcW w:w="1300" w:type="dxa"/>
            <w:tcBorders>
              <w:top w:val="nil"/>
              <w:left w:val="nil"/>
              <w:bottom w:val="single" w:sz="8" w:space="0" w:color="auto"/>
              <w:right w:val="nil"/>
            </w:tcBorders>
            <w:shd w:val="clear" w:color="auto" w:fill="auto"/>
            <w:noWrap/>
            <w:vAlign w:val="center"/>
            <w:hideMark/>
          </w:tcPr>
          <w:p w14:paraId="66B3B796" w14:textId="77777777" w:rsidR="00F061CE" w:rsidRPr="00F061CE" w:rsidRDefault="00F061CE" w:rsidP="00F80CCE">
            <w:pPr>
              <w:spacing w:after="0" w:line="240" w:lineRule="auto"/>
              <w:rPr>
                <w:ins w:id="295" w:author="Jameal Samhouri" w:date="2017-12-05T13:23:00Z"/>
                <w:rFonts w:ascii="Calibri" w:eastAsia="Times New Roman" w:hAnsi="Calibri" w:cs="Times New Roman"/>
                <w:color w:val="000000"/>
                <w:sz w:val="24"/>
                <w:szCs w:val="24"/>
              </w:rPr>
            </w:pPr>
            <w:ins w:id="296" w:author="Jameal Samhouri" w:date="2017-12-05T13:23: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1796EB5B" w14:textId="77777777" w:rsidR="00F061CE" w:rsidRPr="00F061CE" w:rsidRDefault="00F061CE" w:rsidP="00F80CCE">
            <w:pPr>
              <w:spacing w:after="0" w:line="240" w:lineRule="auto"/>
              <w:jc w:val="center"/>
              <w:rPr>
                <w:ins w:id="297" w:author="Jameal Samhouri" w:date="2017-12-05T13:23:00Z"/>
                <w:rFonts w:ascii="Calibri" w:eastAsia="Times New Roman" w:hAnsi="Calibri" w:cs="Times New Roman"/>
                <w:color w:val="000000"/>
                <w:sz w:val="24"/>
                <w:szCs w:val="24"/>
              </w:rPr>
            </w:pPr>
            <w:ins w:id="298" w:author="Jameal Samhouri" w:date="2017-12-05T13:23:00Z">
              <w:r w:rsidRPr="00F061CE">
                <w:rPr>
                  <w:rFonts w:ascii="Calibri" w:eastAsia="Times New Roman" w:hAnsi="Calibri" w:cs="Times New Roman"/>
                  <w:color w:val="000000"/>
                  <w:sz w:val="24"/>
                  <w:szCs w:val="24"/>
                </w:rPr>
                <w:t>26</w:t>
              </w:r>
            </w:ins>
          </w:p>
        </w:tc>
        <w:tc>
          <w:tcPr>
            <w:tcW w:w="1300" w:type="dxa"/>
            <w:tcBorders>
              <w:top w:val="nil"/>
              <w:left w:val="nil"/>
              <w:bottom w:val="single" w:sz="8" w:space="0" w:color="auto"/>
              <w:right w:val="nil"/>
            </w:tcBorders>
            <w:shd w:val="clear" w:color="auto" w:fill="auto"/>
            <w:noWrap/>
            <w:vAlign w:val="center"/>
            <w:hideMark/>
          </w:tcPr>
          <w:p w14:paraId="13CFD130" w14:textId="77777777" w:rsidR="00F061CE" w:rsidRPr="00F061CE" w:rsidRDefault="00F061CE" w:rsidP="00F80CCE">
            <w:pPr>
              <w:spacing w:after="0" w:line="240" w:lineRule="auto"/>
              <w:jc w:val="center"/>
              <w:rPr>
                <w:ins w:id="299" w:author="Jameal Samhouri" w:date="2017-12-05T13:23:00Z"/>
                <w:rFonts w:ascii="Calibri" w:eastAsia="Times New Roman" w:hAnsi="Calibri" w:cs="Times New Roman"/>
                <w:color w:val="000000"/>
                <w:sz w:val="24"/>
                <w:szCs w:val="24"/>
              </w:rPr>
            </w:pPr>
            <w:ins w:id="300"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2698CAB9" w14:textId="77777777" w:rsidR="00F061CE" w:rsidRPr="00F061CE" w:rsidRDefault="00F061CE" w:rsidP="00F80CCE">
            <w:pPr>
              <w:spacing w:after="0" w:line="240" w:lineRule="auto"/>
              <w:jc w:val="center"/>
              <w:rPr>
                <w:ins w:id="301" w:author="Jameal Samhouri" w:date="2017-12-05T13:23:00Z"/>
                <w:rFonts w:ascii="Calibri" w:eastAsia="Times New Roman" w:hAnsi="Calibri" w:cs="Times New Roman"/>
                <w:color w:val="000000"/>
                <w:sz w:val="24"/>
                <w:szCs w:val="24"/>
              </w:rPr>
            </w:pPr>
            <w:ins w:id="302"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4EA5DC18" w14:textId="77777777" w:rsidR="00F061CE" w:rsidRPr="00F061CE" w:rsidRDefault="00F061CE" w:rsidP="00F80CCE">
            <w:pPr>
              <w:spacing w:after="0" w:line="240" w:lineRule="auto"/>
              <w:jc w:val="center"/>
              <w:rPr>
                <w:ins w:id="303" w:author="Jameal Samhouri" w:date="2017-12-05T13:23:00Z"/>
                <w:rFonts w:ascii="Calibri" w:eastAsia="Times New Roman" w:hAnsi="Calibri" w:cs="Times New Roman"/>
                <w:color w:val="000000"/>
                <w:sz w:val="24"/>
                <w:szCs w:val="24"/>
              </w:rPr>
            </w:pPr>
            <w:ins w:id="304" w:author="Jameal Samhouri" w:date="2017-12-05T13:23:00Z">
              <w:r w:rsidRPr="00F061CE">
                <w:rPr>
                  <w:rFonts w:ascii="Calibri" w:eastAsia="Times New Roman" w:hAnsi="Calibri" w:cs="Times New Roman"/>
                  <w:color w:val="000000"/>
                  <w:sz w:val="24"/>
                  <w:szCs w:val="24"/>
                </w:rPr>
                <w:t> </w:t>
              </w:r>
            </w:ins>
          </w:p>
        </w:tc>
      </w:tr>
    </w:tbl>
    <w:p w14:paraId="3A6811B5" w14:textId="77777777" w:rsidR="00F061CE" w:rsidRDefault="00F061CE" w:rsidP="00F061CE">
      <w:pPr>
        <w:rPr>
          <w:ins w:id="305" w:author="Jameal Samhouri" w:date="2017-12-05T13:23:00Z"/>
          <w:rFonts w:ascii="Times New Roman" w:hAnsi="Times New Roman" w:cs="Times New Roman"/>
          <w:sz w:val="24"/>
          <w:szCs w:val="24"/>
        </w:rPr>
      </w:pPr>
    </w:p>
    <w:p w14:paraId="457C1150" w14:textId="77777777" w:rsidR="00F061CE" w:rsidRDefault="00F061CE" w:rsidP="00F061CE">
      <w:pPr>
        <w:rPr>
          <w:ins w:id="306" w:author="Jameal Samhouri" w:date="2017-12-05T13:23:00Z"/>
          <w:rFonts w:ascii="Times New Roman" w:hAnsi="Times New Roman" w:cs="Times New Roman"/>
          <w:sz w:val="24"/>
          <w:szCs w:val="24"/>
        </w:rPr>
      </w:pPr>
      <w:ins w:id="307" w:author="Jameal Samhouri" w:date="2017-12-05T13:23:00Z">
        <w:r>
          <w:rPr>
            <w:rFonts w:ascii="Times New Roman" w:hAnsi="Times New Roman" w:cs="Times New Roman"/>
            <w:sz w:val="24"/>
            <w:szCs w:val="24"/>
          </w:rPr>
          <w:t>(b)</w:t>
        </w:r>
        <w:r w:rsidDel="00903513">
          <w:rPr>
            <w:rFonts w:ascii="Times New Roman" w:hAnsi="Times New Roman" w:cs="Times New Roman"/>
            <w:sz w:val="24"/>
            <w:szCs w:val="24"/>
          </w:rPr>
          <w:t xml:space="preserve"> </w:t>
        </w:r>
      </w:ins>
    </w:p>
    <w:p w14:paraId="43B10B9F" w14:textId="77777777" w:rsidR="00F061CE" w:rsidDel="00903513" w:rsidRDefault="00F061CE" w:rsidP="00F061CE">
      <w:pPr>
        <w:rPr>
          <w:ins w:id="308" w:author="Jameal Samhouri" w:date="2017-12-05T13:23:00Z"/>
          <w:rFonts w:ascii="Times New Roman" w:hAnsi="Times New Roman" w:cs="Times New Roman"/>
          <w:sz w:val="24"/>
          <w:szCs w:val="24"/>
        </w:rPr>
      </w:pPr>
      <w:ins w:id="309" w:author="Jameal Samhouri" w:date="2017-12-05T13:23:00Z">
        <w:r w:rsidDel="00903513">
          <w:rPr>
            <w:rFonts w:ascii="Times New Roman" w:hAnsi="Times New Roman" w:cs="Times New Roman"/>
            <w:sz w:val="24"/>
            <w:szCs w:val="24"/>
          </w:rPr>
          <w:t xml:space="preserve"> </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29EAD39B" w14:textId="77777777" w:rsidTr="00F80CCE">
        <w:trPr>
          <w:trHeight w:val="340"/>
          <w:ins w:id="310" w:author="Jameal Samhouri" w:date="2017-12-05T13:23:00Z"/>
        </w:trPr>
        <w:tc>
          <w:tcPr>
            <w:tcW w:w="1300" w:type="dxa"/>
            <w:tcBorders>
              <w:top w:val="single" w:sz="8" w:space="0" w:color="auto"/>
              <w:left w:val="nil"/>
              <w:bottom w:val="single" w:sz="8" w:space="0" w:color="auto"/>
              <w:right w:val="nil"/>
            </w:tcBorders>
            <w:shd w:val="clear" w:color="auto" w:fill="auto"/>
            <w:noWrap/>
            <w:vAlign w:val="center"/>
            <w:hideMark/>
          </w:tcPr>
          <w:p w14:paraId="7A179944" w14:textId="77777777" w:rsidR="00F061CE" w:rsidRPr="00F061CE" w:rsidRDefault="00F061CE" w:rsidP="00F80CCE">
            <w:pPr>
              <w:spacing w:after="0" w:line="240" w:lineRule="auto"/>
              <w:rPr>
                <w:ins w:id="311" w:author="Jameal Samhouri" w:date="2017-12-05T13:23:00Z"/>
                <w:rFonts w:ascii="Calibri" w:eastAsia="Times New Roman" w:hAnsi="Calibri" w:cs="Times New Roman"/>
                <w:color w:val="000000"/>
                <w:sz w:val="24"/>
                <w:szCs w:val="24"/>
              </w:rPr>
            </w:pPr>
            <w:ins w:id="312" w:author="Jameal Samhouri" w:date="2017-12-05T13:23: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765FC2FB" w14:textId="77777777" w:rsidR="00F061CE" w:rsidRPr="00F061CE" w:rsidRDefault="00F061CE" w:rsidP="00F80CCE">
            <w:pPr>
              <w:spacing w:after="0" w:line="240" w:lineRule="auto"/>
              <w:jc w:val="center"/>
              <w:rPr>
                <w:ins w:id="313" w:author="Jameal Samhouri" w:date="2017-12-05T13:23:00Z"/>
                <w:rFonts w:ascii="Calibri" w:eastAsia="Times New Roman" w:hAnsi="Calibri" w:cs="Times New Roman"/>
                <w:color w:val="000000"/>
                <w:sz w:val="24"/>
                <w:szCs w:val="24"/>
              </w:rPr>
            </w:pPr>
            <w:proofErr w:type="spellStart"/>
            <w:ins w:id="314" w:author="Jameal Samhouri" w:date="2017-12-05T13:23: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52C80BFF" w14:textId="77777777" w:rsidR="00F061CE" w:rsidRPr="00F061CE" w:rsidRDefault="00F061CE" w:rsidP="00F80CCE">
            <w:pPr>
              <w:spacing w:after="0" w:line="240" w:lineRule="auto"/>
              <w:jc w:val="center"/>
              <w:rPr>
                <w:ins w:id="315" w:author="Jameal Samhouri" w:date="2017-12-05T13:23:00Z"/>
                <w:rFonts w:ascii="Calibri" w:eastAsia="Times New Roman" w:hAnsi="Calibri" w:cs="Times New Roman"/>
                <w:color w:val="000000"/>
                <w:sz w:val="24"/>
                <w:szCs w:val="24"/>
              </w:rPr>
            </w:pPr>
            <w:ins w:id="316" w:author="Jameal Samhouri" w:date="2017-12-05T13:23: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5F81165E" w14:textId="77777777" w:rsidR="00F061CE" w:rsidRPr="00F061CE" w:rsidRDefault="00F061CE" w:rsidP="00F80CCE">
            <w:pPr>
              <w:spacing w:after="0" w:line="240" w:lineRule="auto"/>
              <w:jc w:val="center"/>
              <w:rPr>
                <w:ins w:id="317" w:author="Jameal Samhouri" w:date="2017-12-05T13:23:00Z"/>
                <w:rFonts w:ascii="Calibri" w:eastAsia="Times New Roman" w:hAnsi="Calibri" w:cs="Times New Roman"/>
                <w:color w:val="000000"/>
                <w:sz w:val="24"/>
                <w:szCs w:val="24"/>
              </w:rPr>
            </w:pPr>
            <w:ins w:id="318" w:author="Jameal Samhouri" w:date="2017-12-05T13:23: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76440117" w14:textId="77777777" w:rsidR="00F061CE" w:rsidRPr="00F061CE" w:rsidRDefault="00F061CE" w:rsidP="00F80CCE">
            <w:pPr>
              <w:spacing w:after="0" w:line="240" w:lineRule="auto"/>
              <w:jc w:val="center"/>
              <w:rPr>
                <w:ins w:id="319" w:author="Jameal Samhouri" w:date="2017-12-05T13:23:00Z"/>
                <w:rFonts w:ascii="Calibri" w:eastAsia="Times New Roman" w:hAnsi="Calibri" w:cs="Times New Roman"/>
                <w:i/>
                <w:iCs/>
                <w:color w:val="000000"/>
                <w:sz w:val="24"/>
                <w:szCs w:val="24"/>
              </w:rPr>
            </w:pPr>
            <w:ins w:id="320" w:author="Jameal Samhouri" w:date="2017-12-05T13:23:00Z">
              <w:r w:rsidRPr="00F061CE">
                <w:rPr>
                  <w:rFonts w:ascii="Calibri" w:eastAsia="Times New Roman" w:hAnsi="Calibri" w:cs="Times New Roman"/>
                  <w:i/>
                  <w:iCs/>
                  <w:color w:val="000000"/>
                  <w:sz w:val="24"/>
                  <w:szCs w:val="24"/>
                </w:rPr>
                <w:t>P</w:t>
              </w:r>
            </w:ins>
          </w:p>
        </w:tc>
      </w:tr>
      <w:tr w:rsidR="00F061CE" w:rsidRPr="00F061CE" w14:paraId="147753ED" w14:textId="77777777" w:rsidTr="00F80CCE">
        <w:trPr>
          <w:trHeight w:val="320"/>
          <w:ins w:id="321" w:author="Jameal Samhouri" w:date="2017-12-05T13:23:00Z"/>
        </w:trPr>
        <w:tc>
          <w:tcPr>
            <w:tcW w:w="1300" w:type="dxa"/>
            <w:tcBorders>
              <w:top w:val="nil"/>
              <w:left w:val="nil"/>
              <w:bottom w:val="nil"/>
              <w:right w:val="nil"/>
            </w:tcBorders>
            <w:shd w:val="clear" w:color="auto" w:fill="auto"/>
            <w:noWrap/>
            <w:vAlign w:val="center"/>
            <w:hideMark/>
          </w:tcPr>
          <w:p w14:paraId="30C4ABB7" w14:textId="77777777" w:rsidR="00F061CE" w:rsidRPr="00F061CE" w:rsidRDefault="00F061CE" w:rsidP="00F80CCE">
            <w:pPr>
              <w:spacing w:after="0" w:line="240" w:lineRule="auto"/>
              <w:rPr>
                <w:ins w:id="322" w:author="Jameal Samhouri" w:date="2017-12-05T13:23:00Z"/>
                <w:rFonts w:ascii="Calibri" w:eastAsia="Times New Roman" w:hAnsi="Calibri" w:cs="Times New Roman"/>
                <w:color w:val="000000"/>
                <w:sz w:val="24"/>
                <w:szCs w:val="24"/>
              </w:rPr>
            </w:pPr>
            <w:ins w:id="323" w:author="Jameal Samhouri" w:date="2017-12-05T13:23:00Z">
              <w:r w:rsidRPr="00F061CE">
                <w:rPr>
                  <w:rFonts w:ascii="Calibri" w:eastAsia="Times New Roman" w:hAnsi="Calibri" w:cs="Times New Roman"/>
                  <w:color w:val="000000"/>
                  <w:sz w:val="24"/>
                  <w:szCs w:val="24"/>
                </w:rPr>
                <w:t>Region</w:t>
              </w:r>
            </w:ins>
          </w:p>
        </w:tc>
        <w:tc>
          <w:tcPr>
            <w:tcW w:w="1300" w:type="dxa"/>
            <w:tcBorders>
              <w:top w:val="nil"/>
              <w:left w:val="nil"/>
              <w:bottom w:val="nil"/>
              <w:right w:val="nil"/>
            </w:tcBorders>
            <w:shd w:val="clear" w:color="auto" w:fill="auto"/>
            <w:noWrap/>
            <w:vAlign w:val="center"/>
            <w:hideMark/>
          </w:tcPr>
          <w:p w14:paraId="03FC4D1F" w14:textId="77777777" w:rsidR="00F061CE" w:rsidRPr="00F061CE" w:rsidRDefault="00F061CE" w:rsidP="00F80CCE">
            <w:pPr>
              <w:spacing w:after="0" w:line="240" w:lineRule="auto"/>
              <w:jc w:val="center"/>
              <w:rPr>
                <w:ins w:id="324" w:author="Jameal Samhouri" w:date="2017-12-05T13:23:00Z"/>
                <w:rFonts w:ascii="Calibri" w:eastAsia="Times New Roman" w:hAnsi="Calibri" w:cs="Times New Roman"/>
                <w:color w:val="000000"/>
                <w:sz w:val="24"/>
                <w:szCs w:val="24"/>
              </w:rPr>
            </w:pPr>
            <w:ins w:id="325" w:author="Jameal Samhouri" w:date="2017-12-05T13:23:00Z">
              <w:r w:rsidRPr="00F061CE">
                <w:rPr>
                  <w:rFonts w:ascii="Calibri" w:eastAsia="Times New Roman" w:hAnsi="Calibri" w:cs="Times New Roman"/>
                  <w:color w:val="000000"/>
                  <w:sz w:val="24"/>
                  <w:szCs w:val="24"/>
                </w:rPr>
                <w:t>2</w:t>
              </w:r>
            </w:ins>
          </w:p>
        </w:tc>
        <w:tc>
          <w:tcPr>
            <w:tcW w:w="1300" w:type="dxa"/>
            <w:tcBorders>
              <w:top w:val="nil"/>
              <w:left w:val="nil"/>
              <w:bottom w:val="nil"/>
              <w:right w:val="nil"/>
            </w:tcBorders>
            <w:shd w:val="clear" w:color="auto" w:fill="auto"/>
            <w:noWrap/>
            <w:vAlign w:val="bottom"/>
            <w:hideMark/>
          </w:tcPr>
          <w:p w14:paraId="0127563D" w14:textId="77777777" w:rsidR="00F061CE" w:rsidRPr="00F061CE" w:rsidRDefault="00F061CE" w:rsidP="00F80CCE">
            <w:pPr>
              <w:spacing w:after="0" w:line="240" w:lineRule="auto"/>
              <w:jc w:val="center"/>
              <w:rPr>
                <w:ins w:id="326" w:author="Jameal Samhouri" w:date="2017-12-05T13:23:00Z"/>
                <w:rFonts w:ascii="Calibri" w:eastAsia="Times New Roman" w:hAnsi="Calibri" w:cs="Times New Roman"/>
                <w:color w:val="000000"/>
                <w:sz w:val="24"/>
                <w:szCs w:val="24"/>
              </w:rPr>
            </w:pPr>
            <w:ins w:id="327" w:author="Jameal Samhouri" w:date="2017-12-05T13:23:00Z">
              <w:r w:rsidRPr="00F061CE">
                <w:rPr>
                  <w:rFonts w:ascii="Calibri" w:eastAsia="Times New Roman" w:hAnsi="Calibri" w:cs="Times New Roman"/>
                  <w:color w:val="000000"/>
                  <w:sz w:val="24"/>
                  <w:szCs w:val="24"/>
                </w:rPr>
                <w:t>0.169</w:t>
              </w:r>
            </w:ins>
          </w:p>
        </w:tc>
        <w:tc>
          <w:tcPr>
            <w:tcW w:w="1300" w:type="dxa"/>
            <w:tcBorders>
              <w:top w:val="nil"/>
              <w:left w:val="nil"/>
              <w:bottom w:val="nil"/>
              <w:right w:val="nil"/>
            </w:tcBorders>
            <w:shd w:val="clear" w:color="auto" w:fill="auto"/>
            <w:noWrap/>
            <w:vAlign w:val="bottom"/>
            <w:hideMark/>
          </w:tcPr>
          <w:p w14:paraId="5D240992" w14:textId="77777777" w:rsidR="00F061CE" w:rsidRPr="00F061CE" w:rsidRDefault="00F061CE" w:rsidP="00F80CCE">
            <w:pPr>
              <w:spacing w:after="0" w:line="240" w:lineRule="auto"/>
              <w:jc w:val="center"/>
              <w:rPr>
                <w:ins w:id="328" w:author="Jameal Samhouri" w:date="2017-12-05T13:23:00Z"/>
                <w:rFonts w:ascii="Calibri" w:eastAsia="Times New Roman" w:hAnsi="Calibri" w:cs="Times New Roman"/>
                <w:color w:val="000000"/>
                <w:sz w:val="24"/>
                <w:szCs w:val="24"/>
              </w:rPr>
            </w:pPr>
            <w:ins w:id="329" w:author="Jameal Samhouri" w:date="2017-12-05T13:23:00Z">
              <w:r w:rsidRPr="00F061CE">
                <w:rPr>
                  <w:rFonts w:ascii="Calibri" w:eastAsia="Times New Roman" w:hAnsi="Calibri" w:cs="Times New Roman"/>
                  <w:color w:val="000000"/>
                  <w:sz w:val="24"/>
                  <w:szCs w:val="24"/>
                </w:rPr>
                <w:t>0.899</w:t>
              </w:r>
            </w:ins>
          </w:p>
        </w:tc>
        <w:tc>
          <w:tcPr>
            <w:tcW w:w="1300" w:type="dxa"/>
            <w:tcBorders>
              <w:top w:val="nil"/>
              <w:left w:val="nil"/>
              <w:bottom w:val="nil"/>
              <w:right w:val="nil"/>
            </w:tcBorders>
            <w:shd w:val="clear" w:color="auto" w:fill="auto"/>
            <w:noWrap/>
            <w:vAlign w:val="bottom"/>
            <w:hideMark/>
          </w:tcPr>
          <w:p w14:paraId="4A9014B6" w14:textId="77777777" w:rsidR="00F061CE" w:rsidRPr="00F061CE" w:rsidRDefault="00F061CE" w:rsidP="00F80CCE">
            <w:pPr>
              <w:spacing w:after="0" w:line="240" w:lineRule="auto"/>
              <w:jc w:val="center"/>
              <w:rPr>
                <w:ins w:id="330" w:author="Jameal Samhouri" w:date="2017-12-05T13:23:00Z"/>
                <w:rFonts w:ascii="Calibri" w:eastAsia="Times New Roman" w:hAnsi="Calibri" w:cs="Times New Roman"/>
                <w:color w:val="000000"/>
                <w:sz w:val="24"/>
                <w:szCs w:val="24"/>
              </w:rPr>
            </w:pPr>
            <w:ins w:id="331" w:author="Jameal Samhouri" w:date="2017-12-05T13:23:00Z">
              <w:r w:rsidRPr="00F061CE">
                <w:rPr>
                  <w:rFonts w:ascii="Calibri" w:eastAsia="Times New Roman" w:hAnsi="Calibri" w:cs="Times New Roman"/>
                  <w:color w:val="000000"/>
                  <w:sz w:val="24"/>
                  <w:szCs w:val="24"/>
                </w:rPr>
                <w:t>0.326</w:t>
              </w:r>
            </w:ins>
          </w:p>
        </w:tc>
      </w:tr>
      <w:tr w:rsidR="00F061CE" w:rsidRPr="00F061CE" w14:paraId="73A33A1D" w14:textId="77777777" w:rsidTr="00F80CCE">
        <w:trPr>
          <w:trHeight w:val="320"/>
          <w:ins w:id="332" w:author="Jameal Samhouri" w:date="2017-12-05T13:23:00Z"/>
        </w:trPr>
        <w:tc>
          <w:tcPr>
            <w:tcW w:w="1300" w:type="dxa"/>
            <w:tcBorders>
              <w:top w:val="nil"/>
              <w:left w:val="nil"/>
              <w:bottom w:val="nil"/>
              <w:right w:val="nil"/>
            </w:tcBorders>
            <w:shd w:val="clear" w:color="auto" w:fill="auto"/>
            <w:noWrap/>
            <w:vAlign w:val="center"/>
            <w:hideMark/>
          </w:tcPr>
          <w:p w14:paraId="40DB5B5A" w14:textId="77777777" w:rsidR="00F061CE" w:rsidRPr="00F061CE" w:rsidRDefault="00F061CE" w:rsidP="00F80CCE">
            <w:pPr>
              <w:spacing w:after="0" w:line="240" w:lineRule="auto"/>
              <w:rPr>
                <w:ins w:id="333" w:author="Jameal Samhouri" w:date="2017-12-05T13:23:00Z"/>
                <w:rFonts w:ascii="Calibri" w:eastAsia="Times New Roman" w:hAnsi="Calibri" w:cs="Times New Roman"/>
                <w:color w:val="000000"/>
                <w:sz w:val="24"/>
                <w:szCs w:val="24"/>
              </w:rPr>
            </w:pPr>
            <w:ins w:id="334" w:author="Jameal Samhouri" w:date="2017-12-05T13:23:00Z">
              <w:r w:rsidRPr="00F061CE">
                <w:rPr>
                  <w:rFonts w:ascii="Calibri" w:eastAsia="Times New Roman" w:hAnsi="Calibri" w:cs="Times New Roman"/>
                  <w:color w:val="000000"/>
                  <w:sz w:val="24"/>
                  <w:szCs w:val="24"/>
                </w:rPr>
                <w:lastRenderedPageBreak/>
                <w:t>Residuals</w:t>
              </w:r>
            </w:ins>
          </w:p>
        </w:tc>
        <w:tc>
          <w:tcPr>
            <w:tcW w:w="1300" w:type="dxa"/>
            <w:tcBorders>
              <w:top w:val="nil"/>
              <w:left w:val="nil"/>
              <w:bottom w:val="nil"/>
              <w:right w:val="nil"/>
            </w:tcBorders>
            <w:shd w:val="clear" w:color="auto" w:fill="auto"/>
            <w:noWrap/>
            <w:vAlign w:val="center"/>
            <w:hideMark/>
          </w:tcPr>
          <w:p w14:paraId="3A4C64A3" w14:textId="77777777" w:rsidR="00F061CE" w:rsidRPr="00F061CE" w:rsidRDefault="00F061CE" w:rsidP="00F80CCE">
            <w:pPr>
              <w:spacing w:after="0" w:line="240" w:lineRule="auto"/>
              <w:jc w:val="center"/>
              <w:rPr>
                <w:ins w:id="335" w:author="Jameal Samhouri" w:date="2017-12-05T13:23:00Z"/>
                <w:rFonts w:ascii="Calibri" w:eastAsia="Times New Roman" w:hAnsi="Calibri" w:cs="Times New Roman"/>
                <w:color w:val="000000"/>
                <w:sz w:val="24"/>
                <w:szCs w:val="24"/>
              </w:rPr>
            </w:pPr>
            <w:ins w:id="336" w:author="Jameal Samhouri" w:date="2017-12-05T13:23:00Z">
              <w:r w:rsidRPr="00F061CE">
                <w:rPr>
                  <w:rFonts w:ascii="Calibri" w:eastAsia="Times New Roman" w:hAnsi="Calibri" w:cs="Times New Roman"/>
                  <w:color w:val="000000"/>
                  <w:sz w:val="24"/>
                  <w:szCs w:val="24"/>
                </w:rPr>
                <w:t>24</w:t>
              </w:r>
            </w:ins>
          </w:p>
        </w:tc>
        <w:tc>
          <w:tcPr>
            <w:tcW w:w="1300" w:type="dxa"/>
            <w:tcBorders>
              <w:top w:val="nil"/>
              <w:left w:val="nil"/>
              <w:bottom w:val="nil"/>
              <w:right w:val="nil"/>
            </w:tcBorders>
            <w:shd w:val="clear" w:color="auto" w:fill="auto"/>
            <w:noWrap/>
            <w:vAlign w:val="bottom"/>
            <w:hideMark/>
          </w:tcPr>
          <w:p w14:paraId="1FBD8BFF" w14:textId="77777777" w:rsidR="00F061CE" w:rsidRPr="00F061CE" w:rsidRDefault="00F061CE" w:rsidP="00F80CCE">
            <w:pPr>
              <w:spacing w:after="0" w:line="240" w:lineRule="auto"/>
              <w:jc w:val="center"/>
              <w:rPr>
                <w:ins w:id="337" w:author="Jameal Samhouri" w:date="2017-12-05T13:23:00Z"/>
                <w:rFonts w:ascii="Calibri" w:eastAsia="Times New Roman" w:hAnsi="Calibri" w:cs="Times New Roman"/>
                <w:color w:val="000000"/>
                <w:sz w:val="24"/>
                <w:szCs w:val="24"/>
              </w:rPr>
            </w:pPr>
            <w:ins w:id="338" w:author="Jameal Samhouri" w:date="2017-12-05T13:23:00Z">
              <w:r w:rsidRPr="00F061CE">
                <w:rPr>
                  <w:rFonts w:ascii="Calibri" w:eastAsia="Times New Roman" w:hAnsi="Calibri" w:cs="Times New Roman"/>
                  <w:color w:val="000000"/>
                  <w:sz w:val="24"/>
                  <w:szCs w:val="24"/>
                </w:rPr>
                <w:t>0.188</w:t>
              </w:r>
            </w:ins>
          </w:p>
        </w:tc>
        <w:tc>
          <w:tcPr>
            <w:tcW w:w="1300" w:type="dxa"/>
            <w:tcBorders>
              <w:top w:val="nil"/>
              <w:left w:val="nil"/>
              <w:bottom w:val="nil"/>
              <w:right w:val="nil"/>
            </w:tcBorders>
            <w:shd w:val="clear" w:color="auto" w:fill="auto"/>
            <w:noWrap/>
            <w:vAlign w:val="bottom"/>
            <w:hideMark/>
          </w:tcPr>
          <w:p w14:paraId="45B073C1" w14:textId="77777777" w:rsidR="00F061CE" w:rsidRPr="00F061CE" w:rsidRDefault="00F061CE" w:rsidP="00F80CCE">
            <w:pPr>
              <w:spacing w:after="0" w:line="240" w:lineRule="auto"/>
              <w:jc w:val="center"/>
              <w:rPr>
                <w:ins w:id="339" w:author="Jameal Samhouri" w:date="2017-12-05T13:23: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1D557CD8" w14:textId="77777777" w:rsidR="00F061CE" w:rsidRPr="00F061CE" w:rsidRDefault="00F061CE" w:rsidP="00F80CCE">
            <w:pPr>
              <w:spacing w:after="0" w:line="240" w:lineRule="auto"/>
              <w:jc w:val="center"/>
              <w:rPr>
                <w:ins w:id="340" w:author="Jameal Samhouri" w:date="2017-12-05T13:23:00Z"/>
                <w:rFonts w:ascii="Times New Roman" w:eastAsia="Times New Roman" w:hAnsi="Times New Roman" w:cs="Times New Roman"/>
                <w:sz w:val="20"/>
                <w:szCs w:val="20"/>
              </w:rPr>
            </w:pPr>
          </w:p>
        </w:tc>
      </w:tr>
      <w:tr w:rsidR="00F061CE" w:rsidRPr="00F061CE" w14:paraId="398B7DB1" w14:textId="77777777" w:rsidTr="00F80CCE">
        <w:trPr>
          <w:trHeight w:val="340"/>
          <w:ins w:id="341" w:author="Jameal Samhouri" w:date="2017-12-05T13:23:00Z"/>
        </w:trPr>
        <w:tc>
          <w:tcPr>
            <w:tcW w:w="1300" w:type="dxa"/>
            <w:tcBorders>
              <w:top w:val="nil"/>
              <w:left w:val="nil"/>
              <w:bottom w:val="single" w:sz="8" w:space="0" w:color="auto"/>
              <w:right w:val="nil"/>
            </w:tcBorders>
            <w:shd w:val="clear" w:color="auto" w:fill="auto"/>
            <w:noWrap/>
            <w:vAlign w:val="center"/>
            <w:hideMark/>
          </w:tcPr>
          <w:p w14:paraId="57F96DF5" w14:textId="77777777" w:rsidR="00F061CE" w:rsidRPr="00F061CE" w:rsidRDefault="00F061CE" w:rsidP="00F80CCE">
            <w:pPr>
              <w:spacing w:after="0" w:line="240" w:lineRule="auto"/>
              <w:rPr>
                <w:ins w:id="342" w:author="Jameal Samhouri" w:date="2017-12-05T13:23:00Z"/>
                <w:rFonts w:ascii="Calibri" w:eastAsia="Times New Roman" w:hAnsi="Calibri" w:cs="Times New Roman"/>
                <w:color w:val="000000"/>
                <w:sz w:val="24"/>
                <w:szCs w:val="24"/>
              </w:rPr>
            </w:pPr>
            <w:ins w:id="343" w:author="Jameal Samhouri" w:date="2017-12-05T13:23: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16FC40EC" w14:textId="77777777" w:rsidR="00F061CE" w:rsidRPr="00F061CE" w:rsidRDefault="00F061CE" w:rsidP="00F80CCE">
            <w:pPr>
              <w:spacing w:after="0" w:line="240" w:lineRule="auto"/>
              <w:jc w:val="center"/>
              <w:rPr>
                <w:ins w:id="344" w:author="Jameal Samhouri" w:date="2017-12-05T13:23:00Z"/>
                <w:rFonts w:ascii="Calibri" w:eastAsia="Times New Roman" w:hAnsi="Calibri" w:cs="Times New Roman"/>
                <w:color w:val="000000"/>
                <w:sz w:val="24"/>
                <w:szCs w:val="24"/>
              </w:rPr>
            </w:pPr>
            <w:ins w:id="345" w:author="Jameal Samhouri" w:date="2017-12-05T13:23:00Z">
              <w:r w:rsidRPr="00F061CE">
                <w:rPr>
                  <w:rFonts w:ascii="Calibri" w:eastAsia="Times New Roman" w:hAnsi="Calibri" w:cs="Times New Roman"/>
                  <w:color w:val="000000"/>
                  <w:sz w:val="24"/>
                  <w:szCs w:val="24"/>
                </w:rPr>
                <w:t>26</w:t>
              </w:r>
            </w:ins>
          </w:p>
        </w:tc>
        <w:tc>
          <w:tcPr>
            <w:tcW w:w="1300" w:type="dxa"/>
            <w:tcBorders>
              <w:top w:val="nil"/>
              <w:left w:val="nil"/>
              <w:bottom w:val="single" w:sz="8" w:space="0" w:color="auto"/>
              <w:right w:val="nil"/>
            </w:tcBorders>
            <w:shd w:val="clear" w:color="auto" w:fill="auto"/>
            <w:noWrap/>
            <w:vAlign w:val="center"/>
            <w:hideMark/>
          </w:tcPr>
          <w:p w14:paraId="66536D4E" w14:textId="77777777" w:rsidR="00F061CE" w:rsidRPr="00F061CE" w:rsidRDefault="00F061CE" w:rsidP="00F80CCE">
            <w:pPr>
              <w:spacing w:after="0" w:line="240" w:lineRule="auto"/>
              <w:jc w:val="center"/>
              <w:rPr>
                <w:ins w:id="346" w:author="Jameal Samhouri" w:date="2017-12-05T13:23:00Z"/>
                <w:rFonts w:ascii="Calibri" w:eastAsia="Times New Roman" w:hAnsi="Calibri" w:cs="Times New Roman"/>
                <w:color w:val="000000"/>
                <w:sz w:val="24"/>
                <w:szCs w:val="24"/>
              </w:rPr>
            </w:pPr>
            <w:ins w:id="347"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299545CB" w14:textId="77777777" w:rsidR="00F061CE" w:rsidRPr="00F061CE" w:rsidRDefault="00F061CE" w:rsidP="00F80CCE">
            <w:pPr>
              <w:spacing w:after="0" w:line="240" w:lineRule="auto"/>
              <w:jc w:val="center"/>
              <w:rPr>
                <w:ins w:id="348" w:author="Jameal Samhouri" w:date="2017-12-05T13:23:00Z"/>
                <w:rFonts w:ascii="Calibri" w:eastAsia="Times New Roman" w:hAnsi="Calibri" w:cs="Times New Roman"/>
                <w:color w:val="000000"/>
                <w:sz w:val="24"/>
                <w:szCs w:val="24"/>
              </w:rPr>
            </w:pPr>
            <w:ins w:id="349"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5EA34B45" w14:textId="77777777" w:rsidR="00F061CE" w:rsidRPr="00F061CE" w:rsidRDefault="00F061CE" w:rsidP="00F80CCE">
            <w:pPr>
              <w:spacing w:after="0" w:line="240" w:lineRule="auto"/>
              <w:jc w:val="center"/>
              <w:rPr>
                <w:ins w:id="350" w:author="Jameal Samhouri" w:date="2017-12-05T13:23:00Z"/>
                <w:rFonts w:ascii="Calibri" w:eastAsia="Times New Roman" w:hAnsi="Calibri" w:cs="Times New Roman"/>
                <w:color w:val="000000"/>
                <w:sz w:val="24"/>
                <w:szCs w:val="24"/>
              </w:rPr>
            </w:pPr>
            <w:ins w:id="351" w:author="Jameal Samhouri" w:date="2017-12-05T13:23:00Z">
              <w:r w:rsidRPr="00F061CE">
                <w:rPr>
                  <w:rFonts w:ascii="Calibri" w:eastAsia="Times New Roman" w:hAnsi="Calibri" w:cs="Times New Roman"/>
                  <w:color w:val="000000"/>
                  <w:sz w:val="24"/>
                  <w:szCs w:val="24"/>
                </w:rPr>
                <w:t> </w:t>
              </w:r>
            </w:ins>
          </w:p>
        </w:tc>
      </w:tr>
    </w:tbl>
    <w:p w14:paraId="26977BFF" w14:textId="1C12ECFF" w:rsidR="00F061CE" w:rsidRDefault="00F061CE" w:rsidP="00F061CE">
      <w:pPr>
        <w:rPr>
          <w:ins w:id="352" w:author="Jameal Samhouri" w:date="2017-12-05T13:19:00Z"/>
          <w:rFonts w:ascii="Times New Roman" w:hAnsi="Times New Roman" w:cs="Times New Roman"/>
          <w:sz w:val="24"/>
          <w:szCs w:val="24"/>
        </w:rPr>
      </w:pPr>
      <w:ins w:id="353" w:author="Jameal Samhouri" w:date="2017-12-05T13:23:00Z">
        <w:r>
          <w:rPr>
            <w:rFonts w:ascii="Times New Roman" w:hAnsi="Times New Roman" w:cs="Times New Roman"/>
            <w:sz w:val="24"/>
            <w:szCs w:val="24"/>
          </w:rPr>
          <w:t xml:space="preserve"> </w:t>
        </w:r>
      </w:ins>
    </w:p>
    <w:p w14:paraId="47BCDC6F" w14:textId="77777777" w:rsidR="00F061CE" w:rsidRDefault="00F061CE" w:rsidP="007D0372">
      <w:pPr>
        <w:rPr>
          <w:ins w:id="354" w:author="Jameal Samhouri" w:date="2017-12-05T13:19:00Z"/>
          <w:rFonts w:ascii="Times New Roman" w:hAnsi="Times New Roman" w:cs="Times New Roman"/>
          <w:sz w:val="24"/>
          <w:szCs w:val="24"/>
        </w:rPr>
      </w:pPr>
    </w:p>
    <w:p w14:paraId="4A538A58" w14:textId="791DD615" w:rsidR="00F061CE" w:rsidRDefault="00F061CE" w:rsidP="00F061CE">
      <w:pPr>
        <w:rPr>
          <w:ins w:id="355" w:author="Jameal Samhouri" w:date="2017-12-05T13:19:00Z"/>
          <w:rFonts w:ascii="Times New Roman" w:hAnsi="Times New Roman" w:cs="Times New Roman"/>
          <w:sz w:val="24"/>
          <w:szCs w:val="24"/>
        </w:rPr>
      </w:pPr>
      <w:ins w:id="356" w:author="Jameal Samhouri" w:date="2017-12-05T13:19:00Z">
        <w:r>
          <w:rPr>
            <w:rFonts w:ascii="Times New Roman" w:hAnsi="Times New Roman" w:cs="Times New Roman"/>
            <w:sz w:val="24"/>
            <w:szCs w:val="24"/>
          </w:rPr>
          <w:t>Table 5</w:t>
        </w:r>
        <w:r>
          <w:rPr>
            <w:rFonts w:ascii="Times New Roman" w:hAnsi="Times New Roman" w:cs="Times New Roman"/>
            <w:sz w:val="24"/>
            <w:szCs w:val="24"/>
          </w:rPr>
          <w:t xml:space="preserve">. </w:t>
        </w:r>
        <w:r>
          <w:rPr>
            <w:rFonts w:ascii="Times New Roman" w:hAnsi="Times New Roman" w:cs="Times New Roman"/>
            <w:sz w:val="24"/>
            <w:szCs w:val="24"/>
          </w:rPr>
          <w:t>Multivariate</w:t>
        </w:r>
      </w:ins>
      <w:ins w:id="357" w:author="Jameal Samhouri" w:date="2017-12-05T13:20:00Z">
        <w:r>
          <w:rPr>
            <w:rFonts w:ascii="Times New Roman" w:hAnsi="Times New Roman" w:cs="Times New Roman"/>
            <w:sz w:val="24"/>
            <w:szCs w:val="24"/>
          </w:rPr>
          <w:t xml:space="preserve"> </w:t>
        </w:r>
      </w:ins>
      <w:ins w:id="358" w:author="Jameal Samhouri" w:date="2017-12-05T13:19:00Z">
        <w:r>
          <w:rPr>
            <w:rFonts w:ascii="Times New Roman" w:hAnsi="Times New Roman" w:cs="Times New Roman"/>
            <w:sz w:val="24"/>
            <w:szCs w:val="24"/>
          </w:rPr>
          <w:t>test of dispersion</w:t>
        </w:r>
        <w:r w:rsidRPr="00F061CE">
          <w:rPr>
            <w:rStyle w:val="CommentReference"/>
            <w:sz w:val="24"/>
            <w:szCs w:val="24"/>
            <w:rPrChange w:id="359" w:author="Jameal Samhouri" w:date="2017-12-05T13:19:00Z">
              <w:rPr>
                <w:rStyle w:val="CommentReference"/>
              </w:rPr>
            </w:rPrChange>
          </w:rPr>
          <w:t xml:space="preserve"> for </w:t>
        </w:r>
        <w:r>
          <w:rPr>
            <w:rFonts w:ascii="Times New Roman" w:hAnsi="Times New Roman" w:cs="Times New Roman"/>
            <w:sz w:val="24"/>
            <w:szCs w:val="24"/>
          </w:rPr>
          <w:t>benthic invertebrate</w:t>
        </w:r>
        <w:r w:rsidRPr="00903513">
          <w:rPr>
            <w:rFonts w:ascii="Times New Roman" w:hAnsi="Times New Roman" w:cs="Times New Roman"/>
            <w:sz w:val="24"/>
            <w:szCs w:val="24"/>
          </w:rPr>
          <w:t xml:space="preserve"> assemblages on the basis of </w:t>
        </w:r>
      </w:ins>
      <w:ins w:id="360" w:author="Jameal Samhouri" w:date="2017-12-05T13:20:00Z">
        <w:r>
          <w:rPr>
            <w:rFonts w:ascii="Times New Roman" w:hAnsi="Times New Roman" w:cs="Times New Roman"/>
            <w:sz w:val="24"/>
            <w:szCs w:val="24"/>
          </w:rPr>
          <w:t>Manhattan</w:t>
        </w:r>
      </w:ins>
      <w:ins w:id="361" w:author="Jameal Samhouri" w:date="2017-12-05T13:26:00Z">
        <w:r w:rsidR="0030126E">
          <w:rPr>
            <w:rFonts w:ascii="Times New Roman" w:hAnsi="Times New Roman" w:cs="Times New Roman"/>
            <w:sz w:val="24"/>
            <w:szCs w:val="24"/>
          </w:rPr>
          <w:t xml:space="preserve"> log(</w:t>
        </w:r>
        <w:r w:rsidR="0030126E">
          <w:rPr>
            <w:rFonts w:ascii="Times New Roman" w:hAnsi="Times New Roman" w:cs="Times New Roman"/>
            <w:i/>
            <w:sz w:val="24"/>
            <w:szCs w:val="24"/>
          </w:rPr>
          <w:t>x</w:t>
        </w:r>
        <w:r w:rsidR="0030126E">
          <w:rPr>
            <w:rFonts w:ascii="Times New Roman" w:hAnsi="Times New Roman" w:cs="Times New Roman"/>
            <w:sz w:val="24"/>
            <w:szCs w:val="24"/>
          </w:rPr>
          <w:t>+1)</w:t>
        </w:r>
      </w:ins>
      <w:ins w:id="362" w:author="Jameal Samhouri" w:date="2017-12-05T13:19:00Z">
        <w:r w:rsidRPr="00903513">
          <w:rPr>
            <w:rFonts w:ascii="Times New Roman" w:hAnsi="Times New Roman" w:cs="Times New Roman"/>
            <w:sz w:val="24"/>
            <w:szCs w:val="24"/>
          </w:rPr>
          <w:t xml:space="preserve"> dissimilarities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r>
          <w:rPr>
            <w:rFonts w:ascii="Times New Roman" w:hAnsi="Times New Roman" w:cs="Times New Roman"/>
            <w:sz w:val="24"/>
            <w:szCs w:val="24"/>
          </w:rPr>
          <w:t xml:space="preserve">(a) Year (fixed, </w:t>
        </w:r>
      </w:ins>
      <w:ins w:id="363" w:author="Jameal Samhouri" w:date="2017-12-05T13:22:00Z">
        <w:r>
          <w:rPr>
            <w:rFonts w:ascii="Times New Roman" w:hAnsi="Times New Roman" w:cs="Times New Roman"/>
            <w:sz w:val="24"/>
            <w:szCs w:val="24"/>
          </w:rPr>
          <w:t>3</w:t>
        </w:r>
      </w:ins>
      <w:ins w:id="364" w:author="Jameal Samhouri" w:date="2017-12-05T13:21:00Z">
        <w:r>
          <w:rPr>
            <w:rFonts w:ascii="Times New Roman" w:hAnsi="Times New Roman" w:cs="Times New Roman"/>
            <w:sz w:val="24"/>
            <w:szCs w:val="24"/>
          </w:rPr>
          <w:t xml:space="preserve"> levels</w:t>
        </w:r>
        <w:r>
          <w:rPr>
            <w:rFonts w:ascii="Times New Roman" w:hAnsi="Times New Roman" w:cs="Times New Roman"/>
            <w:sz w:val="24"/>
            <w:szCs w:val="24"/>
          </w:rPr>
          <w:t xml:space="preserve"> 1987</w:t>
        </w:r>
      </w:ins>
      <w:ins w:id="365" w:author="Jameal Samhouri" w:date="2017-12-05T13:22:00Z">
        <w:r>
          <w:rPr>
            <w:rFonts w:ascii="Times New Roman" w:hAnsi="Times New Roman" w:cs="Times New Roman"/>
            <w:sz w:val="24"/>
            <w:szCs w:val="24"/>
          </w:rPr>
          <w:t xml:space="preserve">, 1999, </w:t>
        </w:r>
      </w:ins>
      <w:ins w:id="366" w:author="Jameal Samhouri" w:date="2017-12-05T13:21:00Z">
        <w:r>
          <w:rPr>
            <w:rFonts w:ascii="Times New Roman" w:hAnsi="Times New Roman" w:cs="Times New Roman"/>
            <w:sz w:val="24"/>
            <w:szCs w:val="24"/>
          </w:rPr>
          <w:t>2015</w:t>
        </w:r>
      </w:ins>
      <w:ins w:id="367" w:author="Jameal Samhouri" w:date="2017-12-05T13:19:00Z">
        <w:r>
          <w:rPr>
            <w:rFonts w:ascii="Times New Roman" w:hAnsi="Times New Roman" w:cs="Times New Roman"/>
            <w:sz w:val="24"/>
            <w:szCs w:val="24"/>
          </w:rPr>
          <w:t>) or (b) Region (fixed, 3 levels)</w:t>
        </w:r>
        <w:r w:rsidRPr="00903513">
          <w:rPr>
            <w:rFonts w:ascii="Times New Roman" w:hAnsi="Times New Roman" w:cs="Times New Roman"/>
            <w:sz w:val="24"/>
            <w:szCs w:val="24"/>
          </w:rPr>
          <w:t>.</w:t>
        </w:r>
        <w:r w:rsidRPr="00903513" w:rsidDel="00903513">
          <w:rPr>
            <w:rFonts w:ascii="Times New Roman" w:hAnsi="Times New Roman" w:cs="Times New Roman"/>
            <w:sz w:val="24"/>
            <w:szCs w:val="24"/>
          </w:rPr>
          <w:t xml:space="preserve"> </w:t>
        </w:r>
      </w:ins>
    </w:p>
    <w:p w14:paraId="5BFBF7B2" w14:textId="77777777" w:rsidR="00F061CE" w:rsidRDefault="00F061CE" w:rsidP="00F061CE">
      <w:pPr>
        <w:rPr>
          <w:ins w:id="368" w:author="Jameal Samhouri" w:date="2017-12-05T13:23:00Z"/>
          <w:rFonts w:ascii="Times New Roman" w:hAnsi="Times New Roman" w:cs="Times New Roman"/>
          <w:sz w:val="24"/>
          <w:szCs w:val="24"/>
        </w:rPr>
      </w:pPr>
      <w:ins w:id="369" w:author="Jameal Samhouri" w:date="2017-12-05T13:23:00Z">
        <w:r>
          <w:rPr>
            <w:rFonts w:ascii="Times New Roman" w:hAnsi="Times New Roman" w:cs="Times New Roman"/>
            <w:sz w:val="24"/>
            <w:szCs w:val="24"/>
          </w:rPr>
          <w:t>(a)</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64C4A1E2" w14:textId="77777777" w:rsidTr="00F061CE">
        <w:trPr>
          <w:trHeight w:val="340"/>
          <w:ins w:id="370" w:author="Jameal Samhouri" w:date="2017-12-05T13:23:00Z"/>
        </w:trPr>
        <w:tc>
          <w:tcPr>
            <w:tcW w:w="1300" w:type="dxa"/>
            <w:tcBorders>
              <w:top w:val="single" w:sz="8" w:space="0" w:color="auto"/>
              <w:left w:val="nil"/>
              <w:bottom w:val="single" w:sz="8" w:space="0" w:color="auto"/>
              <w:right w:val="nil"/>
            </w:tcBorders>
            <w:shd w:val="clear" w:color="auto" w:fill="auto"/>
            <w:noWrap/>
            <w:vAlign w:val="center"/>
            <w:hideMark/>
          </w:tcPr>
          <w:p w14:paraId="74946DC0" w14:textId="77777777" w:rsidR="00F061CE" w:rsidRPr="00F061CE" w:rsidRDefault="00F061CE" w:rsidP="00F061CE">
            <w:pPr>
              <w:spacing w:after="0" w:line="240" w:lineRule="auto"/>
              <w:rPr>
                <w:ins w:id="371" w:author="Jameal Samhouri" w:date="2017-12-05T13:23:00Z"/>
                <w:rFonts w:ascii="Calibri" w:eastAsia="Times New Roman" w:hAnsi="Calibri" w:cs="Times New Roman"/>
                <w:color w:val="000000"/>
                <w:sz w:val="24"/>
                <w:szCs w:val="24"/>
              </w:rPr>
            </w:pPr>
            <w:ins w:id="372" w:author="Jameal Samhouri" w:date="2017-12-05T13:23: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7D434FBD" w14:textId="77777777" w:rsidR="00F061CE" w:rsidRPr="00F061CE" w:rsidRDefault="00F061CE" w:rsidP="00F061CE">
            <w:pPr>
              <w:spacing w:after="0" w:line="240" w:lineRule="auto"/>
              <w:jc w:val="center"/>
              <w:rPr>
                <w:ins w:id="373" w:author="Jameal Samhouri" w:date="2017-12-05T13:23:00Z"/>
                <w:rFonts w:ascii="Calibri" w:eastAsia="Times New Roman" w:hAnsi="Calibri" w:cs="Times New Roman"/>
                <w:color w:val="000000"/>
                <w:sz w:val="24"/>
                <w:szCs w:val="24"/>
              </w:rPr>
            </w:pPr>
            <w:proofErr w:type="spellStart"/>
            <w:ins w:id="374" w:author="Jameal Samhouri" w:date="2017-12-05T13:23: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1A570291" w14:textId="77777777" w:rsidR="00F061CE" w:rsidRPr="00F061CE" w:rsidRDefault="00F061CE" w:rsidP="00F061CE">
            <w:pPr>
              <w:spacing w:after="0" w:line="240" w:lineRule="auto"/>
              <w:jc w:val="center"/>
              <w:rPr>
                <w:ins w:id="375" w:author="Jameal Samhouri" w:date="2017-12-05T13:23:00Z"/>
                <w:rFonts w:ascii="Calibri" w:eastAsia="Times New Roman" w:hAnsi="Calibri" w:cs="Times New Roman"/>
                <w:color w:val="000000"/>
                <w:sz w:val="24"/>
                <w:szCs w:val="24"/>
              </w:rPr>
            </w:pPr>
            <w:ins w:id="376" w:author="Jameal Samhouri" w:date="2017-12-05T13:23: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170A46BA" w14:textId="77777777" w:rsidR="00F061CE" w:rsidRPr="00F061CE" w:rsidRDefault="00F061CE" w:rsidP="00F061CE">
            <w:pPr>
              <w:spacing w:after="0" w:line="240" w:lineRule="auto"/>
              <w:jc w:val="center"/>
              <w:rPr>
                <w:ins w:id="377" w:author="Jameal Samhouri" w:date="2017-12-05T13:23:00Z"/>
                <w:rFonts w:ascii="Calibri" w:eastAsia="Times New Roman" w:hAnsi="Calibri" w:cs="Times New Roman"/>
                <w:color w:val="000000"/>
                <w:sz w:val="24"/>
                <w:szCs w:val="24"/>
              </w:rPr>
            </w:pPr>
            <w:ins w:id="378" w:author="Jameal Samhouri" w:date="2017-12-05T13:23: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0047FD14" w14:textId="77777777" w:rsidR="00F061CE" w:rsidRPr="00F061CE" w:rsidRDefault="00F061CE" w:rsidP="00F061CE">
            <w:pPr>
              <w:spacing w:after="0" w:line="240" w:lineRule="auto"/>
              <w:jc w:val="center"/>
              <w:rPr>
                <w:ins w:id="379" w:author="Jameal Samhouri" w:date="2017-12-05T13:23:00Z"/>
                <w:rFonts w:ascii="Calibri" w:eastAsia="Times New Roman" w:hAnsi="Calibri" w:cs="Times New Roman"/>
                <w:i/>
                <w:iCs/>
                <w:color w:val="000000"/>
                <w:sz w:val="24"/>
                <w:szCs w:val="24"/>
              </w:rPr>
            </w:pPr>
            <w:ins w:id="380" w:author="Jameal Samhouri" w:date="2017-12-05T13:23:00Z">
              <w:r w:rsidRPr="00F061CE">
                <w:rPr>
                  <w:rFonts w:ascii="Calibri" w:eastAsia="Times New Roman" w:hAnsi="Calibri" w:cs="Times New Roman"/>
                  <w:i/>
                  <w:iCs/>
                  <w:color w:val="000000"/>
                  <w:sz w:val="24"/>
                  <w:szCs w:val="24"/>
                </w:rPr>
                <w:t>P</w:t>
              </w:r>
            </w:ins>
          </w:p>
        </w:tc>
      </w:tr>
      <w:tr w:rsidR="00F061CE" w:rsidRPr="00F061CE" w14:paraId="788DB14F" w14:textId="77777777" w:rsidTr="00F061CE">
        <w:trPr>
          <w:trHeight w:val="320"/>
          <w:ins w:id="381" w:author="Jameal Samhouri" w:date="2017-12-05T13:23:00Z"/>
        </w:trPr>
        <w:tc>
          <w:tcPr>
            <w:tcW w:w="1300" w:type="dxa"/>
            <w:tcBorders>
              <w:top w:val="nil"/>
              <w:left w:val="nil"/>
              <w:bottom w:val="nil"/>
              <w:right w:val="nil"/>
            </w:tcBorders>
            <w:shd w:val="clear" w:color="auto" w:fill="auto"/>
            <w:noWrap/>
            <w:vAlign w:val="bottom"/>
            <w:hideMark/>
          </w:tcPr>
          <w:p w14:paraId="66834F17" w14:textId="77777777" w:rsidR="00F061CE" w:rsidRPr="00F061CE" w:rsidRDefault="00F061CE" w:rsidP="00F061CE">
            <w:pPr>
              <w:spacing w:after="0" w:line="240" w:lineRule="auto"/>
              <w:rPr>
                <w:ins w:id="382" w:author="Jameal Samhouri" w:date="2017-12-05T13:23:00Z"/>
                <w:rFonts w:ascii="Calibri" w:eastAsia="Times New Roman" w:hAnsi="Calibri" w:cs="Times New Roman"/>
                <w:color w:val="000000"/>
                <w:sz w:val="24"/>
                <w:szCs w:val="24"/>
              </w:rPr>
            </w:pPr>
            <w:ins w:id="383" w:author="Jameal Samhouri" w:date="2017-12-05T13:23:00Z">
              <w:r w:rsidRPr="00F061CE">
                <w:rPr>
                  <w:rFonts w:ascii="Calibri" w:eastAsia="Times New Roman" w:hAnsi="Calibri" w:cs="Times New Roman"/>
                  <w:color w:val="000000"/>
                  <w:sz w:val="24"/>
                  <w:szCs w:val="24"/>
                </w:rPr>
                <w:t>Year</w:t>
              </w:r>
            </w:ins>
          </w:p>
        </w:tc>
        <w:tc>
          <w:tcPr>
            <w:tcW w:w="1300" w:type="dxa"/>
            <w:tcBorders>
              <w:top w:val="nil"/>
              <w:left w:val="nil"/>
              <w:bottom w:val="nil"/>
              <w:right w:val="nil"/>
            </w:tcBorders>
            <w:shd w:val="clear" w:color="auto" w:fill="auto"/>
            <w:noWrap/>
            <w:vAlign w:val="bottom"/>
            <w:hideMark/>
          </w:tcPr>
          <w:p w14:paraId="567E1479" w14:textId="77777777" w:rsidR="00F061CE" w:rsidRPr="00F061CE" w:rsidRDefault="00F061CE" w:rsidP="00F061CE">
            <w:pPr>
              <w:spacing w:after="0" w:line="240" w:lineRule="auto"/>
              <w:jc w:val="center"/>
              <w:rPr>
                <w:ins w:id="384" w:author="Jameal Samhouri" w:date="2017-12-05T13:23:00Z"/>
                <w:rFonts w:ascii="Calibri" w:eastAsia="Times New Roman" w:hAnsi="Calibri" w:cs="Times New Roman"/>
                <w:color w:val="000000"/>
                <w:sz w:val="24"/>
                <w:szCs w:val="24"/>
              </w:rPr>
            </w:pPr>
            <w:ins w:id="385" w:author="Jameal Samhouri" w:date="2017-12-05T13:23:00Z">
              <w:r w:rsidRPr="00F061CE">
                <w:rPr>
                  <w:rFonts w:ascii="Calibri" w:eastAsia="Times New Roman" w:hAnsi="Calibri" w:cs="Times New Roman"/>
                  <w:color w:val="000000"/>
                  <w:sz w:val="24"/>
                  <w:szCs w:val="24"/>
                </w:rPr>
                <w:t>2</w:t>
              </w:r>
            </w:ins>
          </w:p>
        </w:tc>
        <w:tc>
          <w:tcPr>
            <w:tcW w:w="1300" w:type="dxa"/>
            <w:tcBorders>
              <w:top w:val="nil"/>
              <w:left w:val="nil"/>
              <w:bottom w:val="nil"/>
              <w:right w:val="nil"/>
            </w:tcBorders>
            <w:shd w:val="clear" w:color="auto" w:fill="auto"/>
            <w:noWrap/>
            <w:vAlign w:val="bottom"/>
            <w:hideMark/>
          </w:tcPr>
          <w:p w14:paraId="3DE44E1C" w14:textId="77777777" w:rsidR="00F061CE" w:rsidRPr="00F061CE" w:rsidRDefault="00F061CE" w:rsidP="00F061CE">
            <w:pPr>
              <w:spacing w:after="0" w:line="240" w:lineRule="auto"/>
              <w:jc w:val="center"/>
              <w:rPr>
                <w:ins w:id="386" w:author="Jameal Samhouri" w:date="2017-12-05T13:23:00Z"/>
                <w:rFonts w:ascii="Calibri" w:eastAsia="Times New Roman" w:hAnsi="Calibri" w:cs="Times New Roman"/>
                <w:color w:val="000000"/>
                <w:sz w:val="24"/>
                <w:szCs w:val="24"/>
              </w:rPr>
            </w:pPr>
            <w:ins w:id="387" w:author="Jameal Samhouri" w:date="2017-12-05T13:23:00Z">
              <w:r w:rsidRPr="00F061CE">
                <w:rPr>
                  <w:rFonts w:ascii="Calibri" w:eastAsia="Times New Roman" w:hAnsi="Calibri" w:cs="Times New Roman"/>
                  <w:color w:val="000000"/>
                  <w:sz w:val="24"/>
                  <w:szCs w:val="24"/>
                </w:rPr>
                <w:t>0.571</w:t>
              </w:r>
            </w:ins>
          </w:p>
        </w:tc>
        <w:tc>
          <w:tcPr>
            <w:tcW w:w="1300" w:type="dxa"/>
            <w:tcBorders>
              <w:top w:val="nil"/>
              <w:left w:val="nil"/>
              <w:bottom w:val="nil"/>
              <w:right w:val="nil"/>
            </w:tcBorders>
            <w:shd w:val="clear" w:color="auto" w:fill="auto"/>
            <w:noWrap/>
            <w:vAlign w:val="bottom"/>
            <w:hideMark/>
          </w:tcPr>
          <w:p w14:paraId="7A954E14" w14:textId="77777777" w:rsidR="00F061CE" w:rsidRPr="00F061CE" w:rsidRDefault="00F061CE" w:rsidP="00F061CE">
            <w:pPr>
              <w:spacing w:after="0" w:line="240" w:lineRule="auto"/>
              <w:jc w:val="center"/>
              <w:rPr>
                <w:ins w:id="388" w:author="Jameal Samhouri" w:date="2017-12-05T13:23:00Z"/>
                <w:rFonts w:ascii="Calibri" w:eastAsia="Times New Roman" w:hAnsi="Calibri" w:cs="Times New Roman"/>
                <w:color w:val="000000"/>
                <w:sz w:val="24"/>
                <w:szCs w:val="24"/>
              </w:rPr>
            </w:pPr>
            <w:ins w:id="389" w:author="Jameal Samhouri" w:date="2017-12-05T13:23:00Z">
              <w:r w:rsidRPr="00F061CE">
                <w:rPr>
                  <w:rFonts w:ascii="Calibri" w:eastAsia="Times New Roman" w:hAnsi="Calibri" w:cs="Times New Roman"/>
                  <w:color w:val="000000"/>
                  <w:sz w:val="24"/>
                  <w:szCs w:val="24"/>
                </w:rPr>
                <w:t>17.120</w:t>
              </w:r>
            </w:ins>
          </w:p>
        </w:tc>
        <w:tc>
          <w:tcPr>
            <w:tcW w:w="1300" w:type="dxa"/>
            <w:tcBorders>
              <w:top w:val="nil"/>
              <w:left w:val="nil"/>
              <w:bottom w:val="nil"/>
              <w:right w:val="nil"/>
            </w:tcBorders>
            <w:shd w:val="clear" w:color="auto" w:fill="auto"/>
            <w:noWrap/>
            <w:vAlign w:val="bottom"/>
            <w:hideMark/>
          </w:tcPr>
          <w:p w14:paraId="4CE14129" w14:textId="77777777" w:rsidR="00F061CE" w:rsidRPr="00F061CE" w:rsidRDefault="00F061CE" w:rsidP="00F061CE">
            <w:pPr>
              <w:spacing w:after="0" w:line="240" w:lineRule="auto"/>
              <w:jc w:val="center"/>
              <w:rPr>
                <w:ins w:id="390" w:author="Jameal Samhouri" w:date="2017-12-05T13:23:00Z"/>
                <w:rFonts w:ascii="Calibri" w:eastAsia="Times New Roman" w:hAnsi="Calibri" w:cs="Times New Roman"/>
                <w:color w:val="000000"/>
                <w:sz w:val="24"/>
                <w:szCs w:val="24"/>
              </w:rPr>
            </w:pPr>
            <w:ins w:id="391" w:author="Jameal Samhouri" w:date="2017-12-05T13:23:00Z">
              <w:r w:rsidRPr="00F061CE">
                <w:rPr>
                  <w:rFonts w:ascii="Calibri" w:eastAsia="Times New Roman" w:hAnsi="Calibri" w:cs="Times New Roman"/>
                  <w:color w:val="000000"/>
                  <w:sz w:val="24"/>
                  <w:szCs w:val="24"/>
                </w:rPr>
                <w:t>0.001</w:t>
              </w:r>
            </w:ins>
          </w:p>
        </w:tc>
      </w:tr>
      <w:tr w:rsidR="00F061CE" w:rsidRPr="00F061CE" w14:paraId="2F0892EC" w14:textId="77777777" w:rsidTr="00F061CE">
        <w:trPr>
          <w:trHeight w:val="320"/>
          <w:ins w:id="392" w:author="Jameal Samhouri" w:date="2017-12-05T13:23:00Z"/>
        </w:trPr>
        <w:tc>
          <w:tcPr>
            <w:tcW w:w="1300" w:type="dxa"/>
            <w:tcBorders>
              <w:top w:val="nil"/>
              <w:left w:val="nil"/>
              <w:bottom w:val="nil"/>
              <w:right w:val="nil"/>
            </w:tcBorders>
            <w:shd w:val="clear" w:color="auto" w:fill="auto"/>
            <w:noWrap/>
            <w:vAlign w:val="bottom"/>
            <w:hideMark/>
          </w:tcPr>
          <w:p w14:paraId="6ED827B8" w14:textId="77777777" w:rsidR="00F061CE" w:rsidRPr="00F061CE" w:rsidRDefault="00F061CE" w:rsidP="00F061CE">
            <w:pPr>
              <w:spacing w:after="0" w:line="240" w:lineRule="auto"/>
              <w:rPr>
                <w:ins w:id="393" w:author="Jameal Samhouri" w:date="2017-12-05T13:23:00Z"/>
                <w:rFonts w:ascii="Calibri" w:eastAsia="Times New Roman" w:hAnsi="Calibri" w:cs="Times New Roman"/>
                <w:color w:val="000000"/>
                <w:sz w:val="24"/>
                <w:szCs w:val="24"/>
              </w:rPr>
            </w:pPr>
            <w:ins w:id="394" w:author="Jameal Samhouri" w:date="2017-12-05T13:23:00Z">
              <w:r w:rsidRPr="00F061CE">
                <w:rPr>
                  <w:rFonts w:ascii="Calibri" w:eastAsia="Times New Roman" w:hAnsi="Calibri" w:cs="Times New Roman"/>
                  <w:color w:val="000000"/>
                  <w:sz w:val="24"/>
                  <w:szCs w:val="24"/>
                </w:rPr>
                <w:t>Residual</w:t>
              </w:r>
            </w:ins>
          </w:p>
        </w:tc>
        <w:tc>
          <w:tcPr>
            <w:tcW w:w="1300" w:type="dxa"/>
            <w:tcBorders>
              <w:top w:val="nil"/>
              <w:left w:val="nil"/>
              <w:bottom w:val="nil"/>
              <w:right w:val="nil"/>
            </w:tcBorders>
            <w:shd w:val="clear" w:color="auto" w:fill="auto"/>
            <w:noWrap/>
            <w:vAlign w:val="bottom"/>
            <w:hideMark/>
          </w:tcPr>
          <w:p w14:paraId="7578C024" w14:textId="77777777" w:rsidR="00F061CE" w:rsidRPr="00F061CE" w:rsidRDefault="00F061CE" w:rsidP="00F061CE">
            <w:pPr>
              <w:spacing w:after="0" w:line="240" w:lineRule="auto"/>
              <w:jc w:val="center"/>
              <w:rPr>
                <w:ins w:id="395" w:author="Jameal Samhouri" w:date="2017-12-05T13:23:00Z"/>
                <w:rFonts w:ascii="Calibri" w:eastAsia="Times New Roman" w:hAnsi="Calibri" w:cs="Times New Roman"/>
                <w:color w:val="000000"/>
                <w:sz w:val="24"/>
                <w:szCs w:val="24"/>
              </w:rPr>
            </w:pPr>
            <w:ins w:id="396" w:author="Jameal Samhouri" w:date="2017-12-05T13:23:00Z">
              <w:r w:rsidRPr="00F061CE">
                <w:rPr>
                  <w:rFonts w:ascii="Calibri" w:eastAsia="Times New Roman" w:hAnsi="Calibri" w:cs="Times New Roman"/>
                  <w:color w:val="000000"/>
                  <w:sz w:val="24"/>
                  <w:szCs w:val="24"/>
                </w:rPr>
                <w:t>24</w:t>
              </w:r>
            </w:ins>
          </w:p>
        </w:tc>
        <w:tc>
          <w:tcPr>
            <w:tcW w:w="1300" w:type="dxa"/>
            <w:tcBorders>
              <w:top w:val="nil"/>
              <w:left w:val="nil"/>
              <w:bottom w:val="nil"/>
              <w:right w:val="nil"/>
            </w:tcBorders>
            <w:shd w:val="clear" w:color="auto" w:fill="auto"/>
            <w:noWrap/>
            <w:vAlign w:val="bottom"/>
            <w:hideMark/>
          </w:tcPr>
          <w:p w14:paraId="3470207C" w14:textId="77777777" w:rsidR="00F061CE" w:rsidRPr="00F061CE" w:rsidRDefault="00F061CE" w:rsidP="00F061CE">
            <w:pPr>
              <w:spacing w:after="0" w:line="240" w:lineRule="auto"/>
              <w:jc w:val="center"/>
              <w:rPr>
                <w:ins w:id="397" w:author="Jameal Samhouri" w:date="2017-12-05T13:23:00Z"/>
                <w:rFonts w:ascii="Calibri" w:eastAsia="Times New Roman" w:hAnsi="Calibri" w:cs="Times New Roman"/>
                <w:color w:val="000000"/>
                <w:sz w:val="24"/>
                <w:szCs w:val="24"/>
              </w:rPr>
            </w:pPr>
            <w:ins w:id="398" w:author="Jameal Samhouri" w:date="2017-12-05T13:23:00Z">
              <w:r w:rsidRPr="00F061CE">
                <w:rPr>
                  <w:rFonts w:ascii="Calibri" w:eastAsia="Times New Roman" w:hAnsi="Calibri" w:cs="Times New Roman"/>
                  <w:color w:val="000000"/>
                  <w:sz w:val="24"/>
                  <w:szCs w:val="24"/>
                </w:rPr>
                <w:t>0.033</w:t>
              </w:r>
            </w:ins>
          </w:p>
        </w:tc>
        <w:tc>
          <w:tcPr>
            <w:tcW w:w="1300" w:type="dxa"/>
            <w:tcBorders>
              <w:top w:val="nil"/>
              <w:left w:val="nil"/>
              <w:bottom w:val="nil"/>
              <w:right w:val="nil"/>
            </w:tcBorders>
            <w:shd w:val="clear" w:color="auto" w:fill="auto"/>
            <w:noWrap/>
            <w:vAlign w:val="bottom"/>
            <w:hideMark/>
          </w:tcPr>
          <w:p w14:paraId="4C9B152E" w14:textId="77777777" w:rsidR="00F061CE" w:rsidRPr="00F061CE" w:rsidRDefault="00F061CE" w:rsidP="00F061CE">
            <w:pPr>
              <w:spacing w:after="0" w:line="240" w:lineRule="auto"/>
              <w:jc w:val="center"/>
              <w:rPr>
                <w:ins w:id="399" w:author="Jameal Samhouri" w:date="2017-12-05T13:23: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74886145" w14:textId="77777777" w:rsidR="00F061CE" w:rsidRPr="00F061CE" w:rsidRDefault="00F061CE" w:rsidP="00F061CE">
            <w:pPr>
              <w:spacing w:after="0" w:line="240" w:lineRule="auto"/>
              <w:jc w:val="center"/>
              <w:rPr>
                <w:ins w:id="400" w:author="Jameal Samhouri" w:date="2017-12-05T13:23:00Z"/>
                <w:rFonts w:ascii="Times New Roman" w:eastAsia="Times New Roman" w:hAnsi="Times New Roman" w:cs="Times New Roman"/>
                <w:sz w:val="20"/>
                <w:szCs w:val="20"/>
              </w:rPr>
            </w:pPr>
          </w:p>
        </w:tc>
      </w:tr>
      <w:tr w:rsidR="00F061CE" w:rsidRPr="00F061CE" w14:paraId="60EB531C" w14:textId="77777777" w:rsidTr="00F061CE">
        <w:trPr>
          <w:trHeight w:val="340"/>
          <w:ins w:id="401" w:author="Jameal Samhouri" w:date="2017-12-05T13:23:00Z"/>
        </w:trPr>
        <w:tc>
          <w:tcPr>
            <w:tcW w:w="1300" w:type="dxa"/>
            <w:tcBorders>
              <w:top w:val="nil"/>
              <w:left w:val="nil"/>
              <w:bottom w:val="single" w:sz="8" w:space="0" w:color="auto"/>
              <w:right w:val="nil"/>
            </w:tcBorders>
            <w:shd w:val="clear" w:color="auto" w:fill="auto"/>
            <w:noWrap/>
            <w:vAlign w:val="center"/>
            <w:hideMark/>
          </w:tcPr>
          <w:p w14:paraId="76F92F23" w14:textId="77777777" w:rsidR="00F061CE" w:rsidRPr="00F061CE" w:rsidRDefault="00F061CE" w:rsidP="00F061CE">
            <w:pPr>
              <w:spacing w:after="0" w:line="240" w:lineRule="auto"/>
              <w:rPr>
                <w:ins w:id="402" w:author="Jameal Samhouri" w:date="2017-12-05T13:23:00Z"/>
                <w:rFonts w:ascii="Calibri" w:eastAsia="Times New Roman" w:hAnsi="Calibri" w:cs="Times New Roman"/>
                <w:color w:val="000000"/>
                <w:sz w:val="24"/>
                <w:szCs w:val="24"/>
              </w:rPr>
            </w:pPr>
            <w:ins w:id="403" w:author="Jameal Samhouri" w:date="2017-12-05T13:23: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509255E3" w14:textId="77777777" w:rsidR="00F061CE" w:rsidRPr="00F061CE" w:rsidRDefault="00F061CE" w:rsidP="00F061CE">
            <w:pPr>
              <w:spacing w:after="0" w:line="240" w:lineRule="auto"/>
              <w:jc w:val="center"/>
              <w:rPr>
                <w:ins w:id="404" w:author="Jameal Samhouri" w:date="2017-12-05T13:23:00Z"/>
                <w:rFonts w:ascii="Calibri" w:eastAsia="Times New Roman" w:hAnsi="Calibri" w:cs="Times New Roman"/>
                <w:color w:val="000000"/>
                <w:sz w:val="24"/>
                <w:szCs w:val="24"/>
              </w:rPr>
            </w:pPr>
            <w:ins w:id="405" w:author="Jameal Samhouri" w:date="2017-12-05T13:23:00Z">
              <w:r w:rsidRPr="00F061CE">
                <w:rPr>
                  <w:rFonts w:ascii="Calibri" w:eastAsia="Times New Roman" w:hAnsi="Calibri" w:cs="Times New Roman"/>
                  <w:color w:val="000000"/>
                  <w:sz w:val="24"/>
                  <w:szCs w:val="24"/>
                </w:rPr>
                <w:t>26</w:t>
              </w:r>
            </w:ins>
          </w:p>
        </w:tc>
        <w:tc>
          <w:tcPr>
            <w:tcW w:w="1300" w:type="dxa"/>
            <w:tcBorders>
              <w:top w:val="nil"/>
              <w:left w:val="nil"/>
              <w:bottom w:val="single" w:sz="8" w:space="0" w:color="auto"/>
              <w:right w:val="nil"/>
            </w:tcBorders>
            <w:shd w:val="clear" w:color="auto" w:fill="auto"/>
            <w:noWrap/>
            <w:vAlign w:val="center"/>
            <w:hideMark/>
          </w:tcPr>
          <w:p w14:paraId="18F5CF31" w14:textId="77777777" w:rsidR="00F061CE" w:rsidRPr="00F061CE" w:rsidRDefault="00F061CE" w:rsidP="00F061CE">
            <w:pPr>
              <w:spacing w:after="0" w:line="240" w:lineRule="auto"/>
              <w:jc w:val="center"/>
              <w:rPr>
                <w:ins w:id="406" w:author="Jameal Samhouri" w:date="2017-12-05T13:23:00Z"/>
                <w:rFonts w:ascii="Calibri" w:eastAsia="Times New Roman" w:hAnsi="Calibri" w:cs="Times New Roman"/>
                <w:color w:val="000000"/>
                <w:sz w:val="24"/>
                <w:szCs w:val="24"/>
              </w:rPr>
            </w:pPr>
            <w:ins w:id="407"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291A4998" w14:textId="77777777" w:rsidR="00F061CE" w:rsidRPr="00F061CE" w:rsidRDefault="00F061CE" w:rsidP="00F061CE">
            <w:pPr>
              <w:spacing w:after="0" w:line="240" w:lineRule="auto"/>
              <w:jc w:val="center"/>
              <w:rPr>
                <w:ins w:id="408" w:author="Jameal Samhouri" w:date="2017-12-05T13:23:00Z"/>
                <w:rFonts w:ascii="Calibri" w:eastAsia="Times New Roman" w:hAnsi="Calibri" w:cs="Times New Roman"/>
                <w:color w:val="000000"/>
                <w:sz w:val="24"/>
                <w:szCs w:val="24"/>
              </w:rPr>
            </w:pPr>
            <w:ins w:id="409"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708607EF" w14:textId="77777777" w:rsidR="00F061CE" w:rsidRPr="00F061CE" w:rsidRDefault="00F061CE" w:rsidP="00F061CE">
            <w:pPr>
              <w:spacing w:after="0" w:line="240" w:lineRule="auto"/>
              <w:jc w:val="center"/>
              <w:rPr>
                <w:ins w:id="410" w:author="Jameal Samhouri" w:date="2017-12-05T13:23:00Z"/>
                <w:rFonts w:ascii="Calibri" w:eastAsia="Times New Roman" w:hAnsi="Calibri" w:cs="Times New Roman"/>
                <w:color w:val="000000"/>
                <w:sz w:val="24"/>
                <w:szCs w:val="24"/>
              </w:rPr>
            </w:pPr>
            <w:ins w:id="411" w:author="Jameal Samhouri" w:date="2017-12-05T13:23:00Z">
              <w:r w:rsidRPr="00F061CE">
                <w:rPr>
                  <w:rFonts w:ascii="Calibri" w:eastAsia="Times New Roman" w:hAnsi="Calibri" w:cs="Times New Roman"/>
                  <w:color w:val="000000"/>
                  <w:sz w:val="24"/>
                  <w:szCs w:val="24"/>
                </w:rPr>
                <w:t> </w:t>
              </w:r>
            </w:ins>
          </w:p>
        </w:tc>
      </w:tr>
    </w:tbl>
    <w:p w14:paraId="6C5A3D4E" w14:textId="77777777" w:rsidR="00F061CE" w:rsidRDefault="00F061CE" w:rsidP="00F061CE">
      <w:pPr>
        <w:rPr>
          <w:ins w:id="412" w:author="Jameal Samhouri" w:date="2017-12-05T13:23:00Z"/>
          <w:rFonts w:ascii="Times New Roman" w:hAnsi="Times New Roman" w:cs="Times New Roman"/>
          <w:sz w:val="24"/>
          <w:szCs w:val="24"/>
        </w:rPr>
      </w:pPr>
    </w:p>
    <w:p w14:paraId="5F75887A" w14:textId="77777777" w:rsidR="00F061CE" w:rsidRDefault="00F061CE" w:rsidP="00F061CE">
      <w:pPr>
        <w:rPr>
          <w:ins w:id="413" w:author="Jameal Samhouri" w:date="2017-12-05T13:23:00Z"/>
          <w:rFonts w:ascii="Times New Roman" w:hAnsi="Times New Roman" w:cs="Times New Roman"/>
          <w:sz w:val="24"/>
          <w:szCs w:val="24"/>
        </w:rPr>
      </w:pPr>
      <w:ins w:id="414" w:author="Jameal Samhouri" w:date="2017-12-05T13:23:00Z">
        <w:r>
          <w:rPr>
            <w:rFonts w:ascii="Times New Roman" w:hAnsi="Times New Roman" w:cs="Times New Roman"/>
            <w:sz w:val="24"/>
            <w:szCs w:val="24"/>
          </w:rPr>
          <w:t>(b)</w:t>
        </w:r>
        <w:r w:rsidDel="00903513">
          <w:rPr>
            <w:rFonts w:ascii="Times New Roman" w:hAnsi="Times New Roman" w:cs="Times New Roman"/>
            <w:sz w:val="24"/>
            <w:szCs w:val="24"/>
          </w:rPr>
          <w:t xml:space="preserve"> </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001EA108" w14:textId="77777777" w:rsidTr="00F061CE">
        <w:trPr>
          <w:trHeight w:val="340"/>
          <w:ins w:id="415" w:author="Jameal Samhouri" w:date="2017-12-05T13:23:00Z"/>
        </w:trPr>
        <w:tc>
          <w:tcPr>
            <w:tcW w:w="1300" w:type="dxa"/>
            <w:tcBorders>
              <w:top w:val="single" w:sz="8" w:space="0" w:color="auto"/>
              <w:left w:val="nil"/>
              <w:bottom w:val="single" w:sz="8" w:space="0" w:color="auto"/>
              <w:right w:val="nil"/>
            </w:tcBorders>
            <w:shd w:val="clear" w:color="auto" w:fill="auto"/>
            <w:noWrap/>
            <w:vAlign w:val="center"/>
            <w:hideMark/>
          </w:tcPr>
          <w:p w14:paraId="500109C3" w14:textId="77777777" w:rsidR="00F061CE" w:rsidRPr="00F061CE" w:rsidRDefault="00F061CE" w:rsidP="00F061CE">
            <w:pPr>
              <w:spacing w:after="0" w:line="240" w:lineRule="auto"/>
              <w:rPr>
                <w:ins w:id="416" w:author="Jameal Samhouri" w:date="2017-12-05T13:23:00Z"/>
                <w:rFonts w:ascii="Calibri" w:eastAsia="Times New Roman" w:hAnsi="Calibri" w:cs="Times New Roman"/>
                <w:color w:val="000000"/>
                <w:sz w:val="24"/>
                <w:szCs w:val="24"/>
              </w:rPr>
            </w:pPr>
            <w:ins w:id="417" w:author="Jameal Samhouri" w:date="2017-12-05T13:23: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52E05CFF" w14:textId="77777777" w:rsidR="00F061CE" w:rsidRPr="00F061CE" w:rsidRDefault="00F061CE" w:rsidP="00F061CE">
            <w:pPr>
              <w:spacing w:after="0" w:line="240" w:lineRule="auto"/>
              <w:jc w:val="center"/>
              <w:rPr>
                <w:ins w:id="418" w:author="Jameal Samhouri" w:date="2017-12-05T13:23:00Z"/>
                <w:rFonts w:ascii="Calibri" w:eastAsia="Times New Roman" w:hAnsi="Calibri" w:cs="Times New Roman"/>
                <w:color w:val="000000"/>
                <w:sz w:val="24"/>
                <w:szCs w:val="24"/>
              </w:rPr>
            </w:pPr>
            <w:proofErr w:type="spellStart"/>
            <w:ins w:id="419" w:author="Jameal Samhouri" w:date="2017-12-05T13:23: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045C96B4" w14:textId="77777777" w:rsidR="00F061CE" w:rsidRPr="00F061CE" w:rsidRDefault="00F061CE" w:rsidP="00F061CE">
            <w:pPr>
              <w:spacing w:after="0" w:line="240" w:lineRule="auto"/>
              <w:jc w:val="center"/>
              <w:rPr>
                <w:ins w:id="420" w:author="Jameal Samhouri" w:date="2017-12-05T13:23:00Z"/>
                <w:rFonts w:ascii="Calibri" w:eastAsia="Times New Roman" w:hAnsi="Calibri" w:cs="Times New Roman"/>
                <w:color w:val="000000"/>
                <w:sz w:val="24"/>
                <w:szCs w:val="24"/>
              </w:rPr>
            </w:pPr>
            <w:ins w:id="421" w:author="Jameal Samhouri" w:date="2017-12-05T13:23: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6F0E38BA" w14:textId="77777777" w:rsidR="00F061CE" w:rsidRPr="00F061CE" w:rsidRDefault="00F061CE" w:rsidP="00F061CE">
            <w:pPr>
              <w:spacing w:after="0" w:line="240" w:lineRule="auto"/>
              <w:jc w:val="center"/>
              <w:rPr>
                <w:ins w:id="422" w:author="Jameal Samhouri" w:date="2017-12-05T13:23:00Z"/>
                <w:rFonts w:ascii="Calibri" w:eastAsia="Times New Roman" w:hAnsi="Calibri" w:cs="Times New Roman"/>
                <w:color w:val="000000"/>
                <w:sz w:val="24"/>
                <w:szCs w:val="24"/>
              </w:rPr>
            </w:pPr>
            <w:ins w:id="423" w:author="Jameal Samhouri" w:date="2017-12-05T13:23: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0FA32066" w14:textId="77777777" w:rsidR="00F061CE" w:rsidRPr="00F061CE" w:rsidRDefault="00F061CE" w:rsidP="00F061CE">
            <w:pPr>
              <w:spacing w:after="0" w:line="240" w:lineRule="auto"/>
              <w:jc w:val="center"/>
              <w:rPr>
                <w:ins w:id="424" w:author="Jameal Samhouri" w:date="2017-12-05T13:23:00Z"/>
                <w:rFonts w:ascii="Calibri" w:eastAsia="Times New Roman" w:hAnsi="Calibri" w:cs="Times New Roman"/>
                <w:i/>
                <w:iCs/>
                <w:color w:val="000000"/>
                <w:sz w:val="24"/>
                <w:szCs w:val="24"/>
              </w:rPr>
            </w:pPr>
            <w:ins w:id="425" w:author="Jameal Samhouri" w:date="2017-12-05T13:23:00Z">
              <w:r w:rsidRPr="00F061CE">
                <w:rPr>
                  <w:rFonts w:ascii="Calibri" w:eastAsia="Times New Roman" w:hAnsi="Calibri" w:cs="Times New Roman"/>
                  <w:i/>
                  <w:iCs/>
                  <w:color w:val="000000"/>
                  <w:sz w:val="24"/>
                  <w:szCs w:val="24"/>
                </w:rPr>
                <w:t>P</w:t>
              </w:r>
            </w:ins>
          </w:p>
        </w:tc>
      </w:tr>
      <w:tr w:rsidR="00F061CE" w:rsidRPr="00F061CE" w14:paraId="12C2E199" w14:textId="77777777" w:rsidTr="00F061CE">
        <w:trPr>
          <w:trHeight w:val="320"/>
          <w:ins w:id="426" w:author="Jameal Samhouri" w:date="2017-12-05T13:23:00Z"/>
        </w:trPr>
        <w:tc>
          <w:tcPr>
            <w:tcW w:w="1300" w:type="dxa"/>
            <w:tcBorders>
              <w:top w:val="nil"/>
              <w:left w:val="nil"/>
              <w:bottom w:val="nil"/>
              <w:right w:val="nil"/>
            </w:tcBorders>
            <w:shd w:val="clear" w:color="auto" w:fill="auto"/>
            <w:noWrap/>
            <w:vAlign w:val="bottom"/>
            <w:hideMark/>
          </w:tcPr>
          <w:p w14:paraId="32145752" w14:textId="77777777" w:rsidR="00F061CE" w:rsidRPr="00F061CE" w:rsidRDefault="00F061CE" w:rsidP="00F061CE">
            <w:pPr>
              <w:spacing w:after="0" w:line="240" w:lineRule="auto"/>
              <w:rPr>
                <w:ins w:id="427" w:author="Jameal Samhouri" w:date="2017-12-05T13:23:00Z"/>
                <w:rFonts w:ascii="Calibri" w:eastAsia="Times New Roman" w:hAnsi="Calibri" w:cs="Times New Roman"/>
                <w:color w:val="000000"/>
                <w:sz w:val="24"/>
                <w:szCs w:val="24"/>
              </w:rPr>
            </w:pPr>
            <w:ins w:id="428" w:author="Jameal Samhouri" w:date="2017-12-05T13:23:00Z">
              <w:r w:rsidRPr="00F061CE">
                <w:rPr>
                  <w:rFonts w:ascii="Calibri" w:eastAsia="Times New Roman" w:hAnsi="Calibri" w:cs="Times New Roman"/>
                  <w:color w:val="000000"/>
                  <w:sz w:val="24"/>
                  <w:szCs w:val="24"/>
                </w:rPr>
                <w:t>Region</w:t>
              </w:r>
            </w:ins>
          </w:p>
        </w:tc>
        <w:tc>
          <w:tcPr>
            <w:tcW w:w="1300" w:type="dxa"/>
            <w:tcBorders>
              <w:top w:val="nil"/>
              <w:left w:val="nil"/>
              <w:bottom w:val="nil"/>
              <w:right w:val="nil"/>
            </w:tcBorders>
            <w:shd w:val="clear" w:color="auto" w:fill="auto"/>
            <w:noWrap/>
            <w:vAlign w:val="bottom"/>
            <w:hideMark/>
          </w:tcPr>
          <w:p w14:paraId="5166AD18" w14:textId="77777777" w:rsidR="00F061CE" w:rsidRPr="00F061CE" w:rsidRDefault="00F061CE" w:rsidP="00F061CE">
            <w:pPr>
              <w:spacing w:after="0" w:line="240" w:lineRule="auto"/>
              <w:jc w:val="center"/>
              <w:rPr>
                <w:ins w:id="429" w:author="Jameal Samhouri" w:date="2017-12-05T13:23:00Z"/>
                <w:rFonts w:ascii="Calibri" w:eastAsia="Times New Roman" w:hAnsi="Calibri" w:cs="Times New Roman"/>
                <w:color w:val="000000"/>
                <w:sz w:val="24"/>
                <w:szCs w:val="24"/>
              </w:rPr>
            </w:pPr>
            <w:ins w:id="430" w:author="Jameal Samhouri" w:date="2017-12-05T13:23:00Z">
              <w:r w:rsidRPr="00F061CE">
                <w:rPr>
                  <w:rFonts w:ascii="Calibri" w:eastAsia="Times New Roman" w:hAnsi="Calibri" w:cs="Times New Roman"/>
                  <w:color w:val="000000"/>
                  <w:sz w:val="24"/>
                  <w:szCs w:val="24"/>
                </w:rPr>
                <w:t>2</w:t>
              </w:r>
            </w:ins>
          </w:p>
        </w:tc>
        <w:tc>
          <w:tcPr>
            <w:tcW w:w="1300" w:type="dxa"/>
            <w:tcBorders>
              <w:top w:val="nil"/>
              <w:left w:val="nil"/>
              <w:bottom w:val="nil"/>
              <w:right w:val="nil"/>
            </w:tcBorders>
            <w:shd w:val="clear" w:color="auto" w:fill="auto"/>
            <w:noWrap/>
            <w:vAlign w:val="bottom"/>
            <w:hideMark/>
          </w:tcPr>
          <w:p w14:paraId="6B0B64CE" w14:textId="77777777" w:rsidR="00F061CE" w:rsidRPr="00F061CE" w:rsidRDefault="00F061CE" w:rsidP="00F061CE">
            <w:pPr>
              <w:spacing w:after="0" w:line="240" w:lineRule="auto"/>
              <w:jc w:val="center"/>
              <w:rPr>
                <w:ins w:id="431" w:author="Jameal Samhouri" w:date="2017-12-05T13:23:00Z"/>
                <w:rFonts w:ascii="Calibri" w:eastAsia="Times New Roman" w:hAnsi="Calibri" w:cs="Times New Roman"/>
                <w:color w:val="000000"/>
                <w:sz w:val="24"/>
                <w:szCs w:val="24"/>
              </w:rPr>
            </w:pPr>
            <w:ins w:id="432" w:author="Jameal Samhouri" w:date="2017-12-05T13:23:00Z">
              <w:r w:rsidRPr="00F061CE">
                <w:rPr>
                  <w:rFonts w:ascii="Calibri" w:eastAsia="Times New Roman" w:hAnsi="Calibri" w:cs="Times New Roman"/>
                  <w:color w:val="000000"/>
                  <w:sz w:val="24"/>
                  <w:szCs w:val="24"/>
                </w:rPr>
                <w:t>0.024</w:t>
              </w:r>
            </w:ins>
          </w:p>
        </w:tc>
        <w:tc>
          <w:tcPr>
            <w:tcW w:w="1300" w:type="dxa"/>
            <w:tcBorders>
              <w:top w:val="nil"/>
              <w:left w:val="nil"/>
              <w:bottom w:val="nil"/>
              <w:right w:val="nil"/>
            </w:tcBorders>
            <w:shd w:val="clear" w:color="auto" w:fill="auto"/>
            <w:noWrap/>
            <w:vAlign w:val="bottom"/>
            <w:hideMark/>
          </w:tcPr>
          <w:p w14:paraId="2F27330A" w14:textId="77777777" w:rsidR="00F061CE" w:rsidRPr="00F061CE" w:rsidRDefault="00F061CE" w:rsidP="00F061CE">
            <w:pPr>
              <w:spacing w:after="0" w:line="240" w:lineRule="auto"/>
              <w:jc w:val="center"/>
              <w:rPr>
                <w:ins w:id="433" w:author="Jameal Samhouri" w:date="2017-12-05T13:23:00Z"/>
                <w:rFonts w:ascii="Calibri" w:eastAsia="Times New Roman" w:hAnsi="Calibri" w:cs="Times New Roman"/>
                <w:color w:val="000000"/>
                <w:sz w:val="24"/>
                <w:szCs w:val="24"/>
              </w:rPr>
            </w:pPr>
            <w:ins w:id="434" w:author="Jameal Samhouri" w:date="2017-12-05T13:23:00Z">
              <w:r w:rsidRPr="00F061CE">
                <w:rPr>
                  <w:rFonts w:ascii="Calibri" w:eastAsia="Times New Roman" w:hAnsi="Calibri" w:cs="Times New Roman"/>
                  <w:color w:val="000000"/>
                  <w:sz w:val="24"/>
                  <w:szCs w:val="24"/>
                </w:rPr>
                <w:t>0.194</w:t>
              </w:r>
            </w:ins>
          </w:p>
        </w:tc>
        <w:tc>
          <w:tcPr>
            <w:tcW w:w="1300" w:type="dxa"/>
            <w:tcBorders>
              <w:top w:val="nil"/>
              <w:left w:val="nil"/>
              <w:bottom w:val="nil"/>
              <w:right w:val="nil"/>
            </w:tcBorders>
            <w:shd w:val="clear" w:color="auto" w:fill="auto"/>
            <w:noWrap/>
            <w:vAlign w:val="bottom"/>
            <w:hideMark/>
          </w:tcPr>
          <w:p w14:paraId="0DDDD862" w14:textId="77777777" w:rsidR="00F061CE" w:rsidRPr="00F061CE" w:rsidRDefault="00F061CE" w:rsidP="00F061CE">
            <w:pPr>
              <w:spacing w:after="0" w:line="240" w:lineRule="auto"/>
              <w:jc w:val="center"/>
              <w:rPr>
                <w:ins w:id="435" w:author="Jameal Samhouri" w:date="2017-12-05T13:23:00Z"/>
                <w:rFonts w:ascii="Calibri" w:eastAsia="Times New Roman" w:hAnsi="Calibri" w:cs="Times New Roman"/>
                <w:color w:val="000000"/>
                <w:sz w:val="24"/>
                <w:szCs w:val="24"/>
              </w:rPr>
            </w:pPr>
            <w:ins w:id="436" w:author="Jameal Samhouri" w:date="2017-12-05T13:23:00Z">
              <w:r w:rsidRPr="00F061CE">
                <w:rPr>
                  <w:rFonts w:ascii="Calibri" w:eastAsia="Times New Roman" w:hAnsi="Calibri" w:cs="Times New Roman"/>
                  <w:color w:val="000000"/>
                  <w:sz w:val="24"/>
                  <w:szCs w:val="24"/>
                </w:rPr>
                <w:t>0.860</w:t>
              </w:r>
            </w:ins>
          </w:p>
        </w:tc>
      </w:tr>
      <w:tr w:rsidR="00F061CE" w:rsidRPr="00F061CE" w14:paraId="684BFAA2" w14:textId="77777777" w:rsidTr="00F061CE">
        <w:trPr>
          <w:trHeight w:val="320"/>
          <w:ins w:id="437" w:author="Jameal Samhouri" w:date="2017-12-05T13:23:00Z"/>
        </w:trPr>
        <w:tc>
          <w:tcPr>
            <w:tcW w:w="1300" w:type="dxa"/>
            <w:tcBorders>
              <w:top w:val="nil"/>
              <w:left w:val="nil"/>
              <w:bottom w:val="nil"/>
              <w:right w:val="nil"/>
            </w:tcBorders>
            <w:shd w:val="clear" w:color="auto" w:fill="auto"/>
            <w:noWrap/>
            <w:vAlign w:val="bottom"/>
            <w:hideMark/>
          </w:tcPr>
          <w:p w14:paraId="595574AF" w14:textId="77777777" w:rsidR="00F061CE" w:rsidRPr="00F061CE" w:rsidRDefault="00F061CE" w:rsidP="00F061CE">
            <w:pPr>
              <w:spacing w:after="0" w:line="240" w:lineRule="auto"/>
              <w:rPr>
                <w:ins w:id="438" w:author="Jameal Samhouri" w:date="2017-12-05T13:23:00Z"/>
                <w:rFonts w:ascii="Calibri" w:eastAsia="Times New Roman" w:hAnsi="Calibri" w:cs="Times New Roman"/>
                <w:color w:val="000000"/>
                <w:sz w:val="24"/>
                <w:szCs w:val="24"/>
              </w:rPr>
            </w:pPr>
            <w:ins w:id="439" w:author="Jameal Samhouri" w:date="2017-12-05T13:23:00Z">
              <w:r w:rsidRPr="00F061CE">
                <w:rPr>
                  <w:rFonts w:ascii="Calibri" w:eastAsia="Times New Roman" w:hAnsi="Calibri" w:cs="Times New Roman"/>
                  <w:color w:val="000000"/>
                  <w:sz w:val="24"/>
                  <w:szCs w:val="24"/>
                </w:rPr>
                <w:t>Residual</w:t>
              </w:r>
            </w:ins>
          </w:p>
        </w:tc>
        <w:tc>
          <w:tcPr>
            <w:tcW w:w="1300" w:type="dxa"/>
            <w:tcBorders>
              <w:top w:val="nil"/>
              <w:left w:val="nil"/>
              <w:bottom w:val="nil"/>
              <w:right w:val="nil"/>
            </w:tcBorders>
            <w:shd w:val="clear" w:color="auto" w:fill="auto"/>
            <w:noWrap/>
            <w:vAlign w:val="bottom"/>
            <w:hideMark/>
          </w:tcPr>
          <w:p w14:paraId="3E6A5011" w14:textId="77777777" w:rsidR="00F061CE" w:rsidRPr="00F061CE" w:rsidRDefault="00F061CE" w:rsidP="00F061CE">
            <w:pPr>
              <w:spacing w:after="0" w:line="240" w:lineRule="auto"/>
              <w:jc w:val="center"/>
              <w:rPr>
                <w:ins w:id="440" w:author="Jameal Samhouri" w:date="2017-12-05T13:23:00Z"/>
                <w:rFonts w:ascii="Calibri" w:eastAsia="Times New Roman" w:hAnsi="Calibri" w:cs="Times New Roman"/>
                <w:color w:val="000000"/>
                <w:sz w:val="24"/>
                <w:szCs w:val="24"/>
              </w:rPr>
            </w:pPr>
            <w:ins w:id="441" w:author="Jameal Samhouri" w:date="2017-12-05T13:23:00Z">
              <w:r w:rsidRPr="00F061CE">
                <w:rPr>
                  <w:rFonts w:ascii="Calibri" w:eastAsia="Times New Roman" w:hAnsi="Calibri" w:cs="Times New Roman"/>
                  <w:color w:val="000000"/>
                  <w:sz w:val="24"/>
                  <w:szCs w:val="24"/>
                </w:rPr>
                <w:t>24</w:t>
              </w:r>
            </w:ins>
          </w:p>
        </w:tc>
        <w:tc>
          <w:tcPr>
            <w:tcW w:w="1300" w:type="dxa"/>
            <w:tcBorders>
              <w:top w:val="nil"/>
              <w:left w:val="nil"/>
              <w:bottom w:val="nil"/>
              <w:right w:val="nil"/>
            </w:tcBorders>
            <w:shd w:val="clear" w:color="auto" w:fill="auto"/>
            <w:noWrap/>
            <w:vAlign w:val="bottom"/>
            <w:hideMark/>
          </w:tcPr>
          <w:p w14:paraId="0F8E64A2" w14:textId="77777777" w:rsidR="00F061CE" w:rsidRPr="00F061CE" w:rsidRDefault="00F061CE" w:rsidP="00F061CE">
            <w:pPr>
              <w:spacing w:after="0" w:line="240" w:lineRule="auto"/>
              <w:jc w:val="center"/>
              <w:rPr>
                <w:ins w:id="442" w:author="Jameal Samhouri" w:date="2017-12-05T13:23:00Z"/>
                <w:rFonts w:ascii="Calibri" w:eastAsia="Times New Roman" w:hAnsi="Calibri" w:cs="Times New Roman"/>
                <w:color w:val="000000"/>
                <w:sz w:val="24"/>
                <w:szCs w:val="24"/>
              </w:rPr>
            </w:pPr>
            <w:ins w:id="443" w:author="Jameal Samhouri" w:date="2017-12-05T13:23:00Z">
              <w:r w:rsidRPr="00F061CE">
                <w:rPr>
                  <w:rFonts w:ascii="Calibri" w:eastAsia="Times New Roman" w:hAnsi="Calibri" w:cs="Times New Roman"/>
                  <w:color w:val="000000"/>
                  <w:sz w:val="24"/>
                  <w:szCs w:val="24"/>
                </w:rPr>
                <w:t>0.121</w:t>
              </w:r>
            </w:ins>
          </w:p>
        </w:tc>
        <w:tc>
          <w:tcPr>
            <w:tcW w:w="1300" w:type="dxa"/>
            <w:tcBorders>
              <w:top w:val="nil"/>
              <w:left w:val="nil"/>
              <w:bottom w:val="nil"/>
              <w:right w:val="nil"/>
            </w:tcBorders>
            <w:shd w:val="clear" w:color="auto" w:fill="auto"/>
            <w:noWrap/>
            <w:vAlign w:val="bottom"/>
            <w:hideMark/>
          </w:tcPr>
          <w:p w14:paraId="64B76720" w14:textId="77777777" w:rsidR="00F061CE" w:rsidRPr="00F061CE" w:rsidRDefault="00F061CE" w:rsidP="00F061CE">
            <w:pPr>
              <w:spacing w:after="0" w:line="240" w:lineRule="auto"/>
              <w:jc w:val="center"/>
              <w:rPr>
                <w:ins w:id="444" w:author="Jameal Samhouri" w:date="2017-12-05T13:23: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AFC3361" w14:textId="77777777" w:rsidR="00F061CE" w:rsidRPr="00F061CE" w:rsidRDefault="00F061CE" w:rsidP="00F061CE">
            <w:pPr>
              <w:spacing w:after="0" w:line="240" w:lineRule="auto"/>
              <w:jc w:val="center"/>
              <w:rPr>
                <w:ins w:id="445" w:author="Jameal Samhouri" w:date="2017-12-05T13:23:00Z"/>
                <w:rFonts w:ascii="Times New Roman" w:eastAsia="Times New Roman" w:hAnsi="Times New Roman" w:cs="Times New Roman"/>
                <w:sz w:val="20"/>
                <w:szCs w:val="20"/>
              </w:rPr>
            </w:pPr>
          </w:p>
        </w:tc>
      </w:tr>
      <w:tr w:rsidR="00F061CE" w:rsidRPr="00F061CE" w14:paraId="5872D28C" w14:textId="77777777" w:rsidTr="00F061CE">
        <w:trPr>
          <w:trHeight w:val="340"/>
          <w:ins w:id="446" w:author="Jameal Samhouri" w:date="2017-12-05T13:23:00Z"/>
        </w:trPr>
        <w:tc>
          <w:tcPr>
            <w:tcW w:w="1300" w:type="dxa"/>
            <w:tcBorders>
              <w:top w:val="nil"/>
              <w:left w:val="nil"/>
              <w:bottom w:val="single" w:sz="8" w:space="0" w:color="auto"/>
              <w:right w:val="nil"/>
            </w:tcBorders>
            <w:shd w:val="clear" w:color="auto" w:fill="auto"/>
            <w:noWrap/>
            <w:vAlign w:val="center"/>
            <w:hideMark/>
          </w:tcPr>
          <w:p w14:paraId="45DB165B" w14:textId="77777777" w:rsidR="00F061CE" w:rsidRPr="00F061CE" w:rsidRDefault="00F061CE" w:rsidP="00F061CE">
            <w:pPr>
              <w:spacing w:after="0" w:line="240" w:lineRule="auto"/>
              <w:rPr>
                <w:ins w:id="447" w:author="Jameal Samhouri" w:date="2017-12-05T13:23:00Z"/>
                <w:rFonts w:ascii="Calibri" w:eastAsia="Times New Roman" w:hAnsi="Calibri" w:cs="Times New Roman"/>
                <w:color w:val="000000"/>
                <w:sz w:val="24"/>
                <w:szCs w:val="24"/>
              </w:rPr>
            </w:pPr>
            <w:ins w:id="448" w:author="Jameal Samhouri" w:date="2017-12-05T13:23: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00F5846B" w14:textId="77777777" w:rsidR="00F061CE" w:rsidRPr="00F061CE" w:rsidRDefault="00F061CE" w:rsidP="00F061CE">
            <w:pPr>
              <w:spacing w:after="0" w:line="240" w:lineRule="auto"/>
              <w:jc w:val="center"/>
              <w:rPr>
                <w:ins w:id="449" w:author="Jameal Samhouri" w:date="2017-12-05T13:23:00Z"/>
                <w:rFonts w:ascii="Calibri" w:eastAsia="Times New Roman" w:hAnsi="Calibri" w:cs="Times New Roman"/>
                <w:color w:val="000000"/>
                <w:sz w:val="24"/>
                <w:szCs w:val="24"/>
              </w:rPr>
            </w:pPr>
            <w:ins w:id="450" w:author="Jameal Samhouri" w:date="2017-12-05T13:23:00Z">
              <w:r w:rsidRPr="00F061CE">
                <w:rPr>
                  <w:rFonts w:ascii="Calibri" w:eastAsia="Times New Roman" w:hAnsi="Calibri" w:cs="Times New Roman"/>
                  <w:color w:val="000000"/>
                  <w:sz w:val="24"/>
                  <w:szCs w:val="24"/>
                </w:rPr>
                <w:t>26</w:t>
              </w:r>
            </w:ins>
          </w:p>
        </w:tc>
        <w:tc>
          <w:tcPr>
            <w:tcW w:w="1300" w:type="dxa"/>
            <w:tcBorders>
              <w:top w:val="nil"/>
              <w:left w:val="nil"/>
              <w:bottom w:val="single" w:sz="8" w:space="0" w:color="auto"/>
              <w:right w:val="nil"/>
            </w:tcBorders>
            <w:shd w:val="clear" w:color="auto" w:fill="auto"/>
            <w:noWrap/>
            <w:vAlign w:val="center"/>
            <w:hideMark/>
          </w:tcPr>
          <w:p w14:paraId="65E5AACD" w14:textId="77777777" w:rsidR="00F061CE" w:rsidRPr="00F061CE" w:rsidRDefault="00F061CE" w:rsidP="00F061CE">
            <w:pPr>
              <w:spacing w:after="0" w:line="240" w:lineRule="auto"/>
              <w:jc w:val="center"/>
              <w:rPr>
                <w:ins w:id="451" w:author="Jameal Samhouri" w:date="2017-12-05T13:23:00Z"/>
                <w:rFonts w:ascii="Calibri" w:eastAsia="Times New Roman" w:hAnsi="Calibri" w:cs="Times New Roman"/>
                <w:color w:val="000000"/>
                <w:sz w:val="24"/>
                <w:szCs w:val="24"/>
              </w:rPr>
            </w:pPr>
            <w:ins w:id="452"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36D66193" w14:textId="77777777" w:rsidR="00F061CE" w:rsidRPr="00F061CE" w:rsidRDefault="00F061CE" w:rsidP="00F061CE">
            <w:pPr>
              <w:spacing w:after="0" w:line="240" w:lineRule="auto"/>
              <w:jc w:val="center"/>
              <w:rPr>
                <w:ins w:id="453" w:author="Jameal Samhouri" w:date="2017-12-05T13:23:00Z"/>
                <w:rFonts w:ascii="Calibri" w:eastAsia="Times New Roman" w:hAnsi="Calibri" w:cs="Times New Roman"/>
                <w:color w:val="000000"/>
                <w:sz w:val="24"/>
                <w:szCs w:val="24"/>
              </w:rPr>
            </w:pPr>
            <w:ins w:id="454" w:author="Jameal Samhouri" w:date="2017-12-05T13:23: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596A274E" w14:textId="77777777" w:rsidR="00F061CE" w:rsidRPr="00F061CE" w:rsidRDefault="00F061CE" w:rsidP="00F061CE">
            <w:pPr>
              <w:spacing w:after="0" w:line="240" w:lineRule="auto"/>
              <w:jc w:val="center"/>
              <w:rPr>
                <w:ins w:id="455" w:author="Jameal Samhouri" w:date="2017-12-05T13:23:00Z"/>
                <w:rFonts w:ascii="Calibri" w:eastAsia="Times New Roman" w:hAnsi="Calibri" w:cs="Times New Roman"/>
                <w:color w:val="000000"/>
                <w:sz w:val="24"/>
                <w:szCs w:val="24"/>
              </w:rPr>
            </w:pPr>
            <w:ins w:id="456" w:author="Jameal Samhouri" w:date="2017-12-05T13:23:00Z">
              <w:r w:rsidRPr="00F061CE">
                <w:rPr>
                  <w:rFonts w:ascii="Calibri" w:eastAsia="Times New Roman" w:hAnsi="Calibri" w:cs="Times New Roman"/>
                  <w:color w:val="000000"/>
                  <w:sz w:val="24"/>
                  <w:szCs w:val="24"/>
                </w:rPr>
                <w:t> </w:t>
              </w:r>
            </w:ins>
          </w:p>
        </w:tc>
      </w:tr>
    </w:tbl>
    <w:p w14:paraId="5C28E350" w14:textId="3B0199BF" w:rsidR="00F55396" w:rsidRDefault="00F55396" w:rsidP="00F061CE">
      <w:pPr>
        <w:rPr>
          <w:rFonts w:ascii="Times New Roman" w:hAnsi="Times New Roman" w:cs="Times New Roman"/>
          <w:sz w:val="24"/>
          <w:szCs w:val="24"/>
        </w:rPr>
      </w:pPr>
      <w:del w:id="457" w:author="Jameal Samhouri" w:date="2017-11-27T15:00:00Z">
        <w:r w:rsidDel="00903513">
          <w:rPr>
            <w:rFonts w:ascii="Times New Roman" w:hAnsi="Times New Roman" w:cs="Times New Roman"/>
            <w:sz w:val="24"/>
            <w:szCs w:val="24"/>
          </w:rPr>
          <w:br w:type="page"/>
        </w:r>
      </w:del>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 alternate.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are not available for 1995, gastropods are not available in 95 or 99.</w:t>
      </w:r>
    </w:p>
    <w:p w14:paraId="75745E48" w14:textId="77777777" w:rsidR="001615D4" w:rsidRDefault="001615D4">
      <w:pPr>
        <w:rPr>
          <w:rFonts w:ascii="Times New Roman" w:hAnsi="Times New Roman" w:cs="Times New Roman"/>
          <w:sz w:val="24"/>
          <w:szCs w:val="24"/>
        </w:rPr>
      </w:pPr>
    </w:p>
    <w:p w14:paraId="1487857E" w14:textId="6E8BE016" w:rsidR="001615D4" w:rsidRDefault="001615D4">
      <w:pPr>
        <w:rPr>
          <w:rFonts w:ascii="Times New Roman" w:hAnsi="Times New Roman" w:cs="Times New Roman"/>
          <w:sz w:val="24"/>
          <w:szCs w:val="24"/>
        </w:rPr>
      </w:pPr>
      <w:del w:id="458" w:author="Jameal Samhouri" w:date="2017-12-05T12:56:00Z">
        <w:r w:rsidDel="003156C0">
          <w:rPr>
            <w:rFonts w:ascii="Times New Roman" w:hAnsi="Times New Roman" w:cs="Times New Roman"/>
            <w:noProof/>
            <w:sz w:val="24"/>
            <w:szCs w:val="24"/>
          </w:rPr>
          <w:drawing>
            <wp:inline distT="0" distB="0" distL="0" distR="0" wp14:anchorId="38985A96" wp14:editId="07209F3C">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del>
    </w:p>
    <w:p w14:paraId="2E18DF22" w14:textId="2EF52F42" w:rsidR="001615D4" w:rsidRDefault="001615D4">
      <w:pPr>
        <w:rPr>
          <w:rFonts w:ascii="Times New Roman" w:hAnsi="Times New Roman" w:cs="Times New Roman"/>
          <w:sz w:val="24"/>
          <w:szCs w:val="24"/>
        </w:rPr>
      </w:pPr>
      <w:del w:id="459" w:author="Jameal Samhouri" w:date="2017-12-05T12:56:00Z">
        <w:r w:rsidDel="003156C0">
          <w:rPr>
            <w:rFonts w:ascii="Times New Roman" w:hAnsi="Times New Roman" w:cs="Times New Roman"/>
            <w:noProof/>
            <w:sz w:val="24"/>
            <w:szCs w:val="24"/>
          </w:rPr>
          <w:lastRenderedPageBreak/>
          <w:drawing>
            <wp:inline distT="0" distB="0" distL="0" distR="0" wp14:anchorId="438B7D3B" wp14:editId="0F22B279">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del>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28730C31" w:rsidR="00DB121B" w:rsidRDefault="00DB121B">
      <w:pPr>
        <w:rPr>
          <w:rFonts w:ascii="Times New Roman" w:hAnsi="Times New Roman" w:cs="Times New Roman"/>
          <w:sz w:val="24"/>
          <w:szCs w:val="24"/>
        </w:rPr>
      </w:pPr>
      <w:del w:id="460" w:author="Jameal Samhouri" w:date="2017-12-05T12:57:00Z">
        <w:r w:rsidDel="00562C9E">
          <w:rPr>
            <w:rFonts w:ascii="Times New Roman" w:hAnsi="Times New Roman" w:cs="Times New Roman"/>
            <w:sz w:val="24"/>
            <w:szCs w:val="24"/>
          </w:rPr>
          <w:lastRenderedPageBreak/>
          <w:delText>Insert NMDS plots</w:delText>
        </w:r>
      </w:del>
      <w:ins w:id="461" w:author="Jameal Samhouri" w:date="2017-12-05T12:57:00Z">
        <w:r w:rsidR="00562C9E">
          <w:rPr>
            <w:rFonts w:ascii="Times New Roman" w:hAnsi="Times New Roman" w:cs="Times New Roman"/>
            <w:sz w:val="24"/>
            <w:szCs w:val="24"/>
          </w:rPr>
          <w:t xml:space="preserve">Figure 7. Non-metric multidimensional scaling </w:t>
        </w:r>
      </w:ins>
    </w:p>
    <w:p w14:paraId="57B3BD1C" w14:textId="503BA1CC" w:rsidR="00DB121B" w:rsidRDefault="00DB121B">
      <w:pPr>
        <w:rPr>
          <w:rFonts w:ascii="Times New Roman" w:hAnsi="Times New Roman" w:cs="Times New Roman"/>
          <w:sz w:val="24"/>
          <w:szCs w:val="24"/>
        </w:rPr>
      </w:pPr>
    </w:p>
    <w:p w14:paraId="1ABAFE4E" w14:textId="66CD41EA" w:rsidR="00DB121B" w:rsidRDefault="009C4EBA">
      <w:pPr>
        <w:rPr>
          <w:rFonts w:ascii="Times New Roman" w:hAnsi="Times New Roman" w:cs="Times New Roman"/>
          <w:sz w:val="24"/>
          <w:szCs w:val="24"/>
        </w:rPr>
      </w:pPr>
      <w:ins w:id="462" w:author="Jameal Samhouri" w:date="2017-12-05T12:58:00Z">
        <w:r>
          <w:rPr>
            <w:rFonts w:ascii="Times New Roman" w:hAnsi="Times New Roman" w:cs="Times New Roman"/>
            <w:noProof/>
            <w:sz w:val="24"/>
            <w:szCs w:val="24"/>
          </w:rPr>
          <w:drawing>
            <wp:inline distT="0" distB="0" distL="0" distR="0" wp14:anchorId="7F507042" wp14:editId="7529FC9E">
              <wp:extent cx="5936615" cy="2967990"/>
              <wp:effectExtent l="0" t="0" r="6985" b="3810"/>
              <wp:docPr id="5" name="Picture 5" descr="../Plots/_Multivariate/MDS%20invert%20community%201987-1995-2015%20Manhattan%20for%20pu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_Multivariate/MDS%20invert%20community%201987-1995-2015%20Manhattan%20for%20pub.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967990"/>
                      </a:xfrm>
                      <a:prstGeom prst="rect">
                        <a:avLst/>
                      </a:prstGeom>
                      <a:noFill/>
                      <a:ln>
                        <a:noFill/>
                      </a:ln>
                    </pic:spPr>
                  </pic:pic>
                </a:graphicData>
              </a:graphic>
            </wp:inline>
          </w:drawing>
        </w:r>
      </w:ins>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lastRenderedPageBreak/>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r>
        <w:rPr>
          <w:rFonts w:ascii="Helvetica" w:hAnsi="Helvetica" w:cs="Helvetica"/>
          <w:sz w:val="24"/>
          <w:szCs w:val="24"/>
        </w:rPr>
        <w:t xml:space="preserve">Laidre, K. L., Jameson, R. J., Jeffries, S. J., Hobbs, R. C., Bowlby, C. E., &amp; VanBlaricom,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Rassweiler, A., Carr,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680784B4" w:rsidR="009C4EBA" w:rsidRDefault="005365FF" w:rsidP="00F55396">
      <w:pPr>
        <w:spacing w:after="0" w:line="480" w:lineRule="auto"/>
        <w:rPr>
          <w:ins w:id="463" w:author="Jameal Samhouri" w:date="2017-12-05T12:58:00Z"/>
          <w:rFonts w:ascii="Times New Roman" w:hAnsi="Times New Roman" w:cs="Times New Roman"/>
          <w:sz w:val="24"/>
          <w:szCs w:val="24"/>
        </w:rPr>
      </w:pPr>
      <w:r>
        <w:rPr>
          <w:rFonts w:ascii="Times New Roman" w:hAnsi="Times New Roman" w:cs="Times New Roman"/>
          <w:sz w:val="24"/>
          <w:szCs w:val="24"/>
        </w:rPr>
        <w:fldChar w:fldCharType="end"/>
      </w:r>
    </w:p>
    <w:p w14:paraId="037AD59F" w14:textId="77777777" w:rsidR="009C4EBA" w:rsidRDefault="009C4EBA">
      <w:pPr>
        <w:rPr>
          <w:ins w:id="464" w:author="Jameal Samhouri" w:date="2017-12-05T12:58:00Z"/>
          <w:rFonts w:ascii="Times New Roman" w:hAnsi="Times New Roman" w:cs="Times New Roman"/>
          <w:sz w:val="24"/>
          <w:szCs w:val="24"/>
        </w:rPr>
      </w:pPr>
      <w:ins w:id="465" w:author="Jameal Samhouri" w:date="2017-12-05T12:58:00Z">
        <w:r>
          <w:rPr>
            <w:rFonts w:ascii="Times New Roman" w:hAnsi="Times New Roman" w:cs="Times New Roman"/>
            <w:sz w:val="24"/>
            <w:szCs w:val="24"/>
          </w:rPr>
          <w:br w:type="page"/>
        </w:r>
      </w:ins>
    </w:p>
    <w:p w14:paraId="3CF3977E" w14:textId="3416CCF1" w:rsidR="00F55396" w:rsidRDefault="009C4EBA" w:rsidP="00F55396">
      <w:pPr>
        <w:spacing w:after="0" w:line="480" w:lineRule="auto"/>
        <w:rPr>
          <w:ins w:id="466" w:author="Jameal Samhouri" w:date="2017-12-05T12:58:00Z"/>
          <w:rFonts w:ascii="Times New Roman" w:hAnsi="Times New Roman" w:cs="Times New Roman"/>
          <w:sz w:val="24"/>
          <w:szCs w:val="24"/>
        </w:rPr>
      </w:pPr>
      <w:ins w:id="467" w:author="Jameal Samhouri" w:date="2017-12-05T12:58:00Z">
        <w:r>
          <w:rPr>
            <w:rFonts w:ascii="Times New Roman" w:hAnsi="Times New Roman" w:cs="Times New Roman"/>
            <w:b/>
            <w:sz w:val="24"/>
            <w:szCs w:val="24"/>
          </w:rPr>
          <w:lastRenderedPageBreak/>
          <w:t>Appendix</w:t>
        </w:r>
      </w:ins>
    </w:p>
    <w:p w14:paraId="7F03DD96" w14:textId="5F510510" w:rsidR="00F061CE" w:rsidRDefault="00F061CE" w:rsidP="00F061CE">
      <w:pPr>
        <w:rPr>
          <w:ins w:id="468" w:author="Jameal Samhouri" w:date="2017-12-05T13:21:00Z"/>
          <w:rFonts w:ascii="Times New Roman" w:hAnsi="Times New Roman" w:cs="Times New Roman"/>
          <w:sz w:val="24"/>
          <w:szCs w:val="24"/>
        </w:rPr>
      </w:pPr>
      <w:ins w:id="469" w:author="Jameal Samhouri" w:date="2017-12-05T13:21:00Z">
        <w:r>
          <w:rPr>
            <w:rFonts w:ascii="Times New Roman" w:hAnsi="Times New Roman" w:cs="Times New Roman"/>
            <w:sz w:val="24"/>
            <w:szCs w:val="24"/>
          </w:rPr>
          <w:t xml:space="preserve">Table </w:t>
        </w:r>
        <w:r>
          <w:rPr>
            <w:rFonts w:ascii="Times New Roman" w:hAnsi="Times New Roman" w:cs="Times New Roman"/>
            <w:sz w:val="24"/>
            <w:szCs w:val="24"/>
          </w:rPr>
          <w:t>x</w:t>
        </w:r>
        <w:r>
          <w:rPr>
            <w:rFonts w:ascii="Times New Roman" w:hAnsi="Times New Roman" w:cs="Times New Roman"/>
            <w:sz w:val="24"/>
            <w:szCs w:val="24"/>
          </w:rPr>
          <w:t xml:space="preserve">. </w:t>
        </w:r>
        <w:r w:rsidRPr="00903513">
          <w:rPr>
            <w:rFonts w:ascii="Times New Roman" w:hAnsi="Times New Roman" w:cs="Times New Roman"/>
            <w:sz w:val="24"/>
            <w:szCs w:val="24"/>
          </w:rPr>
          <w:t xml:space="preserve">PERMANOVA partitioning of </w:t>
        </w:r>
        <w:r>
          <w:rPr>
            <w:rFonts w:ascii="Times New Roman" w:hAnsi="Times New Roman" w:cs="Times New Roman"/>
            <w:sz w:val="24"/>
            <w:szCs w:val="24"/>
          </w:rPr>
          <w:t>benthic invertebrate</w:t>
        </w:r>
        <w:r w:rsidRPr="00903513">
          <w:rPr>
            <w:rFonts w:ascii="Times New Roman" w:hAnsi="Times New Roman" w:cs="Times New Roman"/>
            <w:sz w:val="24"/>
            <w:szCs w:val="24"/>
          </w:rPr>
          <w:t xml:space="preserve"> assemblages on the basis of </w:t>
        </w:r>
        <w:r>
          <w:rPr>
            <w:rFonts w:ascii="Times New Roman" w:hAnsi="Times New Roman" w:cs="Times New Roman"/>
            <w:sz w:val="24"/>
            <w:szCs w:val="24"/>
          </w:rPr>
          <w:t>Manhattan</w:t>
        </w:r>
        <w:r w:rsidRPr="00903513">
          <w:rPr>
            <w:rFonts w:ascii="Times New Roman" w:hAnsi="Times New Roman" w:cs="Times New Roman"/>
            <w:sz w:val="24"/>
            <w:szCs w:val="24"/>
          </w:rPr>
          <w:t xml:space="preserve"> </w:t>
        </w:r>
      </w:ins>
      <w:ins w:id="470" w:author="Jameal Samhouri" w:date="2017-12-05T13:27:00Z">
        <w:r w:rsidR="0030126E">
          <w:rPr>
            <w:rFonts w:ascii="Times New Roman" w:hAnsi="Times New Roman" w:cs="Times New Roman"/>
            <w:sz w:val="24"/>
            <w:szCs w:val="24"/>
          </w:rPr>
          <w:t>log(</w:t>
        </w:r>
        <w:r w:rsidR="0030126E">
          <w:rPr>
            <w:rFonts w:ascii="Times New Roman" w:hAnsi="Times New Roman" w:cs="Times New Roman"/>
            <w:i/>
            <w:sz w:val="24"/>
            <w:szCs w:val="24"/>
          </w:rPr>
          <w:t>x</w:t>
        </w:r>
        <w:r w:rsidR="0030126E">
          <w:rPr>
            <w:rFonts w:ascii="Times New Roman" w:hAnsi="Times New Roman" w:cs="Times New Roman"/>
            <w:sz w:val="24"/>
            <w:szCs w:val="24"/>
          </w:rPr>
          <w:t>+</w:t>
        </w:r>
        <w:proofErr w:type="gramStart"/>
        <w:r w:rsidR="0030126E">
          <w:rPr>
            <w:rFonts w:ascii="Times New Roman" w:hAnsi="Times New Roman" w:cs="Times New Roman"/>
            <w:sz w:val="24"/>
            <w:szCs w:val="24"/>
          </w:rPr>
          <w:t>1)</w:t>
        </w:r>
      </w:ins>
      <w:ins w:id="471" w:author="Jameal Samhouri" w:date="2017-12-05T13:21:00Z">
        <w:r w:rsidRPr="00903513">
          <w:rPr>
            <w:rFonts w:ascii="Times New Roman" w:hAnsi="Times New Roman" w:cs="Times New Roman"/>
            <w:sz w:val="24"/>
            <w:szCs w:val="24"/>
          </w:rPr>
          <w:t>dissimilarities</w:t>
        </w:r>
        <w:proofErr w:type="gramEnd"/>
        <w:r w:rsidRPr="00903513">
          <w:rPr>
            <w:rFonts w:ascii="Times New Roman" w:hAnsi="Times New Roman" w:cs="Times New Roman"/>
            <w:sz w:val="24"/>
            <w:szCs w:val="24"/>
          </w:rPr>
          <w:t xml:space="preserve">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r>
          <w:rPr>
            <w:rFonts w:ascii="Times New Roman" w:hAnsi="Times New Roman" w:cs="Times New Roman"/>
            <w:sz w:val="24"/>
            <w:szCs w:val="24"/>
          </w:rPr>
          <w:t>(a) Year (fixed, 2 levels 1987 and 2015) or (b) Region (fixed, 3 levels)</w:t>
        </w:r>
        <w:r w:rsidRPr="00903513">
          <w:rPr>
            <w:rFonts w:ascii="Times New Roman" w:hAnsi="Times New Roman" w:cs="Times New Roman"/>
            <w:sz w:val="24"/>
            <w:szCs w:val="24"/>
          </w:rPr>
          <w:t xml:space="preserve"> using sequential sums of squares.</w:t>
        </w:r>
        <w:r w:rsidRPr="00903513" w:rsidDel="00903513">
          <w:rPr>
            <w:rFonts w:ascii="Times New Roman" w:hAnsi="Times New Roman" w:cs="Times New Roman"/>
            <w:sz w:val="24"/>
            <w:szCs w:val="24"/>
          </w:rPr>
          <w:t xml:space="preserve"> </w:t>
        </w:r>
      </w:ins>
    </w:p>
    <w:p w14:paraId="5258B4EF" w14:textId="77777777" w:rsidR="00F061CE" w:rsidRDefault="00F061CE" w:rsidP="00F061CE">
      <w:pPr>
        <w:rPr>
          <w:ins w:id="472" w:author="Jameal Samhouri" w:date="2017-12-05T13:21:00Z"/>
          <w:rFonts w:ascii="Times New Roman" w:hAnsi="Times New Roman" w:cs="Times New Roman"/>
          <w:sz w:val="24"/>
          <w:szCs w:val="24"/>
        </w:rPr>
      </w:pPr>
      <w:ins w:id="473" w:author="Jameal Samhouri" w:date="2017-12-05T13:21:00Z">
        <w:r>
          <w:rPr>
            <w:rFonts w:ascii="Times New Roman" w:hAnsi="Times New Roman" w:cs="Times New Roman"/>
            <w:sz w:val="24"/>
            <w:szCs w:val="24"/>
          </w:rPr>
          <w:t>(a)</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32CD6C17" w14:textId="77777777" w:rsidTr="00F80CCE">
        <w:trPr>
          <w:trHeight w:val="340"/>
          <w:ins w:id="474" w:author="Jameal Samhouri" w:date="2017-12-05T13:21:00Z"/>
        </w:trPr>
        <w:tc>
          <w:tcPr>
            <w:tcW w:w="1300" w:type="dxa"/>
            <w:tcBorders>
              <w:top w:val="single" w:sz="8" w:space="0" w:color="auto"/>
              <w:left w:val="nil"/>
              <w:bottom w:val="single" w:sz="8" w:space="0" w:color="auto"/>
              <w:right w:val="nil"/>
            </w:tcBorders>
            <w:shd w:val="clear" w:color="auto" w:fill="auto"/>
            <w:noWrap/>
            <w:vAlign w:val="center"/>
            <w:hideMark/>
          </w:tcPr>
          <w:p w14:paraId="30220EF7" w14:textId="77777777" w:rsidR="00F061CE" w:rsidRPr="00F061CE" w:rsidRDefault="00F061CE" w:rsidP="00F80CCE">
            <w:pPr>
              <w:spacing w:after="0" w:line="240" w:lineRule="auto"/>
              <w:rPr>
                <w:ins w:id="475" w:author="Jameal Samhouri" w:date="2017-12-05T13:21:00Z"/>
                <w:rFonts w:ascii="Calibri" w:eastAsia="Times New Roman" w:hAnsi="Calibri" w:cs="Times New Roman"/>
                <w:color w:val="000000"/>
                <w:sz w:val="24"/>
                <w:szCs w:val="24"/>
              </w:rPr>
            </w:pPr>
            <w:ins w:id="476" w:author="Jameal Samhouri" w:date="2017-12-05T13:21: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25A4E0EA" w14:textId="77777777" w:rsidR="00F061CE" w:rsidRPr="00F061CE" w:rsidRDefault="00F061CE" w:rsidP="00F80CCE">
            <w:pPr>
              <w:spacing w:after="0" w:line="240" w:lineRule="auto"/>
              <w:jc w:val="center"/>
              <w:rPr>
                <w:ins w:id="477" w:author="Jameal Samhouri" w:date="2017-12-05T13:21:00Z"/>
                <w:rFonts w:ascii="Calibri" w:eastAsia="Times New Roman" w:hAnsi="Calibri" w:cs="Times New Roman"/>
                <w:color w:val="000000"/>
                <w:sz w:val="24"/>
                <w:szCs w:val="24"/>
              </w:rPr>
            </w:pPr>
            <w:proofErr w:type="spellStart"/>
            <w:ins w:id="478" w:author="Jameal Samhouri" w:date="2017-12-05T13:21: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415539EA" w14:textId="77777777" w:rsidR="00F061CE" w:rsidRPr="00F061CE" w:rsidRDefault="00F061CE" w:rsidP="00F80CCE">
            <w:pPr>
              <w:spacing w:after="0" w:line="240" w:lineRule="auto"/>
              <w:jc w:val="center"/>
              <w:rPr>
                <w:ins w:id="479" w:author="Jameal Samhouri" w:date="2017-12-05T13:21:00Z"/>
                <w:rFonts w:ascii="Calibri" w:eastAsia="Times New Roman" w:hAnsi="Calibri" w:cs="Times New Roman"/>
                <w:color w:val="000000"/>
                <w:sz w:val="24"/>
                <w:szCs w:val="24"/>
              </w:rPr>
            </w:pPr>
            <w:ins w:id="480" w:author="Jameal Samhouri" w:date="2017-12-05T13:21: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7D9B95BA" w14:textId="77777777" w:rsidR="00F061CE" w:rsidRPr="00F061CE" w:rsidRDefault="00F061CE" w:rsidP="00F80CCE">
            <w:pPr>
              <w:spacing w:after="0" w:line="240" w:lineRule="auto"/>
              <w:jc w:val="center"/>
              <w:rPr>
                <w:ins w:id="481" w:author="Jameal Samhouri" w:date="2017-12-05T13:21:00Z"/>
                <w:rFonts w:ascii="Calibri" w:eastAsia="Times New Roman" w:hAnsi="Calibri" w:cs="Times New Roman"/>
                <w:color w:val="000000"/>
                <w:sz w:val="24"/>
                <w:szCs w:val="24"/>
              </w:rPr>
            </w:pPr>
            <w:ins w:id="482" w:author="Jameal Samhouri" w:date="2017-12-05T13:21: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54CC0AF6" w14:textId="77777777" w:rsidR="00F061CE" w:rsidRPr="00F061CE" w:rsidRDefault="00F061CE" w:rsidP="00F80CCE">
            <w:pPr>
              <w:spacing w:after="0" w:line="240" w:lineRule="auto"/>
              <w:jc w:val="center"/>
              <w:rPr>
                <w:ins w:id="483" w:author="Jameal Samhouri" w:date="2017-12-05T13:21:00Z"/>
                <w:rFonts w:ascii="Calibri" w:eastAsia="Times New Roman" w:hAnsi="Calibri" w:cs="Times New Roman"/>
                <w:i/>
                <w:iCs/>
                <w:color w:val="000000"/>
                <w:sz w:val="24"/>
                <w:szCs w:val="24"/>
              </w:rPr>
            </w:pPr>
            <w:ins w:id="484" w:author="Jameal Samhouri" w:date="2017-12-05T13:21:00Z">
              <w:r w:rsidRPr="00F061CE">
                <w:rPr>
                  <w:rFonts w:ascii="Calibri" w:eastAsia="Times New Roman" w:hAnsi="Calibri" w:cs="Times New Roman"/>
                  <w:i/>
                  <w:iCs/>
                  <w:color w:val="000000"/>
                  <w:sz w:val="24"/>
                  <w:szCs w:val="24"/>
                </w:rPr>
                <w:t>P</w:t>
              </w:r>
            </w:ins>
          </w:p>
        </w:tc>
      </w:tr>
      <w:tr w:rsidR="00F061CE" w:rsidRPr="00F061CE" w14:paraId="3751F57F" w14:textId="77777777" w:rsidTr="00F80CCE">
        <w:trPr>
          <w:trHeight w:val="320"/>
          <w:ins w:id="485" w:author="Jameal Samhouri" w:date="2017-12-05T13:21:00Z"/>
        </w:trPr>
        <w:tc>
          <w:tcPr>
            <w:tcW w:w="1300" w:type="dxa"/>
            <w:tcBorders>
              <w:top w:val="nil"/>
              <w:left w:val="nil"/>
              <w:bottom w:val="nil"/>
              <w:right w:val="nil"/>
            </w:tcBorders>
            <w:shd w:val="clear" w:color="auto" w:fill="auto"/>
            <w:noWrap/>
            <w:vAlign w:val="center"/>
            <w:hideMark/>
          </w:tcPr>
          <w:p w14:paraId="0DB87757" w14:textId="77777777" w:rsidR="00F061CE" w:rsidRPr="00F061CE" w:rsidRDefault="00F061CE" w:rsidP="00F80CCE">
            <w:pPr>
              <w:spacing w:after="0" w:line="240" w:lineRule="auto"/>
              <w:rPr>
                <w:ins w:id="486" w:author="Jameal Samhouri" w:date="2017-12-05T13:21:00Z"/>
                <w:rFonts w:ascii="Calibri" w:eastAsia="Times New Roman" w:hAnsi="Calibri" w:cs="Times New Roman"/>
                <w:color w:val="000000"/>
                <w:sz w:val="24"/>
                <w:szCs w:val="24"/>
              </w:rPr>
            </w:pPr>
            <w:ins w:id="487" w:author="Jameal Samhouri" w:date="2017-12-05T13:21:00Z">
              <w:r w:rsidRPr="00F061CE">
                <w:rPr>
                  <w:rFonts w:ascii="Calibri" w:eastAsia="Times New Roman" w:hAnsi="Calibri" w:cs="Times New Roman"/>
                  <w:color w:val="000000"/>
                  <w:sz w:val="24"/>
                  <w:szCs w:val="24"/>
                </w:rPr>
                <w:t>Year</w:t>
              </w:r>
            </w:ins>
          </w:p>
        </w:tc>
        <w:tc>
          <w:tcPr>
            <w:tcW w:w="1300" w:type="dxa"/>
            <w:tcBorders>
              <w:top w:val="nil"/>
              <w:left w:val="nil"/>
              <w:bottom w:val="nil"/>
              <w:right w:val="nil"/>
            </w:tcBorders>
            <w:shd w:val="clear" w:color="auto" w:fill="auto"/>
            <w:noWrap/>
            <w:vAlign w:val="center"/>
            <w:hideMark/>
          </w:tcPr>
          <w:p w14:paraId="78C6F4EE" w14:textId="77777777" w:rsidR="00F061CE" w:rsidRPr="00F061CE" w:rsidRDefault="00F061CE" w:rsidP="00F80CCE">
            <w:pPr>
              <w:spacing w:after="0" w:line="240" w:lineRule="auto"/>
              <w:jc w:val="center"/>
              <w:rPr>
                <w:ins w:id="488" w:author="Jameal Samhouri" w:date="2017-12-05T13:21:00Z"/>
                <w:rFonts w:ascii="Calibri" w:eastAsia="Times New Roman" w:hAnsi="Calibri" w:cs="Times New Roman"/>
                <w:color w:val="000000"/>
                <w:sz w:val="24"/>
                <w:szCs w:val="24"/>
              </w:rPr>
            </w:pPr>
            <w:ins w:id="489" w:author="Jameal Samhouri" w:date="2017-12-05T13:21:00Z">
              <w:r w:rsidRPr="00F061CE">
                <w:rPr>
                  <w:rFonts w:ascii="Calibri" w:eastAsia="Times New Roman" w:hAnsi="Calibri" w:cs="Times New Roman"/>
                  <w:color w:val="000000"/>
                  <w:sz w:val="24"/>
                  <w:szCs w:val="24"/>
                </w:rPr>
                <w:t>1</w:t>
              </w:r>
            </w:ins>
          </w:p>
        </w:tc>
        <w:tc>
          <w:tcPr>
            <w:tcW w:w="1300" w:type="dxa"/>
            <w:tcBorders>
              <w:top w:val="nil"/>
              <w:left w:val="nil"/>
              <w:bottom w:val="nil"/>
              <w:right w:val="nil"/>
            </w:tcBorders>
            <w:shd w:val="clear" w:color="auto" w:fill="auto"/>
            <w:noWrap/>
            <w:vAlign w:val="bottom"/>
            <w:hideMark/>
          </w:tcPr>
          <w:p w14:paraId="03AF54BD" w14:textId="77777777" w:rsidR="00F061CE" w:rsidRPr="00F061CE" w:rsidRDefault="00F061CE" w:rsidP="00F80CCE">
            <w:pPr>
              <w:spacing w:after="0" w:line="240" w:lineRule="auto"/>
              <w:jc w:val="center"/>
              <w:rPr>
                <w:ins w:id="490" w:author="Jameal Samhouri" w:date="2017-12-05T13:21:00Z"/>
                <w:rFonts w:ascii="Calibri" w:eastAsia="Times New Roman" w:hAnsi="Calibri" w:cs="Times New Roman"/>
                <w:color w:val="000000"/>
                <w:sz w:val="24"/>
                <w:szCs w:val="24"/>
              </w:rPr>
            </w:pPr>
            <w:ins w:id="491" w:author="Jameal Samhouri" w:date="2017-12-05T13:21:00Z">
              <w:r w:rsidRPr="00F061CE">
                <w:rPr>
                  <w:rFonts w:ascii="Calibri" w:eastAsia="Times New Roman" w:hAnsi="Calibri" w:cs="Times New Roman"/>
                  <w:color w:val="000000"/>
                  <w:sz w:val="24"/>
                  <w:szCs w:val="24"/>
                </w:rPr>
                <w:t>2.318</w:t>
              </w:r>
            </w:ins>
          </w:p>
        </w:tc>
        <w:tc>
          <w:tcPr>
            <w:tcW w:w="1300" w:type="dxa"/>
            <w:tcBorders>
              <w:top w:val="nil"/>
              <w:left w:val="nil"/>
              <w:bottom w:val="nil"/>
              <w:right w:val="nil"/>
            </w:tcBorders>
            <w:shd w:val="clear" w:color="auto" w:fill="auto"/>
            <w:noWrap/>
            <w:vAlign w:val="bottom"/>
            <w:hideMark/>
          </w:tcPr>
          <w:p w14:paraId="785276F3" w14:textId="77777777" w:rsidR="00F061CE" w:rsidRPr="00F061CE" w:rsidRDefault="00F061CE" w:rsidP="00F80CCE">
            <w:pPr>
              <w:spacing w:after="0" w:line="240" w:lineRule="auto"/>
              <w:jc w:val="center"/>
              <w:rPr>
                <w:ins w:id="492" w:author="Jameal Samhouri" w:date="2017-12-05T13:21:00Z"/>
                <w:rFonts w:ascii="Calibri" w:eastAsia="Times New Roman" w:hAnsi="Calibri" w:cs="Times New Roman"/>
                <w:color w:val="000000"/>
                <w:sz w:val="24"/>
                <w:szCs w:val="24"/>
              </w:rPr>
            </w:pPr>
            <w:ins w:id="493" w:author="Jameal Samhouri" w:date="2017-12-05T13:21:00Z">
              <w:r w:rsidRPr="00F061CE">
                <w:rPr>
                  <w:rFonts w:ascii="Calibri" w:eastAsia="Times New Roman" w:hAnsi="Calibri" w:cs="Times New Roman"/>
                  <w:color w:val="000000"/>
                  <w:sz w:val="24"/>
                  <w:szCs w:val="24"/>
                </w:rPr>
                <w:t>8.172</w:t>
              </w:r>
            </w:ins>
          </w:p>
        </w:tc>
        <w:tc>
          <w:tcPr>
            <w:tcW w:w="1300" w:type="dxa"/>
            <w:tcBorders>
              <w:top w:val="nil"/>
              <w:left w:val="nil"/>
              <w:bottom w:val="nil"/>
              <w:right w:val="nil"/>
            </w:tcBorders>
            <w:shd w:val="clear" w:color="auto" w:fill="auto"/>
            <w:noWrap/>
            <w:vAlign w:val="bottom"/>
            <w:hideMark/>
          </w:tcPr>
          <w:p w14:paraId="0EAA537F" w14:textId="77777777" w:rsidR="00F061CE" w:rsidRPr="00F061CE" w:rsidRDefault="00F061CE" w:rsidP="00F80CCE">
            <w:pPr>
              <w:spacing w:after="0" w:line="240" w:lineRule="auto"/>
              <w:jc w:val="center"/>
              <w:rPr>
                <w:ins w:id="494" w:author="Jameal Samhouri" w:date="2017-12-05T13:21:00Z"/>
                <w:rFonts w:ascii="Calibri" w:eastAsia="Times New Roman" w:hAnsi="Calibri" w:cs="Times New Roman"/>
                <w:color w:val="000000"/>
                <w:sz w:val="24"/>
                <w:szCs w:val="24"/>
              </w:rPr>
            </w:pPr>
            <w:ins w:id="495" w:author="Jameal Samhouri" w:date="2017-12-05T13:21:00Z">
              <w:r w:rsidRPr="00F061CE">
                <w:rPr>
                  <w:rFonts w:ascii="Calibri" w:eastAsia="Times New Roman" w:hAnsi="Calibri" w:cs="Times New Roman"/>
                  <w:color w:val="000000"/>
                  <w:sz w:val="24"/>
                  <w:szCs w:val="24"/>
                </w:rPr>
                <w:t>0.002</w:t>
              </w:r>
            </w:ins>
          </w:p>
        </w:tc>
      </w:tr>
      <w:tr w:rsidR="00F061CE" w:rsidRPr="00F061CE" w14:paraId="1AEFE081" w14:textId="77777777" w:rsidTr="00F80CCE">
        <w:trPr>
          <w:trHeight w:val="320"/>
          <w:ins w:id="496" w:author="Jameal Samhouri" w:date="2017-12-05T13:21:00Z"/>
        </w:trPr>
        <w:tc>
          <w:tcPr>
            <w:tcW w:w="1300" w:type="dxa"/>
            <w:tcBorders>
              <w:top w:val="nil"/>
              <w:left w:val="nil"/>
              <w:bottom w:val="nil"/>
              <w:right w:val="nil"/>
            </w:tcBorders>
            <w:shd w:val="clear" w:color="auto" w:fill="auto"/>
            <w:noWrap/>
            <w:vAlign w:val="center"/>
            <w:hideMark/>
          </w:tcPr>
          <w:p w14:paraId="5E43D21E" w14:textId="77777777" w:rsidR="00F061CE" w:rsidRPr="00F061CE" w:rsidRDefault="00F061CE" w:rsidP="00F80CCE">
            <w:pPr>
              <w:spacing w:after="0" w:line="240" w:lineRule="auto"/>
              <w:rPr>
                <w:ins w:id="497" w:author="Jameal Samhouri" w:date="2017-12-05T13:21:00Z"/>
                <w:rFonts w:ascii="Calibri" w:eastAsia="Times New Roman" w:hAnsi="Calibri" w:cs="Times New Roman"/>
                <w:color w:val="000000"/>
                <w:sz w:val="24"/>
                <w:szCs w:val="24"/>
              </w:rPr>
            </w:pPr>
            <w:ins w:id="498" w:author="Jameal Samhouri" w:date="2017-12-05T13:21:00Z">
              <w:r w:rsidRPr="00F061CE">
                <w:rPr>
                  <w:rFonts w:ascii="Calibri" w:eastAsia="Times New Roman" w:hAnsi="Calibri" w:cs="Times New Roman"/>
                  <w:color w:val="000000"/>
                  <w:sz w:val="24"/>
                  <w:szCs w:val="24"/>
                </w:rPr>
                <w:t>Residuals</w:t>
              </w:r>
            </w:ins>
          </w:p>
        </w:tc>
        <w:tc>
          <w:tcPr>
            <w:tcW w:w="1300" w:type="dxa"/>
            <w:tcBorders>
              <w:top w:val="nil"/>
              <w:left w:val="nil"/>
              <w:bottom w:val="nil"/>
              <w:right w:val="nil"/>
            </w:tcBorders>
            <w:shd w:val="clear" w:color="auto" w:fill="auto"/>
            <w:noWrap/>
            <w:vAlign w:val="center"/>
            <w:hideMark/>
          </w:tcPr>
          <w:p w14:paraId="6AE09F97" w14:textId="77777777" w:rsidR="00F061CE" w:rsidRPr="00F061CE" w:rsidRDefault="00F061CE" w:rsidP="00F80CCE">
            <w:pPr>
              <w:spacing w:after="0" w:line="240" w:lineRule="auto"/>
              <w:jc w:val="center"/>
              <w:rPr>
                <w:ins w:id="499" w:author="Jameal Samhouri" w:date="2017-12-05T13:21:00Z"/>
                <w:rFonts w:ascii="Calibri" w:eastAsia="Times New Roman" w:hAnsi="Calibri" w:cs="Times New Roman"/>
                <w:color w:val="000000"/>
                <w:sz w:val="24"/>
                <w:szCs w:val="24"/>
              </w:rPr>
            </w:pPr>
            <w:ins w:id="500" w:author="Jameal Samhouri" w:date="2017-12-05T13:21:00Z">
              <w:r w:rsidRPr="00F061CE">
                <w:rPr>
                  <w:rFonts w:ascii="Calibri" w:eastAsia="Times New Roman" w:hAnsi="Calibri" w:cs="Times New Roman"/>
                  <w:color w:val="000000"/>
                  <w:sz w:val="24"/>
                  <w:szCs w:val="24"/>
                </w:rPr>
                <w:t>15</w:t>
              </w:r>
            </w:ins>
          </w:p>
        </w:tc>
        <w:tc>
          <w:tcPr>
            <w:tcW w:w="1300" w:type="dxa"/>
            <w:tcBorders>
              <w:top w:val="nil"/>
              <w:left w:val="nil"/>
              <w:bottom w:val="nil"/>
              <w:right w:val="nil"/>
            </w:tcBorders>
            <w:shd w:val="clear" w:color="auto" w:fill="auto"/>
            <w:noWrap/>
            <w:vAlign w:val="bottom"/>
            <w:hideMark/>
          </w:tcPr>
          <w:p w14:paraId="465743C3" w14:textId="77777777" w:rsidR="00F061CE" w:rsidRPr="00F061CE" w:rsidRDefault="00F061CE" w:rsidP="00F80CCE">
            <w:pPr>
              <w:spacing w:after="0" w:line="240" w:lineRule="auto"/>
              <w:jc w:val="center"/>
              <w:rPr>
                <w:ins w:id="501" w:author="Jameal Samhouri" w:date="2017-12-05T13:21:00Z"/>
                <w:rFonts w:ascii="Calibri" w:eastAsia="Times New Roman" w:hAnsi="Calibri" w:cs="Times New Roman"/>
                <w:color w:val="000000"/>
                <w:sz w:val="24"/>
                <w:szCs w:val="24"/>
              </w:rPr>
            </w:pPr>
            <w:ins w:id="502" w:author="Jameal Samhouri" w:date="2017-12-05T13:21:00Z">
              <w:r w:rsidRPr="00F061CE">
                <w:rPr>
                  <w:rFonts w:ascii="Calibri" w:eastAsia="Times New Roman" w:hAnsi="Calibri" w:cs="Times New Roman"/>
                  <w:color w:val="000000"/>
                  <w:sz w:val="24"/>
                  <w:szCs w:val="24"/>
                </w:rPr>
                <w:t>0.284</w:t>
              </w:r>
            </w:ins>
          </w:p>
        </w:tc>
        <w:tc>
          <w:tcPr>
            <w:tcW w:w="1300" w:type="dxa"/>
            <w:tcBorders>
              <w:top w:val="nil"/>
              <w:left w:val="nil"/>
              <w:bottom w:val="nil"/>
              <w:right w:val="nil"/>
            </w:tcBorders>
            <w:shd w:val="clear" w:color="auto" w:fill="auto"/>
            <w:noWrap/>
            <w:vAlign w:val="bottom"/>
            <w:hideMark/>
          </w:tcPr>
          <w:p w14:paraId="1CCF7CDD" w14:textId="77777777" w:rsidR="00F061CE" w:rsidRPr="00F061CE" w:rsidRDefault="00F061CE" w:rsidP="00F80CCE">
            <w:pPr>
              <w:spacing w:after="0" w:line="240" w:lineRule="auto"/>
              <w:jc w:val="center"/>
              <w:rPr>
                <w:ins w:id="503" w:author="Jameal Samhouri" w:date="2017-12-05T13:21: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5EF5E8C6" w14:textId="77777777" w:rsidR="00F061CE" w:rsidRPr="00F061CE" w:rsidRDefault="00F061CE" w:rsidP="00F80CCE">
            <w:pPr>
              <w:spacing w:after="0" w:line="240" w:lineRule="auto"/>
              <w:jc w:val="center"/>
              <w:rPr>
                <w:ins w:id="504" w:author="Jameal Samhouri" w:date="2017-12-05T13:21:00Z"/>
                <w:rFonts w:ascii="Times New Roman" w:eastAsia="Times New Roman" w:hAnsi="Times New Roman" w:cs="Times New Roman"/>
                <w:sz w:val="20"/>
                <w:szCs w:val="20"/>
              </w:rPr>
            </w:pPr>
          </w:p>
        </w:tc>
      </w:tr>
      <w:tr w:rsidR="00F061CE" w:rsidRPr="00F061CE" w14:paraId="3D57274D" w14:textId="77777777" w:rsidTr="00F80CCE">
        <w:trPr>
          <w:trHeight w:val="340"/>
          <w:ins w:id="505" w:author="Jameal Samhouri" w:date="2017-12-05T13:21:00Z"/>
        </w:trPr>
        <w:tc>
          <w:tcPr>
            <w:tcW w:w="1300" w:type="dxa"/>
            <w:tcBorders>
              <w:top w:val="nil"/>
              <w:left w:val="nil"/>
              <w:bottom w:val="single" w:sz="8" w:space="0" w:color="auto"/>
              <w:right w:val="nil"/>
            </w:tcBorders>
            <w:shd w:val="clear" w:color="auto" w:fill="auto"/>
            <w:noWrap/>
            <w:vAlign w:val="center"/>
            <w:hideMark/>
          </w:tcPr>
          <w:p w14:paraId="7F846FE7" w14:textId="77777777" w:rsidR="00F061CE" w:rsidRPr="00F061CE" w:rsidRDefault="00F061CE" w:rsidP="00F80CCE">
            <w:pPr>
              <w:spacing w:after="0" w:line="240" w:lineRule="auto"/>
              <w:rPr>
                <w:ins w:id="506" w:author="Jameal Samhouri" w:date="2017-12-05T13:21:00Z"/>
                <w:rFonts w:ascii="Calibri" w:eastAsia="Times New Roman" w:hAnsi="Calibri" w:cs="Times New Roman"/>
                <w:color w:val="000000"/>
                <w:sz w:val="24"/>
                <w:szCs w:val="24"/>
              </w:rPr>
            </w:pPr>
            <w:ins w:id="507" w:author="Jameal Samhouri" w:date="2017-12-05T13:21: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16C5F638" w14:textId="77777777" w:rsidR="00F061CE" w:rsidRPr="00F061CE" w:rsidRDefault="00F061CE" w:rsidP="00F80CCE">
            <w:pPr>
              <w:spacing w:after="0" w:line="240" w:lineRule="auto"/>
              <w:jc w:val="center"/>
              <w:rPr>
                <w:ins w:id="508" w:author="Jameal Samhouri" w:date="2017-12-05T13:21:00Z"/>
                <w:rFonts w:ascii="Calibri" w:eastAsia="Times New Roman" w:hAnsi="Calibri" w:cs="Times New Roman"/>
                <w:color w:val="000000"/>
                <w:sz w:val="24"/>
                <w:szCs w:val="24"/>
              </w:rPr>
            </w:pPr>
            <w:ins w:id="509" w:author="Jameal Samhouri" w:date="2017-12-05T13:21:00Z">
              <w:r w:rsidRPr="00F061CE">
                <w:rPr>
                  <w:rFonts w:ascii="Calibri" w:eastAsia="Times New Roman" w:hAnsi="Calibri" w:cs="Times New Roman"/>
                  <w:color w:val="000000"/>
                  <w:sz w:val="24"/>
                  <w:szCs w:val="24"/>
                </w:rPr>
                <w:t>16</w:t>
              </w:r>
            </w:ins>
          </w:p>
        </w:tc>
        <w:tc>
          <w:tcPr>
            <w:tcW w:w="1300" w:type="dxa"/>
            <w:tcBorders>
              <w:top w:val="nil"/>
              <w:left w:val="nil"/>
              <w:bottom w:val="single" w:sz="8" w:space="0" w:color="auto"/>
              <w:right w:val="nil"/>
            </w:tcBorders>
            <w:shd w:val="clear" w:color="auto" w:fill="auto"/>
            <w:noWrap/>
            <w:vAlign w:val="center"/>
            <w:hideMark/>
          </w:tcPr>
          <w:p w14:paraId="43837B37" w14:textId="77777777" w:rsidR="00F061CE" w:rsidRPr="00F061CE" w:rsidRDefault="00F061CE" w:rsidP="00F80CCE">
            <w:pPr>
              <w:spacing w:after="0" w:line="240" w:lineRule="auto"/>
              <w:jc w:val="center"/>
              <w:rPr>
                <w:ins w:id="510" w:author="Jameal Samhouri" w:date="2017-12-05T13:21:00Z"/>
                <w:rFonts w:ascii="Calibri" w:eastAsia="Times New Roman" w:hAnsi="Calibri" w:cs="Times New Roman"/>
                <w:color w:val="000000"/>
                <w:sz w:val="24"/>
                <w:szCs w:val="24"/>
              </w:rPr>
            </w:pPr>
            <w:ins w:id="511"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261AC1A7" w14:textId="77777777" w:rsidR="00F061CE" w:rsidRPr="00F061CE" w:rsidRDefault="00F061CE" w:rsidP="00F80CCE">
            <w:pPr>
              <w:spacing w:after="0" w:line="240" w:lineRule="auto"/>
              <w:jc w:val="center"/>
              <w:rPr>
                <w:ins w:id="512" w:author="Jameal Samhouri" w:date="2017-12-05T13:21:00Z"/>
                <w:rFonts w:ascii="Calibri" w:eastAsia="Times New Roman" w:hAnsi="Calibri" w:cs="Times New Roman"/>
                <w:color w:val="000000"/>
                <w:sz w:val="24"/>
                <w:szCs w:val="24"/>
              </w:rPr>
            </w:pPr>
            <w:ins w:id="513"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6B83E0E2" w14:textId="77777777" w:rsidR="00F061CE" w:rsidRPr="00F061CE" w:rsidRDefault="00F061CE" w:rsidP="00F80CCE">
            <w:pPr>
              <w:spacing w:after="0" w:line="240" w:lineRule="auto"/>
              <w:jc w:val="center"/>
              <w:rPr>
                <w:ins w:id="514" w:author="Jameal Samhouri" w:date="2017-12-05T13:21:00Z"/>
                <w:rFonts w:ascii="Calibri" w:eastAsia="Times New Roman" w:hAnsi="Calibri" w:cs="Times New Roman"/>
                <w:color w:val="000000"/>
                <w:sz w:val="24"/>
                <w:szCs w:val="24"/>
              </w:rPr>
            </w:pPr>
            <w:ins w:id="515" w:author="Jameal Samhouri" w:date="2017-12-05T13:21:00Z">
              <w:r w:rsidRPr="00F061CE">
                <w:rPr>
                  <w:rFonts w:ascii="Calibri" w:eastAsia="Times New Roman" w:hAnsi="Calibri" w:cs="Times New Roman"/>
                  <w:color w:val="000000"/>
                  <w:sz w:val="24"/>
                  <w:szCs w:val="24"/>
                </w:rPr>
                <w:t> </w:t>
              </w:r>
            </w:ins>
          </w:p>
        </w:tc>
      </w:tr>
    </w:tbl>
    <w:p w14:paraId="538B8FB6" w14:textId="77777777" w:rsidR="00F061CE" w:rsidRDefault="00F061CE" w:rsidP="00F061CE">
      <w:pPr>
        <w:rPr>
          <w:ins w:id="516" w:author="Jameal Samhouri" w:date="2017-12-05T13:21:00Z"/>
          <w:rFonts w:ascii="Times New Roman" w:hAnsi="Times New Roman" w:cs="Times New Roman"/>
          <w:sz w:val="24"/>
          <w:szCs w:val="24"/>
        </w:rPr>
      </w:pPr>
    </w:p>
    <w:p w14:paraId="2C1511AF" w14:textId="77777777" w:rsidR="00F061CE" w:rsidRDefault="00F061CE" w:rsidP="00F061CE">
      <w:pPr>
        <w:rPr>
          <w:ins w:id="517" w:author="Jameal Samhouri" w:date="2017-12-05T13:21:00Z"/>
          <w:rFonts w:ascii="Times New Roman" w:hAnsi="Times New Roman" w:cs="Times New Roman"/>
          <w:sz w:val="24"/>
          <w:szCs w:val="24"/>
        </w:rPr>
      </w:pPr>
      <w:ins w:id="518" w:author="Jameal Samhouri" w:date="2017-12-05T13:21:00Z">
        <w:r>
          <w:rPr>
            <w:rFonts w:ascii="Times New Roman" w:hAnsi="Times New Roman" w:cs="Times New Roman"/>
            <w:sz w:val="24"/>
            <w:szCs w:val="24"/>
          </w:rPr>
          <w:t>(b)</w:t>
        </w:r>
        <w:r w:rsidDel="00903513">
          <w:rPr>
            <w:rFonts w:ascii="Times New Roman" w:hAnsi="Times New Roman" w:cs="Times New Roman"/>
            <w:sz w:val="24"/>
            <w:szCs w:val="24"/>
          </w:rPr>
          <w:t xml:space="preserve"> </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02312FA0" w14:textId="77777777" w:rsidTr="00F80CCE">
        <w:trPr>
          <w:trHeight w:val="340"/>
          <w:ins w:id="519" w:author="Jameal Samhouri" w:date="2017-12-05T13:21:00Z"/>
        </w:trPr>
        <w:tc>
          <w:tcPr>
            <w:tcW w:w="1300" w:type="dxa"/>
            <w:tcBorders>
              <w:top w:val="single" w:sz="8" w:space="0" w:color="auto"/>
              <w:left w:val="nil"/>
              <w:bottom w:val="single" w:sz="8" w:space="0" w:color="auto"/>
              <w:right w:val="nil"/>
            </w:tcBorders>
            <w:shd w:val="clear" w:color="auto" w:fill="auto"/>
            <w:noWrap/>
            <w:vAlign w:val="center"/>
            <w:hideMark/>
          </w:tcPr>
          <w:p w14:paraId="3F5434E0" w14:textId="77777777" w:rsidR="00F061CE" w:rsidRPr="00F061CE" w:rsidRDefault="00F061CE" w:rsidP="00F80CCE">
            <w:pPr>
              <w:spacing w:after="0" w:line="240" w:lineRule="auto"/>
              <w:rPr>
                <w:ins w:id="520" w:author="Jameal Samhouri" w:date="2017-12-05T13:21:00Z"/>
                <w:rFonts w:ascii="Calibri" w:eastAsia="Times New Roman" w:hAnsi="Calibri" w:cs="Times New Roman"/>
                <w:color w:val="000000"/>
                <w:sz w:val="24"/>
                <w:szCs w:val="24"/>
              </w:rPr>
            </w:pPr>
            <w:ins w:id="521" w:author="Jameal Samhouri" w:date="2017-12-05T13:21: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1C7D4819" w14:textId="77777777" w:rsidR="00F061CE" w:rsidRPr="00F061CE" w:rsidRDefault="00F061CE" w:rsidP="00F80CCE">
            <w:pPr>
              <w:spacing w:after="0" w:line="240" w:lineRule="auto"/>
              <w:jc w:val="center"/>
              <w:rPr>
                <w:ins w:id="522" w:author="Jameal Samhouri" w:date="2017-12-05T13:21:00Z"/>
                <w:rFonts w:ascii="Calibri" w:eastAsia="Times New Roman" w:hAnsi="Calibri" w:cs="Times New Roman"/>
                <w:color w:val="000000"/>
                <w:sz w:val="24"/>
                <w:szCs w:val="24"/>
              </w:rPr>
            </w:pPr>
            <w:proofErr w:type="spellStart"/>
            <w:ins w:id="523" w:author="Jameal Samhouri" w:date="2017-12-05T13:21: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0D43AEF1" w14:textId="77777777" w:rsidR="00F061CE" w:rsidRPr="00F061CE" w:rsidRDefault="00F061CE" w:rsidP="00F80CCE">
            <w:pPr>
              <w:spacing w:after="0" w:line="240" w:lineRule="auto"/>
              <w:jc w:val="center"/>
              <w:rPr>
                <w:ins w:id="524" w:author="Jameal Samhouri" w:date="2017-12-05T13:21:00Z"/>
                <w:rFonts w:ascii="Calibri" w:eastAsia="Times New Roman" w:hAnsi="Calibri" w:cs="Times New Roman"/>
                <w:color w:val="000000"/>
                <w:sz w:val="24"/>
                <w:szCs w:val="24"/>
              </w:rPr>
            </w:pPr>
            <w:ins w:id="525" w:author="Jameal Samhouri" w:date="2017-12-05T13:21: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789B0E71" w14:textId="77777777" w:rsidR="00F061CE" w:rsidRPr="00F061CE" w:rsidRDefault="00F061CE" w:rsidP="00F80CCE">
            <w:pPr>
              <w:spacing w:after="0" w:line="240" w:lineRule="auto"/>
              <w:jc w:val="center"/>
              <w:rPr>
                <w:ins w:id="526" w:author="Jameal Samhouri" w:date="2017-12-05T13:21:00Z"/>
                <w:rFonts w:ascii="Calibri" w:eastAsia="Times New Roman" w:hAnsi="Calibri" w:cs="Times New Roman"/>
                <w:color w:val="000000"/>
                <w:sz w:val="24"/>
                <w:szCs w:val="24"/>
              </w:rPr>
            </w:pPr>
            <w:ins w:id="527" w:author="Jameal Samhouri" w:date="2017-12-05T13:21: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6F85FC69" w14:textId="77777777" w:rsidR="00F061CE" w:rsidRPr="00F061CE" w:rsidRDefault="00F061CE" w:rsidP="00F80CCE">
            <w:pPr>
              <w:spacing w:after="0" w:line="240" w:lineRule="auto"/>
              <w:jc w:val="center"/>
              <w:rPr>
                <w:ins w:id="528" w:author="Jameal Samhouri" w:date="2017-12-05T13:21:00Z"/>
                <w:rFonts w:ascii="Calibri" w:eastAsia="Times New Roman" w:hAnsi="Calibri" w:cs="Times New Roman"/>
                <w:i/>
                <w:iCs/>
                <w:color w:val="000000"/>
                <w:sz w:val="24"/>
                <w:szCs w:val="24"/>
              </w:rPr>
            </w:pPr>
            <w:ins w:id="529" w:author="Jameal Samhouri" w:date="2017-12-05T13:21:00Z">
              <w:r w:rsidRPr="00F061CE">
                <w:rPr>
                  <w:rFonts w:ascii="Calibri" w:eastAsia="Times New Roman" w:hAnsi="Calibri" w:cs="Times New Roman"/>
                  <w:i/>
                  <w:iCs/>
                  <w:color w:val="000000"/>
                  <w:sz w:val="24"/>
                  <w:szCs w:val="24"/>
                </w:rPr>
                <w:t>P</w:t>
              </w:r>
            </w:ins>
          </w:p>
        </w:tc>
      </w:tr>
      <w:tr w:rsidR="00F061CE" w:rsidRPr="00F061CE" w14:paraId="058AF357" w14:textId="77777777" w:rsidTr="00F80CCE">
        <w:trPr>
          <w:trHeight w:val="320"/>
          <w:ins w:id="530" w:author="Jameal Samhouri" w:date="2017-12-05T13:21:00Z"/>
        </w:trPr>
        <w:tc>
          <w:tcPr>
            <w:tcW w:w="1300" w:type="dxa"/>
            <w:tcBorders>
              <w:top w:val="nil"/>
              <w:left w:val="nil"/>
              <w:bottom w:val="nil"/>
              <w:right w:val="nil"/>
            </w:tcBorders>
            <w:shd w:val="clear" w:color="auto" w:fill="auto"/>
            <w:noWrap/>
            <w:vAlign w:val="center"/>
            <w:hideMark/>
          </w:tcPr>
          <w:p w14:paraId="33FCBAC2" w14:textId="77777777" w:rsidR="00F061CE" w:rsidRPr="00F061CE" w:rsidRDefault="00F061CE" w:rsidP="00F80CCE">
            <w:pPr>
              <w:spacing w:after="0" w:line="240" w:lineRule="auto"/>
              <w:rPr>
                <w:ins w:id="531" w:author="Jameal Samhouri" w:date="2017-12-05T13:21:00Z"/>
                <w:rFonts w:ascii="Calibri" w:eastAsia="Times New Roman" w:hAnsi="Calibri" w:cs="Times New Roman"/>
                <w:color w:val="000000"/>
                <w:sz w:val="24"/>
                <w:szCs w:val="24"/>
              </w:rPr>
            </w:pPr>
            <w:ins w:id="532" w:author="Jameal Samhouri" w:date="2017-12-05T13:21:00Z">
              <w:r w:rsidRPr="00F061CE">
                <w:rPr>
                  <w:rFonts w:ascii="Calibri" w:eastAsia="Times New Roman" w:hAnsi="Calibri" w:cs="Times New Roman"/>
                  <w:color w:val="000000"/>
                  <w:sz w:val="24"/>
                  <w:szCs w:val="24"/>
                </w:rPr>
                <w:t>Region</w:t>
              </w:r>
            </w:ins>
          </w:p>
        </w:tc>
        <w:tc>
          <w:tcPr>
            <w:tcW w:w="1300" w:type="dxa"/>
            <w:tcBorders>
              <w:top w:val="nil"/>
              <w:left w:val="nil"/>
              <w:bottom w:val="nil"/>
              <w:right w:val="nil"/>
            </w:tcBorders>
            <w:shd w:val="clear" w:color="auto" w:fill="auto"/>
            <w:noWrap/>
            <w:vAlign w:val="center"/>
            <w:hideMark/>
          </w:tcPr>
          <w:p w14:paraId="01956FB6" w14:textId="77777777" w:rsidR="00F061CE" w:rsidRPr="00F061CE" w:rsidRDefault="00F061CE" w:rsidP="00F80CCE">
            <w:pPr>
              <w:spacing w:after="0" w:line="240" w:lineRule="auto"/>
              <w:jc w:val="center"/>
              <w:rPr>
                <w:ins w:id="533" w:author="Jameal Samhouri" w:date="2017-12-05T13:21:00Z"/>
                <w:rFonts w:ascii="Calibri" w:eastAsia="Times New Roman" w:hAnsi="Calibri" w:cs="Times New Roman"/>
                <w:color w:val="000000"/>
                <w:sz w:val="24"/>
                <w:szCs w:val="24"/>
              </w:rPr>
            </w:pPr>
            <w:ins w:id="534" w:author="Jameal Samhouri" w:date="2017-12-05T13:21:00Z">
              <w:r w:rsidRPr="00F061CE">
                <w:rPr>
                  <w:rFonts w:ascii="Calibri" w:eastAsia="Times New Roman" w:hAnsi="Calibri" w:cs="Times New Roman"/>
                  <w:color w:val="000000"/>
                  <w:sz w:val="24"/>
                  <w:szCs w:val="24"/>
                </w:rPr>
                <w:t>2</w:t>
              </w:r>
            </w:ins>
          </w:p>
        </w:tc>
        <w:tc>
          <w:tcPr>
            <w:tcW w:w="1300" w:type="dxa"/>
            <w:tcBorders>
              <w:top w:val="nil"/>
              <w:left w:val="nil"/>
              <w:bottom w:val="nil"/>
              <w:right w:val="nil"/>
            </w:tcBorders>
            <w:shd w:val="clear" w:color="auto" w:fill="auto"/>
            <w:noWrap/>
            <w:vAlign w:val="bottom"/>
            <w:hideMark/>
          </w:tcPr>
          <w:p w14:paraId="5CEB4B51" w14:textId="77777777" w:rsidR="00F061CE" w:rsidRPr="00F061CE" w:rsidRDefault="00F061CE" w:rsidP="00F80CCE">
            <w:pPr>
              <w:spacing w:after="0" w:line="240" w:lineRule="auto"/>
              <w:jc w:val="center"/>
              <w:rPr>
                <w:ins w:id="535" w:author="Jameal Samhouri" w:date="2017-12-05T13:21:00Z"/>
                <w:rFonts w:ascii="Calibri" w:eastAsia="Times New Roman" w:hAnsi="Calibri" w:cs="Times New Roman"/>
                <w:color w:val="000000"/>
                <w:sz w:val="24"/>
                <w:szCs w:val="24"/>
              </w:rPr>
            </w:pPr>
            <w:ins w:id="536" w:author="Jameal Samhouri" w:date="2017-12-05T13:21:00Z">
              <w:r w:rsidRPr="00F061CE">
                <w:rPr>
                  <w:rFonts w:ascii="Calibri" w:eastAsia="Times New Roman" w:hAnsi="Calibri" w:cs="Times New Roman"/>
                  <w:color w:val="000000"/>
                  <w:sz w:val="24"/>
                  <w:szCs w:val="24"/>
                </w:rPr>
                <w:t>0.279</w:t>
              </w:r>
            </w:ins>
          </w:p>
        </w:tc>
        <w:tc>
          <w:tcPr>
            <w:tcW w:w="1300" w:type="dxa"/>
            <w:tcBorders>
              <w:top w:val="nil"/>
              <w:left w:val="nil"/>
              <w:bottom w:val="nil"/>
              <w:right w:val="nil"/>
            </w:tcBorders>
            <w:shd w:val="clear" w:color="auto" w:fill="auto"/>
            <w:noWrap/>
            <w:vAlign w:val="bottom"/>
            <w:hideMark/>
          </w:tcPr>
          <w:p w14:paraId="49B55717" w14:textId="77777777" w:rsidR="00F061CE" w:rsidRPr="00F061CE" w:rsidRDefault="00F061CE" w:rsidP="00F80CCE">
            <w:pPr>
              <w:spacing w:after="0" w:line="240" w:lineRule="auto"/>
              <w:jc w:val="center"/>
              <w:rPr>
                <w:ins w:id="537" w:author="Jameal Samhouri" w:date="2017-12-05T13:21:00Z"/>
                <w:rFonts w:ascii="Calibri" w:eastAsia="Times New Roman" w:hAnsi="Calibri" w:cs="Times New Roman"/>
                <w:color w:val="000000"/>
                <w:sz w:val="24"/>
                <w:szCs w:val="24"/>
              </w:rPr>
            </w:pPr>
            <w:ins w:id="538" w:author="Jameal Samhouri" w:date="2017-12-05T13:21:00Z">
              <w:r w:rsidRPr="00F061CE">
                <w:rPr>
                  <w:rFonts w:ascii="Calibri" w:eastAsia="Times New Roman" w:hAnsi="Calibri" w:cs="Times New Roman"/>
                  <w:color w:val="000000"/>
                  <w:sz w:val="24"/>
                  <w:szCs w:val="24"/>
                </w:rPr>
                <w:t>0.649</w:t>
              </w:r>
            </w:ins>
          </w:p>
        </w:tc>
        <w:tc>
          <w:tcPr>
            <w:tcW w:w="1300" w:type="dxa"/>
            <w:tcBorders>
              <w:top w:val="nil"/>
              <w:left w:val="nil"/>
              <w:bottom w:val="nil"/>
              <w:right w:val="nil"/>
            </w:tcBorders>
            <w:shd w:val="clear" w:color="auto" w:fill="auto"/>
            <w:noWrap/>
            <w:vAlign w:val="bottom"/>
            <w:hideMark/>
          </w:tcPr>
          <w:p w14:paraId="4CDAEB8A" w14:textId="77777777" w:rsidR="00F061CE" w:rsidRPr="00F061CE" w:rsidRDefault="00F061CE" w:rsidP="00F80CCE">
            <w:pPr>
              <w:spacing w:after="0" w:line="240" w:lineRule="auto"/>
              <w:jc w:val="center"/>
              <w:rPr>
                <w:ins w:id="539" w:author="Jameal Samhouri" w:date="2017-12-05T13:21:00Z"/>
                <w:rFonts w:ascii="Calibri" w:eastAsia="Times New Roman" w:hAnsi="Calibri" w:cs="Times New Roman"/>
                <w:color w:val="000000"/>
                <w:sz w:val="24"/>
                <w:szCs w:val="24"/>
              </w:rPr>
            </w:pPr>
            <w:ins w:id="540" w:author="Jameal Samhouri" w:date="2017-12-05T13:21:00Z">
              <w:r w:rsidRPr="00F061CE">
                <w:rPr>
                  <w:rFonts w:ascii="Calibri" w:eastAsia="Times New Roman" w:hAnsi="Calibri" w:cs="Times New Roman"/>
                  <w:color w:val="000000"/>
                  <w:sz w:val="24"/>
                  <w:szCs w:val="24"/>
                </w:rPr>
                <w:t>0.494</w:t>
              </w:r>
            </w:ins>
          </w:p>
        </w:tc>
      </w:tr>
      <w:tr w:rsidR="00F061CE" w:rsidRPr="00F061CE" w14:paraId="5383FC33" w14:textId="77777777" w:rsidTr="00F80CCE">
        <w:trPr>
          <w:trHeight w:val="320"/>
          <w:ins w:id="541" w:author="Jameal Samhouri" w:date="2017-12-05T13:21:00Z"/>
        </w:trPr>
        <w:tc>
          <w:tcPr>
            <w:tcW w:w="1300" w:type="dxa"/>
            <w:tcBorders>
              <w:top w:val="nil"/>
              <w:left w:val="nil"/>
              <w:bottom w:val="nil"/>
              <w:right w:val="nil"/>
            </w:tcBorders>
            <w:shd w:val="clear" w:color="auto" w:fill="auto"/>
            <w:noWrap/>
            <w:vAlign w:val="center"/>
            <w:hideMark/>
          </w:tcPr>
          <w:p w14:paraId="3EA5FACA" w14:textId="77777777" w:rsidR="00F061CE" w:rsidRPr="00F061CE" w:rsidRDefault="00F061CE" w:rsidP="00F80CCE">
            <w:pPr>
              <w:spacing w:after="0" w:line="240" w:lineRule="auto"/>
              <w:rPr>
                <w:ins w:id="542" w:author="Jameal Samhouri" w:date="2017-12-05T13:21:00Z"/>
                <w:rFonts w:ascii="Calibri" w:eastAsia="Times New Roman" w:hAnsi="Calibri" w:cs="Times New Roman"/>
                <w:color w:val="000000"/>
                <w:sz w:val="24"/>
                <w:szCs w:val="24"/>
              </w:rPr>
            </w:pPr>
            <w:ins w:id="543" w:author="Jameal Samhouri" w:date="2017-12-05T13:21:00Z">
              <w:r w:rsidRPr="00F061CE">
                <w:rPr>
                  <w:rFonts w:ascii="Calibri" w:eastAsia="Times New Roman" w:hAnsi="Calibri" w:cs="Times New Roman"/>
                  <w:color w:val="000000"/>
                  <w:sz w:val="24"/>
                  <w:szCs w:val="24"/>
                </w:rPr>
                <w:t>Residuals</w:t>
              </w:r>
            </w:ins>
          </w:p>
        </w:tc>
        <w:tc>
          <w:tcPr>
            <w:tcW w:w="1300" w:type="dxa"/>
            <w:tcBorders>
              <w:top w:val="nil"/>
              <w:left w:val="nil"/>
              <w:bottom w:val="nil"/>
              <w:right w:val="nil"/>
            </w:tcBorders>
            <w:shd w:val="clear" w:color="auto" w:fill="auto"/>
            <w:noWrap/>
            <w:vAlign w:val="center"/>
            <w:hideMark/>
          </w:tcPr>
          <w:p w14:paraId="0092FB57" w14:textId="77777777" w:rsidR="00F061CE" w:rsidRPr="00F061CE" w:rsidRDefault="00F061CE" w:rsidP="00F80CCE">
            <w:pPr>
              <w:spacing w:after="0" w:line="240" w:lineRule="auto"/>
              <w:jc w:val="center"/>
              <w:rPr>
                <w:ins w:id="544" w:author="Jameal Samhouri" w:date="2017-12-05T13:21:00Z"/>
                <w:rFonts w:ascii="Calibri" w:eastAsia="Times New Roman" w:hAnsi="Calibri" w:cs="Times New Roman"/>
                <w:color w:val="000000"/>
                <w:sz w:val="24"/>
                <w:szCs w:val="24"/>
              </w:rPr>
            </w:pPr>
            <w:ins w:id="545" w:author="Jameal Samhouri" w:date="2017-12-05T13:21:00Z">
              <w:r w:rsidRPr="00F061CE">
                <w:rPr>
                  <w:rFonts w:ascii="Calibri" w:eastAsia="Times New Roman" w:hAnsi="Calibri" w:cs="Times New Roman"/>
                  <w:color w:val="000000"/>
                  <w:sz w:val="24"/>
                  <w:szCs w:val="24"/>
                </w:rPr>
                <w:t>14</w:t>
              </w:r>
            </w:ins>
          </w:p>
        </w:tc>
        <w:tc>
          <w:tcPr>
            <w:tcW w:w="1300" w:type="dxa"/>
            <w:tcBorders>
              <w:top w:val="nil"/>
              <w:left w:val="nil"/>
              <w:bottom w:val="nil"/>
              <w:right w:val="nil"/>
            </w:tcBorders>
            <w:shd w:val="clear" w:color="auto" w:fill="auto"/>
            <w:noWrap/>
            <w:vAlign w:val="bottom"/>
            <w:hideMark/>
          </w:tcPr>
          <w:p w14:paraId="21C0F7EC" w14:textId="77777777" w:rsidR="00F061CE" w:rsidRPr="00F061CE" w:rsidRDefault="00F061CE" w:rsidP="00F80CCE">
            <w:pPr>
              <w:spacing w:after="0" w:line="240" w:lineRule="auto"/>
              <w:jc w:val="center"/>
              <w:rPr>
                <w:ins w:id="546" w:author="Jameal Samhouri" w:date="2017-12-05T13:21:00Z"/>
                <w:rFonts w:ascii="Calibri" w:eastAsia="Times New Roman" w:hAnsi="Calibri" w:cs="Times New Roman"/>
                <w:color w:val="000000"/>
                <w:sz w:val="24"/>
                <w:szCs w:val="24"/>
              </w:rPr>
            </w:pPr>
            <w:ins w:id="547" w:author="Jameal Samhouri" w:date="2017-12-05T13:21:00Z">
              <w:r w:rsidRPr="00F061CE">
                <w:rPr>
                  <w:rFonts w:ascii="Calibri" w:eastAsia="Times New Roman" w:hAnsi="Calibri" w:cs="Times New Roman"/>
                  <w:color w:val="000000"/>
                  <w:sz w:val="24"/>
                  <w:szCs w:val="24"/>
                </w:rPr>
                <w:t>0.430</w:t>
              </w:r>
            </w:ins>
          </w:p>
        </w:tc>
        <w:tc>
          <w:tcPr>
            <w:tcW w:w="1300" w:type="dxa"/>
            <w:tcBorders>
              <w:top w:val="nil"/>
              <w:left w:val="nil"/>
              <w:bottom w:val="nil"/>
              <w:right w:val="nil"/>
            </w:tcBorders>
            <w:shd w:val="clear" w:color="auto" w:fill="auto"/>
            <w:noWrap/>
            <w:vAlign w:val="bottom"/>
            <w:hideMark/>
          </w:tcPr>
          <w:p w14:paraId="02F3DEDF" w14:textId="77777777" w:rsidR="00F061CE" w:rsidRPr="00F061CE" w:rsidRDefault="00F061CE" w:rsidP="00F80CCE">
            <w:pPr>
              <w:spacing w:after="0" w:line="240" w:lineRule="auto"/>
              <w:jc w:val="center"/>
              <w:rPr>
                <w:ins w:id="548" w:author="Jameal Samhouri" w:date="2017-12-05T13:21: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B9D096" w14:textId="77777777" w:rsidR="00F061CE" w:rsidRPr="00F061CE" w:rsidRDefault="00F061CE" w:rsidP="00F80CCE">
            <w:pPr>
              <w:spacing w:after="0" w:line="240" w:lineRule="auto"/>
              <w:jc w:val="center"/>
              <w:rPr>
                <w:ins w:id="549" w:author="Jameal Samhouri" w:date="2017-12-05T13:21:00Z"/>
                <w:rFonts w:ascii="Times New Roman" w:eastAsia="Times New Roman" w:hAnsi="Times New Roman" w:cs="Times New Roman"/>
                <w:sz w:val="20"/>
                <w:szCs w:val="20"/>
              </w:rPr>
            </w:pPr>
          </w:p>
        </w:tc>
      </w:tr>
      <w:tr w:rsidR="00F061CE" w:rsidRPr="00F061CE" w14:paraId="2C9508DD" w14:textId="77777777" w:rsidTr="00F80CCE">
        <w:trPr>
          <w:trHeight w:val="340"/>
          <w:ins w:id="550" w:author="Jameal Samhouri" w:date="2017-12-05T13:21:00Z"/>
        </w:trPr>
        <w:tc>
          <w:tcPr>
            <w:tcW w:w="1300" w:type="dxa"/>
            <w:tcBorders>
              <w:top w:val="nil"/>
              <w:left w:val="nil"/>
              <w:bottom w:val="single" w:sz="8" w:space="0" w:color="auto"/>
              <w:right w:val="nil"/>
            </w:tcBorders>
            <w:shd w:val="clear" w:color="auto" w:fill="auto"/>
            <w:noWrap/>
            <w:vAlign w:val="center"/>
            <w:hideMark/>
          </w:tcPr>
          <w:p w14:paraId="096F0054" w14:textId="77777777" w:rsidR="00F061CE" w:rsidRPr="00F061CE" w:rsidRDefault="00F061CE" w:rsidP="00F80CCE">
            <w:pPr>
              <w:spacing w:after="0" w:line="240" w:lineRule="auto"/>
              <w:rPr>
                <w:ins w:id="551" w:author="Jameal Samhouri" w:date="2017-12-05T13:21:00Z"/>
                <w:rFonts w:ascii="Calibri" w:eastAsia="Times New Roman" w:hAnsi="Calibri" w:cs="Times New Roman"/>
                <w:color w:val="000000"/>
                <w:sz w:val="24"/>
                <w:szCs w:val="24"/>
              </w:rPr>
            </w:pPr>
            <w:ins w:id="552" w:author="Jameal Samhouri" w:date="2017-12-05T13:21: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026C5B27" w14:textId="77777777" w:rsidR="00F061CE" w:rsidRPr="00F061CE" w:rsidRDefault="00F061CE" w:rsidP="00F80CCE">
            <w:pPr>
              <w:spacing w:after="0" w:line="240" w:lineRule="auto"/>
              <w:jc w:val="center"/>
              <w:rPr>
                <w:ins w:id="553" w:author="Jameal Samhouri" w:date="2017-12-05T13:21:00Z"/>
                <w:rFonts w:ascii="Calibri" w:eastAsia="Times New Roman" w:hAnsi="Calibri" w:cs="Times New Roman"/>
                <w:color w:val="000000"/>
                <w:sz w:val="24"/>
                <w:szCs w:val="24"/>
              </w:rPr>
            </w:pPr>
            <w:ins w:id="554" w:author="Jameal Samhouri" w:date="2017-12-05T13:21:00Z">
              <w:r w:rsidRPr="00F061CE">
                <w:rPr>
                  <w:rFonts w:ascii="Calibri" w:eastAsia="Times New Roman" w:hAnsi="Calibri" w:cs="Times New Roman"/>
                  <w:color w:val="000000"/>
                  <w:sz w:val="24"/>
                  <w:szCs w:val="24"/>
                </w:rPr>
                <w:t>16</w:t>
              </w:r>
            </w:ins>
          </w:p>
        </w:tc>
        <w:tc>
          <w:tcPr>
            <w:tcW w:w="1300" w:type="dxa"/>
            <w:tcBorders>
              <w:top w:val="nil"/>
              <w:left w:val="nil"/>
              <w:bottom w:val="single" w:sz="8" w:space="0" w:color="auto"/>
              <w:right w:val="nil"/>
            </w:tcBorders>
            <w:shd w:val="clear" w:color="auto" w:fill="auto"/>
            <w:noWrap/>
            <w:vAlign w:val="center"/>
            <w:hideMark/>
          </w:tcPr>
          <w:p w14:paraId="11F1A955" w14:textId="77777777" w:rsidR="00F061CE" w:rsidRPr="00F061CE" w:rsidRDefault="00F061CE" w:rsidP="00F80CCE">
            <w:pPr>
              <w:spacing w:after="0" w:line="240" w:lineRule="auto"/>
              <w:jc w:val="center"/>
              <w:rPr>
                <w:ins w:id="555" w:author="Jameal Samhouri" w:date="2017-12-05T13:21:00Z"/>
                <w:rFonts w:ascii="Calibri" w:eastAsia="Times New Roman" w:hAnsi="Calibri" w:cs="Times New Roman"/>
                <w:color w:val="000000"/>
                <w:sz w:val="24"/>
                <w:szCs w:val="24"/>
              </w:rPr>
            </w:pPr>
            <w:ins w:id="556"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7EF9E444" w14:textId="77777777" w:rsidR="00F061CE" w:rsidRPr="00F061CE" w:rsidRDefault="00F061CE" w:rsidP="00F80CCE">
            <w:pPr>
              <w:spacing w:after="0" w:line="240" w:lineRule="auto"/>
              <w:jc w:val="center"/>
              <w:rPr>
                <w:ins w:id="557" w:author="Jameal Samhouri" w:date="2017-12-05T13:21:00Z"/>
                <w:rFonts w:ascii="Calibri" w:eastAsia="Times New Roman" w:hAnsi="Calibri" w:cs="Times New Roman"/>
                <w:color w:val="000000"/>
                <w:sz w:val="24"/>
                <w:szCs w:val="24"/>
              </w:rPr>
            </w:pPr>
            <w:ins w:id="558"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53B6F2FF" w14:textId="77777777" w:rsidR="00F061CE" w:rsidRPr="00F061CE" w:rsidRDefault="00F061CE" w:rsidP="00F80CCE">
            <w:pPr>
              <w:spacing w:after="0" w:line="240" w:lineRule="auto"/>
              <w:jc w:val="center"/>
              <w:rPr>
                <w:ins w:id="559" w:author="Jameal Samhouri" w:date="2017-12-05T13:21:00Z"/>
                <w:rFonts w:ascii="Calibri" w:eastAsia="Times New Roman" w:hAnsi="Calibri" w:cs="Times New Roman"/>
                <w:color w:val="000000"/>
                <w:sz w:val="24"/>
                <w:szCs w:val="24"/>
              </w:rPr>
            </w:pPr>
            <w:ins w:id="560" w:author="Jameal Samhouri" w:date="2017-12-05T13:21:00Z">
              <w:r w:rsidRPr="00F061CE">
                <w:rPr>
                  <w:rFonts w:ascii="Calibri" w:eastAsia="Times New Roman" w:hAnsi="Calibri" w:cs="Times New Roman"/>
                  <w:color w:val="000000"/>
                  <w:sz w:val="24"/>
                  <w:szCs w:val="24"/>
                </w:rPr>
                <w:t> </w:t>
              </w:r>
            </w:ins>
          </w:p>
        </w:tc>
      </w:tr>
    </w:tbl>
    <w:p w14:paraId="6C81D329" w14:textId="77777777" w:rsidR="00F061CE" w:rsidRDefault="00F061CE" w:rsidP="00F061CE">
      <w:pPr>
        <w:rPr>
          <w:ins w:id="561" w:author="Jameal Samhouri" w:date="2017-12-05T13:21:00Z"/>
          <w:rFonts w:ascii="Times New Roman" w:hAnsi="Times New Roman" w:cs="Times New Roman"/>
          <w:sz w:val="24"/>
          <w:szCs w:val="24"/>
        </w:rPr>
      </w:pPr>
    </w:p>
    <w:p w14:paraId="4B8EB3AB" w14:textId="4041824B" w:rsidR="00F061CE" w:rsidRDefault="00F061CE" w:rsidP="00F061CE">
      <w:pPr>
        <w:rPr>
          <w:ins w:id="562" w:author="Jameal Samhouri" w:date="2017-12-05T13:21:00Z"/>
          <w:rFonts w:ascii="Times New Roman" w:hAnsi="Times New Roman" w:cs="Times New Roman"/>
          <w:sz w:val="24"/>
          <w:szCs w:val="24"/>
        </w:rPr>
      </w:pPr>
      <w:ins w:id="563" w:author="Jameal Samhouri" w:date="2017-12-05T13:21:00Z">
        <w:r>
          <w:rPr>
            <w:rFonts w:ascii="Times New Roman" w:hAnsi="Times New Roman" w:cs="Times New Roman"/>
            <w:sz w:val="24"/>
            <w:szCs w:val="24"/>
          </w:rPr>
          <w:t xml:space="preserve">Table </w:t>
        </w:r>
        <w:r>
          <w:rPr>
            <w:rFonts w:ascii="Times New Roman" w:hAnsi="Times New Roman" w:cs="Times New Roman"/>
            <w:sz w:val="24"/>
            <w:szCs w:val="24"/>
          </w:rPr>
          <w:t>y</w:t>
        </w:r>
        <w:r>
          <w:rPr>
            <w:rFonts w:ascii="Times New Roman" w:hAnsi="Times New Roman" w:cs="Times New Roman"/>
            <w:sz w:val="24"/>
            <w:szCs w:val="24"/>
          </w:rPr>
          <w:t>. Multivariate test of dispersion</w:t>
        </w:r>
        <w:r w:rsidRPr="00F80CCE">
          <w:rPr>
            <w:rStyle w:val="CommentReference"/>
            <w:sz w:val="24"/>
            <w:szCs w:val="24"/>
          </w:rPr>
          <w:t xml:space="preserve"> for </w:t>
        </w:r>
        <w:r>
          <w:rPr>
            <w:rFonts w:ascii="Times New Roman" w:hAnsi="Times New Roman" w:cs="Times New Roman"/>
            <w:sz w:val="24"/>
            <w:szCs w:val="24"/>
          </w:rPr>
          <w:t>benthic invertebrate</w:t>
        </w:r>
        <w:r w:rsidRPr="00903513">
          <w:rPr>
            <w:rFonts w:ascii="Times New Roman" w:hAnsi="Times New Roman" w:cs="Times New Roman"/>
            <w:sz w:val="24"/>
            <w:szCs w:val="24"/>
          </w:rPr>
          <w:t xml:space="preserve"> assemblages on the basis of </w:t>
        </w:r>
        <w:r>
          <w:rPr>
            <w:rFonts w:ascii="Times New Roman" w:hAnsi="Times New Roman" w:cs="Times New Roman"/>
            <w:sz w:val="24"/>
            <w:szCs w:val="24"/>
          </w:rPr>
          <w:t>Manhattan</w:t>
        </w:r>
        <w:r w:rsidRPr="00903513">
          <w:rPr>
            <w:rFonts w:ascii="Times New Roman" w:hAnsi="Times New Roman" w:cs="Times New Roman"/>
            <w:sz w:val="24"/>
            <w:szCs w:val="24"/>
          </w:rPr>
          <w:t xml:space="preserve"> </w:t>
        </w:r>
      </w:ins>
      <w:ins w:id="564" w:author="Jameal Samhouri" w:date="2017-12-05T13:27:00Z">
        <w:r w:rsidR="0030126E">
          <w:rPr>
            <w:rFonts w:ascii="Times New Roman" w:hAnsi="Times New Roman" w:cs="Times New Roman"/>
            <w:sz w:val="24"/>
            <w:szCs w:val="24"/>
          </w:rPr>
          <w:t>log(</w:t>
        </w:r>
        <w:r w:rsidR="0030126E">
          <w:rPr>
            <w:rFonts w:ascii="Times New Roman" w:hAnsi="Times New Roman" w:cs="Times New Roman"/>
            <w:i/>
            <w:sz w:val="24"/>
            <w:szCs w:val="24"/>
          </w:rPr>
          <w:t>x</w:t>
        </w:r>
        <w:r w:rsidR="0030126E">
          <w:rPr>
            <w:rFonts w:ascii="Times New Roman" w:hAnsi="Times New Roman" w:cs="Times New Roman"/>
            <w:sz w:val="24"/>
            <w:szCs w:val="24"/>
          </w:rPr>
          <w:t>+1)</w:t>
        </w:r>
      </w:ins>
      <w:bookmarkStart w:id="565" w:name="_GoBack"/>
      <w:bookmarkEnd w:id="565"/>
      <w:ins w:id="566" w:author="Jameal Samhouri" w:date="2017-12-05T13:21:00Z">
        <w:r w:rsidRPr="00903513">
          <w:rPr>
            <w:rFonts w:ascii="Times New Roman" w:hAnsi="Times New Roman" w:cs="Times New Roman"/>
            <w:sz w:val="24"/>
            <w:szCs w:val="24"/>
          </w:rPr>
          <w:t xml:space="preserve">dissimilarities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r>
          <w:rPr>
            <w:rFonts w:ascii="Times New Roman" w:hAnsi="Times New Roman" w:cs="Times New Roman"/>
            <w:sz w:val="24"/>
            <w:szCs w:val="24"/>
          </w:rPr>
          <w:t>(a) Year (fixed, 2 levels 1987 and 2015) or (b) Region (fixed, 3 levels)</w:t>
        </w:r>
        <w:r w:rsidRPr="00903513">
          <w:rPr>
            <w:rFonts w:ascii="Times New Roman" w:hAnsi="Times New Roman" w:cs="Times New Roman"/>
            <w:sz w:val="24"/>
            <w:szCs w:val="24"/>
          </w:rPr>
          <w:t>.</w:t>
        </w:r>
        <w:r w:rsidRPr="00903513" w:rsidDel="00903513">
          <w:rPr>
            <w:rFonts w:ascii="Times New Roman" w:hAnsi="Times New Roman" w:cs="Times New Roman"/>
            <w:sz w:val="24"/>
            <w:szCs w:val="24"/>
          </w:rPr>
          <w:t xml:space="preserve"> </w:t>
        </w:r>
      </w:ins>
    </w:p>
    <w:p w14:paraId="3C8F96FD" w14:textId="77777777" w:rsidR="00F061CE" w:rsidRDefault="00F061CE" w:rsidP="00F061CE">
      <w:pPr>
        <w:rPr>
          <w:ins w:id="567" w:author="Jameal Samhouri" w:date="2017-12-05T13:21:00Z"/>
          <w:rFonts w:ascii="Times New Roman" w:hAnsi="Times New Roman" w:cs="Times New Roman"/>
          <w:sz w:val="24"/>
          <w:szCs w:val="24"/>
        </w:rPr>
      </w:pPr>
      <w:ins w:id="568" w:author="Jameal Samhouri" w:date="2017-12-05T13:21:00Z">
        <w:r>
          <w:rPr>
            <w:rFonts w:ascii="Times New Roman" w:hAnsi="Times New Roman" w:cs="Times New Roman"/>
            <w:sz w:val="24"/>
            <w:szCs w:val="24"/>
          </w:rPr>
          <w:t>(a)</w:t>
        </w:r>
      </w:ins>
    </w:p>
    <w:tbl>
      <w:tblPr>
        <w:tblW w:w="6500" w:type="dxa"/>
        <w:tblLook w:val="04A0" w:firstRow="1" w:lastRow="0" w:firstColumn="1" w:lastColumn="0" w:noHBand="0" w:noVBand="1"/>
      </w:tblPr>
      <w:tblGrid>
        <w:gridCol w:w="1300"/>
        <w:gridCol w:w="1300"/>
        <w:gridCol w:w="1300"/>
        <w:gridCol w:w="1300"/>
        <w:gridCol w:w="1300"/>
      </w:tblGrid>
      <w:tr w:rsidR="00F061CE" w:rsidRPr="00F061CE" w14:paraId="01D3E7C7" w14:textId="77777777" w:rsidTr="00F80CCE">
        <w:trPr>
          <w:trHeight w:val="340"/>
          <w:ins w:id="569" w:author="Jameal Samhouri" w:date="2017-12-05T13:21:00Z"/>
        </w:trPr>
        <w:tc>
          <w:tcPr>
            <w:tcW w:w="1300" w:type="dxa"/>
            <w:tcBorders>
              <w:top w:val="single" w:sz="8" w:space="0" w:color="auto"/>
              <w:left w:val="nil"/>
              <w:bottom w:val="single" w:sz="8" w:space="0" w:color="auto"/>
              <w:right w:val="nil"/>
            </w:tcBorders>
            <w:shd w:val="clear" w:color="auto" w:fill="auto"/>
            <w:noWrap/>
            <w:vAlign w:val="center"/>
            <w:hideMark/>
          </w:tcPr>
          <w:p w14:paraId="6BA04904" w14:textId="77777777" w:rsidR="00F061CE" w:rsidRPr="00F061CE" w:rsidRDefault="00F061CE" w:rsidP="00F80CCE">
            <w:pPr>
              <w:spacing w:after="0" w:line="240" w:lineRule="auto"/>
              <w:rPr>
                <w:ins w:id="570" w:author="Jameal Samhouri" w:date="2017-12-05T13:21:00Z"/>
                <w:rFonts w:ascii="Calibri" w:eastAsia="Times New Roman" w:hAnsi="Calibri" w:cs="Times New Roman"/>
                <w:color w:val="000000"/>
                <w:sz w:val="24"/>
                <w:szCs w:val="24"/>
              </w:rPr>
            </w:pPr>
            <w:ins w:id="571" w:author="Jameal Samhouri" w:date="2017-12-05T13:21:00Z">
              <w:r w:rsidRPr="00F061CE">
                <w:rPr>
                  <w:rFonts w:ascii="Calibri" w:eastAsia="Times New Roman" w:hAnsi="Calibri" w:cs="Times New Roman"/>
                  <w:color w:val="000000"/>
                  <w:sz w:val="24"/>
                  <w:szCs w:val="24"/>
                </w:rPr>
                <w:t>Source</w:t>
              </w:r>
            </w:ins>
          </w:p>
        </w:tc>
        <w:tc>
          <w:tcPr>
            <w:tcW w:w="1300" w:type="dxa"/>
            <w:tcBorders>
              <w:top w:val="single" w:sz="8" w:space="0" w:color="auto"/>
              <w:left w:val="nil"/>
              <w:bottom w:val="single" w:sz="8" w:space="0" w:color="auto"/>
              <w:right w:val="nil"/>
            </w:tcBorders>
            <w:shd w:val="clear" w:color="auto" w:fill="auto"/>
            <w:noWrap/>
            <w:vAlign w:val="center"/>
            <w:hideMark/>
          </w:tcPr>
          <w:p w14:paraId="7F1E07E0" w14:textId="77777777" w:rsidR="00F061CE" w:rsidRPr="00F061CE" w:rsidRDefault="00F061CE" w:rsidP="00F80CCE">
            <w:pPr>
              <w:spacing w:after="0" w:line="240" w:lineRule="auto"/>
              <w:jc w:val="center"/>
              <w:rPr>
                <w:ins w:id="572" w:author="Jameal Samhouri" w:date="2017-12-05T13:21:00Z"/>
                <w:rFonts w:ascii="Calibri" w:eastAsia="Times New Roman" w:hAnsi="Calibri" w:cs="Times New Roman"/>
                <w:color w:val="000000"/>
                <w:sz w:val="24"/>
                <w:szCs w:val="24"/>
              </w:rPr>
            </w:pPr>
            <w:proofErr w:type="spellStart"/>
            <w:ins w:id="573" w:author="Jameal Samhouri" w:date="2017-12-05T13:21:00Z">
              <w:r w:rsidRPr="00F061CE">
                <w:rPr>
                  <w:rFonts w:ascii="Calibri" w:eastAsia="Times New Roman" w:hAnsi="Calibri" w:cs="Times New Roman"/>
                  <w:color w:val="000000"/>
                  <w:sz w:val="24"/>
                  <w:szCs w:val="24"/>
                </w:rPr>
                <w:t>df</w:t>
              </w:r>
              <w:proofErr w:type="spellEnd"/>
            </w:ins>
          </w:p>
        </w:tc>
        <w:tc>
          <w:tcPr>
            <w:tcW w:w="1300" w:type="dxa"/>
            <w:tcBorders>
              <w:top w:val="single" w:sz="8" w:space="0" w:color="auto"/>
              <w:left w:val="nil"/>
              <w:bottom w:val="single" w:sz="8" w:space="0" w:color="auto"/>
              <w:right w:val="nil"/>
            </w:tcBorders>
            <w:shd w:val="clear" w:color="auto" w:fill="auto"/>
            <w:noWrap/>
            <w:vAlign w:val="center"/>
            <w:hideMark/>
          </w:tcPr>
          <w:p w14:paraId="3E210C18" w14:textId="77777777" w:rsidR="00F061CE" w:rsidRPr="00F061CE" w:rsidRDefault="00F061CE" w:rsidP="00F80CCE">
            <w:pPr>
              <w:spacing w:after="0" w:line="240" w:lineRule="auto"/>
              <w:jc w:val="center"/>
              <w:rPr>
                <w:ins w:id="574" w:author="Jameal Samhouri" w:date="2017-12-05T13:21:00Z"/>
                <w:rFonts w:ascii="Calibri" w:eastAsia="Times New Roman" w:hAnsi="Calibri" w:cs="Times New Roman"/>
                <w:color w:val="000000"/>
                <w:sz w:val="24"/>
                <w:szCs w:val="24"/>
              </w:rPr>
            </w:pPr>
            <w:ins w:id="575" w:author="Jameal Samhouri" w:date="2017-12-05T13:21:00Z">
              <w:r w:rsidRPr="00F061CE">
                <w:rPr>
                  <w:rFonts w:ascii="Calibri" w:eastAsia="Times New Roman" w:hAnsi="Calibri" w:cs="Times New Roman"/>
                  <w:color w:val="000000"/>
                  <w:sz w:val="24"/>
                  <w:szCs w:val="24"/>
                </w:rPr>
                <w:t>MS</w:t>
              </w:r>
            </w:ins>
          </w:p>
        </w:tc>
        <w:tc>
          <w:tcPr>
            <w:tcW w:w="1300" w:type="dxa"/>
            <w:tcBorders>
              <w:top w:val="single" w:sz="8" w:space="0" w:color="auto"/>
              <w:left w:val="nil"/>
              <w:bottom w:val="single" w:sz="8" w:space="0" w:color="auto"/>
              <w:right w:val="nil"/>
            </w:tcBorders>
            <w:shd w:val="clear" w:color="auto" w:fill="auto"/>
            <w:noWrap/>
            <w:vAlign w:val="center"/>
            <w:hideMark/>
          </w:tcPr>
          <w:p w14:paraId="14D9C7F8" w14:textId="77777777" w:rsidR="00F061CE" w:rsidRPr="00F061CE" w:rsidRDefault="00F061CE" w:rsidP="00F80CCE">
            <w:pPr>
              <w:spacing w:after="0" w:line="240" w:lineRule="auto"/>
              <w:jc w:val="center"/>
              <w:rPr>
                <w:ins w:id="576" w:author="Jameal Samhouri" w:date="2017-12-05T13:21:00Z"/>
                <w:rFonts w:ascii="Calibri" w:eastAsia="Times New Roman" w:hAnsi="Calibri" w:cs="Times New Roman"/>
                <w:color w:val="000000"/>
                <w:sz w:val="24"/>
                <w:szCs w:val="24"/>
              </w:rPr>
            </w:pPr>
            <w:ins w:id="577" w:author="Jameal Samhouri" w:date="2017-12-05T13:21:00Z">
              <w:r w:rsidRPr="00F061CE">
                <w:rPr>
                  <w:rFonts w:ascii="Calibri" w:eastAsia="Times New Roman" w:hAnsi="Calibri" w:cs="Times New Roman"/>
                  <w:color w:val="000000"/>
                  <w:sz w:val="24"/>
                  <w:szCs w:val="24"/>
                </w:rPr>
                <w:t>Pseudo-</w:t>
              </w:r>
              <w:r w:rsidRPr="00F061CE">
                <w:rPr>
                  <w:rFonts w:ascii="Calibri" w:eastAsia="Times New Roman" w:hAnsi="Calibri" w:cs="Times New Roman"/>
                  <w:i/>
                  <w:iCs/>
                  <w:color w:val="000000"/>
                  <w:sz w:val="24"/>
                  <w:szCs w:val="24"/>
                </w:rPr>
                <w:t>F</w:t>
              </w:r>
            </w:ins>
          </w:p>
        </w:tc>
        <w:tc>
          <w:tcPr>
            <w:tcW w:w="1300" w:type="dxa"/>
            <w:tcBorders>
              <w:top w:val="single" w:sz="8" w:space="0" w:color="auto"/>
              <w:left w:val="nil"/>
              <w:bottom w:val="single" w:sz="8" w:space="0" w:color="auto"/>
              <w:right w:val="nil"/>
            </w:tcBorders>
            <w:shd w:val="clear" w:color="auto" w:fill="auto"/>
            <w:noWrap/>
            <w:vAlign w:val="center"/>
            <w:hideMark/>
          </w:tcPr>
          <w:p w14:paraId="01D92101" w14:textId="77777777" w:rsidR="00F061CE" w:rsidRPr="00F061CE" w:rsidRDefault="00F061CE" w:rsidP="00F80CCE">
            <w:pPr>
              <w:spacing w:after="0" w:line="240" w:lineRule="auto"/>
              <w:jc w:val="center"/>
              <w:rPr>
                <w:ins w:id="578" w:author="Jameal Samhouri" w:date="2017-12-05T13:21:00Z"/>
                <w:rFonts w:ascii="Calibri" w:eastAsia="Times New Roman" w:hAnsi="Calibri" w:cs="Times New Roman"/>
                <w:i/>
                <w:iCs/>
                <w:color w:val="000000"/>
                <w:sz w:val="24"/>
                <w:szCs w:val="24"/>
              </w:rPr>
            </w:pPr>
            <w:ins w:id="579" w:author="Jameal Samhouri" w:date="2017-12-05T13:21:00Z">
              <w:r w:rsidRPr="00F061CE">
                <w:rPr>
                  <w:rFonts w:ascii="Calibri" w:eastAsia="Times New Roman" w:hAnsi="Calibri" w:cs="Times New Roman"/>
                  <w:i/>
                  <w:iCs/>
                  <w:color w:val="000000"/>
                  <w:sz w:val="24"/>
                  <w:szCs w:val="24"/>
                </w:rPr>
                <w:t>P</w:t>
              </w:r>
            </w:ins>
          </w:p>
        </w:tc>
      </w:tr>
      <w:tr w:rsidR="00F061CE" w:rsidRPr="00F061CE" w14:paraId="1F65981A" w14:textId="77777777" w:rsidTr="00F80CCE">
        <w:trPr>
          <w:trHeight w:val="320"/>
          <w:ins w:id="580" w:author="Jameal Samhouri" w:date="2017-12-05T13:21:00Z"/>
        </w:trPr>
        <w:tc>
          <w:tcPr>
            <w:tcW w:w="1300" w:type="dxa"/>
            <w:tcBorders>
              <w:top w:val="nil"/>
              <w:left w:val="nil"/>
              <w:bottom w:val="nil"/>
              <w:right w:val="nil"/>
            </w:tcBorders>
            <w:shd w:val="clear" w:color="auto" w:fill="auto"/>
            <w:noWrap/>
            <w:vAlign w:val="bottom"/>
            <w:hideMark/>
          </w:tcPr>
          <w:p w14:paraId="396F6A8D" w14:textId="77777777" w:rsidR="00F061CE" w:rsidRPr="00F061CE" w:rsidRDefault="00F061CE" w:rsidP="00F80CCE">
            <w:pPr>
              <w:spacing w:after="0" w:line="240" w:lineRule="auto"/>
              <w:rPr>
                <w:ins w:id="581" w:author="Jameal Samhouri" w:date="2017-12-05T13:21:00Z"/>
                <w:rFonts w:ascii="Calibri" w:eastAsia="Times New Roman" w:hAnsi="Calibri" w:cs="Times New Roman"/>
                <w:color w:val="000000"/>
                <w:sz w:val="24"/>
                <w:szCs w:val="24"/>
              </w:rPr>
            </w:pPr>
            <w:ins w:id="582" w:author="Jameal Samhouri" w:date="2017-12-05T13:21:00Z">
              <w:r w:rsidRPr="00F061CE">
                <w:rPr>
                  <w:rFonts w:ascii="Calibri" w:eastAsia="Times New Roman" w:hAnsi="Calibri" w:cs="Times New Roman"/>
                  <w:color w:val="000000"/>
                  <w:sz w:val="24"/>
                  <w:szCs w:val="24"/>
                </w:rPr>
                <w:t>Year</w:t>
              </w:r>
            </w:ins>
          </w:p>
        </w:tc>
        <w:tc>
          <w:tcPr>
            <w:tcW w:w="1300" w:type="dxa"/>
            <w:tcBorders>
              <w:top w:val="nil"/>
              <w:left w:val="nil"/>
              <w:bottom w:val="nil"/>
              <w:right w:val="nil"/>
            </w:tcBorders>
            <w:shd w:val="clear" w:color="auto" w:fill="auto"/>
            <w:noWrap/>
            <w:vAlign w:val="bottom"/>
            <w:hideMark/>
          </w:tcPr>
          <w:p w14:paraId="025788FA" w14:textId="77777777" w:rsidR="00F061CE" w:rsidRPr="00F061CE" w:rsidRDefault="00F061CE" w:rsidP="00F80CCE">
            <w:pPr>
              <w:spacing w:after="0" w:line="240" w:lineRule="auto"/>
              <w:jc w:val="center"/>
              <w:rPr>
                <w:ins w:id="583" w:author="Jameal Samhouri" w:date="2017-12-05T13:21:00Z"/>
                <w:rFonts w:ascii="Calibri" w:eastAsia="Times New Roman" w:hAnsi="Calibri" w:cs="Times New Roman"/>
                <w:color w:val="000000"/>
                <w:sz w:val="24"/>
                <w:szCs w:val="24"/>
              </w:rPr>
            </w:pPr>
            <w:ins w:id="584" w:author="Jameal Samhouri" w:date="2017-12-05T13:21:00Z">
              <w:r w:rsidRPr="00F061CE">
                <w:rPr>
                  <w:rFonts w:ascii="Calibri" w:eastAsia="Times New Roman" w:hAnsi="Calibri" w:cs="Times New Roman"/>
                  <w:color w:val="000000"/>
                  <w:sz w:val="24"/>
                  <w:szCs w:val="24"/>
                </w:rPr>
                <w:t>1</w:t>
              </w:r>
            </w:ins>
          </w:p>
        </w:tc>
        <w:tc>
          <w:tcPr>
            <w:tcW w:w="1300" w:type="dxa"/>
            <w:tcBorders>
              <w:top w:val="nil"/>
              <w:left w:val="nil"/>
              <w:bottom w:val="nil"/>
              <w:right w:val="nil"/>
            </w:tcBorders>
            <w:shd w:val="clear" w:color="auto" w:fill="auto"/>
            <w:noWrap/>
            <w:vAlign w:val="bottom"/>
            <w:hideMark/>
          </w:tcPr>
          <w:p w14:paraId="732E7DEA" w14:textId="77777777" w:rsidR="00F061CE" w:rsidRPr="00F061CE" w:rsidRDefault="00F061CE" w:rsidP="00F80CCE">
            <w:pPr>
              <w:spacing w:after="0" w:line="240" w:lineRule="auto"/>
              <w:jc w:val="center"/>
              <w:rPr>
                <w:ins w:id="585" w:author="Jameal Samhouri" w:date="2017-12-05T13:21:00Z"/>
                <w:rFonts w:ascii="Calibri" w:eastAsia="Times New Roman" w:hAnsi="Calibri" w:cs="Times New Roman"/>
                <w:color w:val="000000"/>
                <w:sz w:val="24"/>
                <w:szCs w:val="24"/>
              </w:rPr>
            </w:pPr>
            <w:ins w:id="586" w:author="Jameal Samhouri" w:date="2017-12-05T13:21:00Z">
              <w:r w:rsidRPr="00F061CE">
                <w:rPr>
                  <w:rFonts w:ascii="Calibri" w:eastAsia="Times New Roman" w:hAnsi="Calibri" w:cs="Times New Roman"/>
                  <w:color w:val="000000"/>
                  <w:sz w:val="24"/>
                  <w:szCs w:val="24"/>
                </w:rPr>
                <w:t>1.684</w:t>
              </w:r>
            </w:ins>
          </w:p>
        </w:tc>
        <w:tc>
          <w:tcPr>
            <w:tcW w:w="1300" w:type="dxa"/>
            <w:tcBorders>
              <w:top w:val="nil"/>
              <w:left w:val="nil"/>
              <w:bottom w:val="nil"/>
              <w:right w:val="nil"/>
            </w:tcBorders>
            <w:shd w:val="clear" w:color="auto" w:fill="auto"/>
            <w:noWrap/>
            <w:vAlign w:val="bottom"/>
            <w:hideMark/>
          </w:tcPr>
          <w:p w14:paraId="59A16275" w14:textId="77777777" w:rsidR="00F061CE" w:rsidRPr="00F061CE" w:rsidRDefault="00F061CE" w:rsidP="00F80CCE">
            <w:pPr>
              <w:spacing w:after="0" w:line="240" w:lineRule="auto"/>
              <w:jc w:val="center"/>
              <w:rPr>
                <w:ins w:id="587" w:author="Jameal Samhouri" w:date="2017-12-05T13:21:00Z"/>
                <w:rFonts w:ascii="Calibri" w:eastAsia="Times New Roman" w:hAnsi="Calibri" w:cs="Times New Roman"/>
                <w:color w:val="000000"/>
                <w:sz w:val="24"/>
                <w:szCs w:val="24"/>
              </w:rPr>
            </w:pPr>
            <w:ins w:id="588" w:author="Jameal Samhouri" w:date="2017-12-05T13:21:00Z">
              <w:r w:rsidRPr="00F061CE">
                <w:rPr>
                  <w:rFonts w:ascii="Calibri" w:eastAsia="Times New Roman" w:hAnsi="Calibri" w:cs="Times New Roman"/>
                  <w:color w:val="000000"/>
                  <w:sz w:val="24"/>
                  <w:szCs w:val="24"/>
                </w:rPr>
                <w:t>39.875</w:t>
              </w:r>
            </w:ins>
          </w:p>
        </w:tc>
        <w:tc>
          <w:tcPr>
            <w:tcW w:w="1300" w:type="dxa"/>
            <w:tcBorders>
              <w:top w:val="nil"/>
              <w:left w:val="nil"/>
              <w:bottom w:val="nil"/>
              <w:right w:val="nil"/>
            </w:tcBorders>
            <w:shd w:val="clear" w:color="auto" w:fill="auto"/>
            <w:noWrap/>
            <w:vAlign w:val="bottom"/>
            <w:hideMark/>
          </w:tcPr>
          <w:p w14:paraId="1F4B1B5E" w14:textId="77777777" w:rsidR="00F061CE" w:rsidRPr="00F061CE" w:rsidRDefault="00F061CE" w:rsidP="00F80CCE">
            <w:pPr>
              <w:spacing w:after="0" w:line="240" w:lineRule="auto"/>
              <w:jc w:val="center"/>
              <w:rPr>
                <w:ins w:id="589" w:author="Jameal Samhouri" w:date="2017-12-05T13:21:00Z"/>
                <w:rFonts w:ascii="Calibri" w:eastAsia="Times New Roman" w:hAnsi="Calibri" w:cs="Times New Roman"/>
                <w:color w:val="000000"/>
                <w:sz w:val="24"/>
                <w:szCs w:val="24"/>
              </w:rPr>
            </w:pPr>
            <w:ins w:id="590" w:author="Jameal Samhouri" w:date="2017-12-05T13:21:00Z">
              <w:r w:rsidRPr="00F061CE">
                <w:rPr>
                  <w:rFonts w:ascii="Calibri" w:eastAsia="Times New Roman" w:hAnsi="Calibri" w:cs="Times New Roman"/>
                  <w:color w:val="000000"/>
                  <w:sz w:val="24"/>
                  <w:szCs w:val="24"/>
                </w:rPr>
                <w:t>0.001</w:t>
              </w:r>
            </w:ins>
          </w:p>
        </w:tc>
      </w:tr>
      <w:tr w:rsidR="00F061CE" w:rsidRPr="00F061CE" w14:paraId="249618AF" w14:textId="77777777" w:rsidTr="00F80CCE">
        <w:trPr>
          <w:trHeight w:val="320"/>
          <w:ins w:id="591" w:author="Jameal Samhouri" w:date="2017-12-05T13:21:00Z"/>
        </w:trPr>
        <w:tc>
          <w:tcPr>
            <w:tcW w:w="1300" w:type="dxa"/>
            <w:tcBorders>
              <w:top w:val="nil"/>
              <w:left w:val="nil"/>
              <w:bottom w:val="nil"/>
              <w:right w:val="nil"/>
            </w:tcBorders>
            <w:shd w:val="clear" w:color="auto" w:fill="auto"/>
            <w:noWrap/>
            <w:vAlign w:val="bottom"/>
            <w:hideMark/>
          </w:tcPr>
          <w:p w14:paraId="1788E4B4" w14:textId="77777777" w:rsidR="00F061CE" w:rsidRPr="00F061CE" w:rsidRDefault="00F061CE" w:rsidP="00F80CCE">
            <w:pPr>
              <w:spacing w:after="0" w:line="240" w:lineRule="auto"/>
              <w:rPr>
                <w:ins w:id="592" w:author="Jameal Samhouri" w:date="2017-12-05T13:21:00Z"/>
                <w:rFonts w:ascii="Calibri" w:eastAsia="Times New Roman" w:hAnsi="Calibri" w:cs="Times New Roman"/>
                <w:color w:val="000000"/>
                <w:sz w:val="24"/>
                <w:szCs w:val="24"/>
              </w:rPr>
            </w:pPr>
            <w:ins w:id="593" w:author="Jameal Samhouri" w:date="2017-12-05T13:21:00Z">
              <w:r w:rsidRPr="00F061CE">
                <w:rPr>
                  <w:rFonts w:ascii="Calibri" w:eastAsia="Times New Roman" w:hAnsi="Calibri" w:cs="Times New Roman"/>
                  <w:color w:val="000000"/>
                  <w:sz w:val="24"/>
                  <w:szCs w:val="24"/>
                </w:rPr>
                <w:t>Residual</w:t>
              </w:r>
            </w:ins>
          </w:p>
        </w:tc>
        <w:tc>
          <w:tcPr>
            <w:tcW w:w="1300" w:type="dxa"/>
            <w:tcBorders>
              <w:top w:val="nil"/>
              <w:left w:val="nil"/>
              <w:bottom w:val="nil"/>
              <w:right w:val="nil"/>
            </w:tcBorders>
            <w:shd w:val="clear" w:color="auto" w:fill="auto"/>
            <w:noWrap/>
            <w:vAlign w:val="bottom"/>
            <w:hideMark/>
          </w:tcPr>
          <w:p w14:paraId="79BA9D43" w14:textId="77777777" w:rsidR="00F061CE" w:rsidRPr="00F061CE" w:rsidRDefault="00F061CE" w:rsidP="00F80CCE">
            <w:pPr>
              <w:spacing w:after="0" w:line="240" w:lineRule="auto"/>
              <w:jc w:val="center"/>
              <w:rPr>
                <w:ins w:id="594" w:author="Jameal Samhouri" w:date="2017-12-05T13:21:00Z"/>
                <w:rFonts w:ascii="Calibri" w:eastAsia="Times New Roman" w:hAnsi="Calibri" w:cs="Times New Roman"/>
                <w:color w:val="000000"/>
                <w:sz w:val="24"/>
                <w:szCs w:val="24"/>
              </w:rPr>
            </w:pPr>
            <w:ins w:id="595" w:author="Jameal Samhouri" w:date="2017-12-05T13:21:00Z">
              <w:r w:rsidRPr="00F061CE">
                <w:rPr>
                  <w:rFonts w:ascii="Calibri" w:eastAsia="Times New Roman" w:hAnsi="Calibri" w:cs="Times New Roman"/>
                  <w:color w:val="000000"/>
                  <w:sz w:val="24"/>
                  <w:szCs w:val="24"/>
                </w:rPr>
                <w:t>15</w:t>
              </w:r>
            </w:ins>
          </w:p>
        </w:tc>
        <w:tc>
          <w:tcPr>
            <w:tcW w:w="1300" w:type="dxa"/>
            <w:tcBorders>
              <w:top w:val="nil"/>
              <w:left w:val="nil"/>
              <w:bottom w:val="nil"/>
              <w:right w:val="nil"/>
            </w:tcBorders>
            <w:shd w:val="clear" w:color="auto" w:fill="auto"/>
            <w:noWrap/>
            <w:vAlign w:val="bottom"/>
            <w:hideMark/>
          </w:tcPr>
          <w:p w14:paraId="0730054F" w14:textId="77777777" w:rsidR="00F061CE" w:rsidRPr="00F061CE" w:rsidRDefault="00F061CE" w:rsidP="00F80CCE">
            <w:pPr>
              <w:spacing w:after="0" w:line="240" w:lineRule="auto"/>
              <w:jc w:val="center"/>
              <w:rPr>
                <w:ins w:id="596" w:author="Jameal Samhouri" w:date="2017-12-05T13:21:00Z"/>
                <w:rFonts w:ascii="Calibri" w:eastAsia="Times New Roman" w:hAnsi="Calibri" w:cs="Times New Roman"/>
                <w:color w:val="000000"/>
                <w:sz w:val="24"/>
                <w:szCs w:val="24"/>
              </w:rPr>
            </w:pPr>
            <w:ins w:id="597" w:author="Jameal Samhouri" w:date="2017-12-05T13:21:00Z">
              <w:r w:rsidRPr="00F061CE">
                <w:rPr>
                  <w:rFonts w:ascii="Calibri" w:eastAsia="Times New Roman" w:hAnsi="Calibri" w:cs="Times New Roman"/>
                  <w:color w:val="000000"/>
                  <w:sz w:val="24"/>
                  <w:szCs w:val="24"/>
                </w:rPr>
                <w:t>0.042</w:t>
              </w:r>
            </w:ins>
          </w:p>
        </w:tc>
        <w:tc>
          <w:tcPr>
            <w:tcW w:w="1300" w:type="dxa"/>
            <w:tcBorders>
              <w:top w:val="nil"/>
              <w:left w:val="nil"/>
              <w:bottom w:val="nil"/>
              <w:right w:val="nil"/>
            </w:tcBorders>
            <w:shd w:val="clear" w:color="auto" w:fill="auto"/>
            <w:noWrap/>
            <w:vAlign w:val="bottom"/>
            <w:hideMark/>
          </w:tcPr>
          <w:p w14:paraId="584865D0" w14:textId="77777777" w:rsidR="00F061CE" w:rsidRPr="00F061CE" w:rsidRDefault="00F061CE" w:rsidP="00F80CCE">
            <w:pPr>
              <w:spacing w:after="0" w:line="240" w:lineRule="auto"/>
              <w:jc w:val="center"/>
              <w:rPr>
                <w:ins w:id="598" w:author="Jameal Samhouri" w:date="2017-12-05T13:21:00Z"/>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C76CCA7" w14:textId="77777777" w:rsidR="00F061CE" w:rsidRPr="00F061CE" w:rsidRDefault="00F061CE" w:rsidP="00F80CCE">
            <w:pPr>
              <w:spacing w:after="0" w:line="240" w:lineRule="auto"/>
              <w:jc w:val="center"/>
              <w:rPr>
                <w:ins w:id="599" w:author="Jameal Samhouri" w:date="2017-12-05T13:21:00Z"/>
                <w:rFonts w:ascii="Times New Roman" w:eastAsia="Times New Roman" w:hAnsi="Times New Roman" w:cs="Times New Roman"/>
                <w:sz w:val="20"/>
                <w:szCs w:val="20"/>
              </w:rPr>
            </w:pPr>
          </w:p>
        </w:tc>
      </w:tr>
      <w:tr w:rsidR="00F061CE" w:rsidRPr="00F061CE" w14:paraId="720CCDEC" w14:textId="77777777" w:rsidTr="00F80CCE">
        <w:trPr>
          <w:trHeight w:val="340"/>
          <w:ins w:id="600" w:author="Jameal Samhouri" w:date="2017-12-05T13:21:00Z"/>
        </w:trPr>
        <w:tc>
          <w:tcPr>
            <w:tcW w:w="1300" w:type="dxa"/>
            <w:tcBorders>
              <w:top w:val="nil"/>
              <w:left w:val="nil"/>
              <w:bottom w:val="single" w:sz="8" w:space="0" w:color="auto"/>
              <w:right w:val="nil"/>
            </w:tcBorders>
            <w:shd w:val="clear" w:color="auto" w:fill="auto"/>
            <w:noWrap/>
            <w:vAlign w:val="center"/>
            <w:hideMark/>
          </w:tcPr>
          <w:p w14:paraId="2D3DA859" w14:textId="77777777" w:rsidR="00F061CE" w:rsidRPr="00F061CE" w:rsidRDefault="00F061CE" w:rsidP="00F80CCE">
            <w:pPr>
              <w:spacing w:after="0" w:line="240" w:lineRule="auto"/>
              <w:rPr>
                <w:ins w:id="601" w:author="Jameal Samhouri" w:date="2017-12-05T13:21:00Z"/>
                <w:rFonts w:ascii="Calibri" w:eastAsia="Times New Roman" w:hAnsi="Calibri" w:cs="Times New Roman"/>
                <w:color w:val="000000"/>
                <w:sz w:val="24"/>
                <w:szCs w:val="24"/>
              </w:rPr>
            </w:pPr>
            <w:ins w:id="602" w:author="Jameal Samhouri" w:date="2017-12-05T13:21:00Z">
              <w:r w:rsidRPr="00F061CE">
                <w:rPr>
                  <w:rFonts w:ascii="Calibri" w:eastAsia="Times New Roman" w:hAnsi="Calibri" w:cs="Times New Roman"/>
                  <w:color w:val="000000"/>
                  <w:sz w:val="24"/>
                  <w:szCs w:val="24"/>
                </w:rPr>
                <w:t>Total</w:t>
              </w:r>
            </w:ins>
          </w:p>
        </w:tc>
        <w:tc>
          <w:tcPr>
            <w:tcW w:w="1300" w:type="dxa"/>
            <w:tcBorders>
              <w:top w:val="nil"/>
              <w:left w:val="nil"/>
              <w:bottom w:val="single" w:sz="8" w:space="0" w:color="auto"/>
              <w:right w:val="nil"/>
            </w:tcBorders>
            <w:shd w:val="clear" w:color="auto" w:fill="auto"/>
            <w:noWrap/>
            <w:vAlign w:val="center"/>
            <w:hideMark/>
          </w:tcPr>
          <w:p w14:paraId="31702FB5" w14:textId="77777777" w:rsidR="00F061CE" w:rsidRPr="00F061CE" w:rsidRDefault="00F061CE" w:rsidP="00F80CCE">
            <w:pPr>
              <w:spacing w:after="0" w:line="240" w:lineRule="auto"/>
              <w:jc w:val="center"/>
              <w:rPr>
                <w:ins w:id="603" w:author="Jameal Samhouri" w:date="2017-12-05T13:21:00Z"/>
                <w:rFonts w:ascii="Calibri" w:eastAsia="Times New Roman" w:hAnsi="Calibri" w:cs="Times New Roman"/>
                <w:color w:val="000000"/>
                <w:sz w:val="24"/>
                <w:szCs w:val="24"/>
              </w:rPr>
            </w:pPr>
            <w:ins w:id="604" w:author="Jameal Samhouri" w:date="2017-12-05T13:21:00Z">
              <w:r w:rsidRPr="00F061CE">
                <w:rPr>
                  <w:rFonts w:ascii="Calibri" w:eastAsia="Times New Roman" w:hAnsi="Calibri" w:cs="Times New Roman"/>
                  <w:color w:val="000000"/>
                  <w:sz w:val="24"/>
                  <w:szCs w:val="24"/>
                </w:rPr>
                <w:t>16</w:t>
              </w:r>
            </w:ins>
          </w:p>
        </w:tc>
        <w:tc>
          <w:tcPr>
            <w:tcW w:w="1300" w:type="dxa"/>
            <w:tcBorders>
              <w:top w:val="nil"/>
              <w:left w:val="nil"/>
              <w:bottom w:val="single" w:sz="8" w:space="0" w:color="auto"/>
              <w:right w:val="nil"/>
            </w:tcBorders>
            <w:shd w:val="clear" w:color="auto" w:fill="auto"/>
            <w:noWrap/>
            <w:vAlign w:val="center"/>
            <w:hideMark/>
          </w:tcPr>
          <w:p w14:paraId="37E2F045" w14:textId="77777777" w:rsidR="00F061CE" w:rsidRPr="00F061CE" w:rsidRDefault="00F061CE" w:rsidP="00F80CCE">
            <w:pPr>
              <w:spacing w:after="0" w:line="240" w:lineRule="auto"/>
              <w:jc w:val="center"/>
              <w:rPr>
                <w:ins w:id="605" w:author="Jameal Samhouri" w:date="2017-12-05T13:21:00Z"/>
                <w:rFonts w:ascii="Calibri" w:eastAsia="Times New Roman" w:hAnsi="Calibri" w:cs="Times New Roman"/>
                <w:color w:val="000000"/>
                <w:sz w:val="24"/>
                <w:szCs w:val="24"/>
              </w:rPr>
            </w:pPr>
            <w:ins w:id="606"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182865C7" w14:textId="77777777" w:rsidR="00F061CE" w:rsidRPr="00F061CE" w:rsidRDefault="00F061CE" w:rsidP="00F80CCE">
            <w:pPr>
              <w:spacing w:after="0" w:line="240" w:lineRule="auto"/>
              <w:jc w:val="center"/>
              <w:rPr>
                <w:ins w:id="607" w:author="Jameal Samhouri" w:date="2017-12-05T13:21:00Z"/>
                <w:rFonts w:ascii="Calibri" w:eastAsia="Times New Roman" w:hAnsi="Calibri" w:cs="Times New Roman"/>
                <w:color w:val="000000"/>
                <w:sz w:val="24"/>
                <w:szCs w:val="24"/>
              </w:rPr>
            </w:pPr>
            <w:ins w:id="608" w:author="Jameal Samhouri" w:date="2017-12-05T13:21:00Z">
              <w:r w:rsidRPr="00F061CE">
                <w:rPr>
                  <w:rFonts w:ascii="Calibri" w:eastAsia="Times New Roman" w:hAnsi="Calibri" w:cs="Times New Roman"/>
                  <w:color w:val="000000"/>
                  <w:sz w:val="24"/>
                  <w:szCs w:val="24"/>
                </w:rPr>
                <w:t> </w:t>
              </w:r>
            </w:ins>
          </w:p>
        </w:tc>
        <w:tc>
          <w:tcPr>
            <w:tcW w:w="1300" w:type="dxa"/>
            <w:tcBorders>
              <w:top w:val="nil"/>
              <w:left w:val="nil"/>
              <w:bottom w:val="single" w:sz="8" w:space="0" w:color="auto"/>
              <w:right w:val="nil"/>
            </w:tcBorders>
            <w:shd w:val="clear" w:color="auto" w:fill="auto"/>
            <w:noWrap/>
            <w:vAlign w:val="center"/>
            <w:hideMark/>
          </w:tcPr>
          <w:p w14:paraId="60D54D8C" w14:textId="77777777" w:rsidR="00F061CE" w:rsidRPr="00F061CE" w:rsidRDefault="00F061CE" w:rsidP="00F80CCE">
            <w:pPr>
              <w:spacing w:after="0" w:line="240" w:lineRule="auto"/>
              <w:jc w:val="center"/>
              <w:rPr>
                <w:ins w:id="609" w:author="Jameal Samhouri" w:date="2017-12-05T13:21:00Z"/>
                <w:rFonts w:ascii="Calibri" w:eastAsia="Times New Roman" w:hAnsi="Calibri" w:cs="Times New Roman"/>
                <w:color w:val="000000"/>
                <w:sz w:val="24"/>
                <w:szCs w:val="24"/>
              </w:rPr>
            </w:pPr>
            <w:ins w:id="610" w:author="Jameal Samhouri" w:date="2017-12-05T13:21:00Z">
              <w:r w:rsidRPr="00F061CE">
                <w:rPr>
                  <w:rFonts w:ascii="Calibri" w:eastAsia="Times New Roman" w:hAnsi="Calibri" w:cs="Times New Roman"/>
                  <w:color w:val="000000"/>
                  <w:sz w:val="24"/>
                  <w:szCs w:val="24"/>
                </w:rPr>
                <w:t> </w:t>
              </w:r>
            </w:ins>
          </w:p>
        </w:tc>
      </w:tr>
    </w:tbl>
    <w:p w14:paraId="7044BD4F" w14:textId="77777777" w:rsidR="00F061CE" w:rsidRDefault="00F061CE" w:rsidP="00F061CE">
      <w:pPr>
        <w:rPr>
          <w:ins w:id="611" w:author="Jameal Samhouri" w:date="2017-12-05T13:21:00Z"/>
          <w:rFonts w:ascii="Times New Roman" w:hAnsi="Times New Roman" w:cs="Times New Roman"/>
          <w:sz w:val="24"/>
          <w:szCs w:val="24"/>
        </w:rPr>
      </w:pPr>
    </w:p>
    <w:p w14:paraId="181F732B" w14:textId="77777777" w:rsidR="00F061CE" w:rsidRDefault="00F061CE" w:rsidP="00F061CE">
      <w:pPr>
        <w:rPr>
          <w:ins w:id="612" w:author="Jameal Samhouri" w:date="2017-12-05T13:21:00Z"/>
          <w:rFonts w:ascii="Times New Roman" w:hAnsi="Times New Roman" w:cs="Times New Roman"/>
          <w:sz w:val="24"/>
          <w:szCs w:val="24"/>
        </w:rPr>
      </w:pPr>
      <w:ins w:id="613" w:author="Jameal Samhouri" w:date="2017-12-05T13:21:00Z">
        <w:r>
          <w:rPr>
            <w:rFonts w:ascii="Times New Roman" w:hAnsi="Times New Roman" w:cs="Times New Roman"/>
            <w:sz w:val="24"/>
            <w:szCs w:val="24"/>
          </w:rPr>
          <w:t>(b)</w:t>
        </w:r>
        <w:r w:rsidDel="00903513">
          <w:rPr>
            <w:rFonts w:ascii="Times New Roman" w:hAnsi="Times New Roman" w:cs="Times New Roman"/>
            <w:sz w:val="24"/>
            <w:szCs w:val="24"/>
          </w:rPr>
          <w:t xml:space="preserve"> </w:t>
        </w:r>
      </w:ins>
    </w:p>
    <w:tbl>
      <w:tblPr>
        <w:tblW w:w="6500" w:type="dxa"/>
        <w:tblCellMar>
          <w:left w:w="0" w:type="dxa"/>
          <w:right w:w="0" w:type="dxa"/>
        </w:tblCellMar>
        <w:tblLook w:val="04A0" w:firstRow="1" w:lastRow="0" w:firstColumn="1" w:lastColumn="0" w:noHBand="0" w:noVBand="1"/>
      </w:tblPr>
      <w:tblGrid>
        <w:gridCol w:w="1300"/>
        <w:gridCol w:w="1300"/>
        <w:gridCol w:w="1300"/>
        <w:gridCol w:w="1300"/>
        <w:gridCol w:w="1300"/>
      </w:tblGrid>
      <w:tr w:rsidR="00F061CE" w14:paraId="3273DE74" w14:textId="77777777" w:rsidTr="00F80CCE">
        <w:trPr>
          <w:trHeight w:val="340"/>
          <w:ins w:id="614" w:author="Jameal Samhouri" w:date="2017-12-05T13:21:00Z"/>
        </w:trPr>
        <w:tc>
          <w:tcPr>
            <w:tcW w:w="13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0991E8A7" w14:textId="77777777" w:rsidR="00F061CE" w:rsidRDefault="00F061CE" w:rsidP="00F80CCE">
            <w:pPr>
              <w:rPr>
                <w:ins w:id="615" w:author="Jameal Samhouri" w:date="2017-12-05T13:21:00Z"/>
                <w:rFonts w:ascii="Calibri" w:eastAsia="Times New Roman" w:hAnsi="Calibri"/>
                <w:color w:val="000000"/>
                <w:sz w:val="24"/>
                <w:szCs w:val="24"/>
              </w:rPr>
            </w:pPr>
            <w:ins w:id="616" w:author="Jameal Samhouri" w:date="2017-12-05T13:21:00Z">
              <w:r>
                <w:rPr>
                  <w:rFonts w:ascii="Calibri" w:eastAsia="Times New Roman" w:hAnsi="Calibri"/>
                  <w:color w:val="000000"/>
                </w:rPr>
                <w:t>Source</w:t>
              </w:r>
            </w:ins>
          </w:p>
        </w:tc>
        <w:tc>
          <w:tcPr>
            <w:tcW w:w="13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D9712B4" w14:textId="77777777" w:rsidR="00F061CE" w:rsidRDefault="00F061CE" w:rsidP="00F80CCE">
            <w:pPr>
              <w:jc w:val="center"/>
              <w:rPr>
                <w:ins w:id="617" w:author="Jameal Samhouri" w:date="2017-12-05T13:21:00Z"/>
                <w:rFonts w:ascii="Calibri" w:eastAsia="Times New Roman" w:hAnsi="Calibri"/>
                <w:color w:val="000000"/>
              </w:rPr>
            </w:pPr>
            <w:proofErr w:type="spellStart"/>
            <w:ins w:id="618" w:author="Jameal Samhouri" w:date="2017-12-05T13:21:00Z">
              <w:r>
                <w:rPr>
                  <w:rFonts w:ascii="Calibri" w:eastAsia="Times New Roman" w:hAnsi="Calibri"/>
                  <w:color w:val="000000"/>
                </w:rPr>
                <w:t>df</w:t>
              </w:r>
              <w:proofErr w:type="spellEnd"/>
            </w:ins>
          </w:p>
        </w:tc>
        <w:tc>
          <w:tcPr>
            <w:tcW w:w="13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67B55A88" w14:textId="77777777" w:rsidR="00F061CE" w:rsidRDefault="00F061CE" w:rsidP="00F80CCE">
            <w:pPr>
              <w:jc w:val="center"/>
              <w:rPr>
                <w:ins w:id="619" w:author="Jameal Samhouri" w:date="2017-12-05T13:21:00Z"/>
                <w:rFonts w:ascii="Calibri" w:eastAsia="Times New Roman" w:hAnsi="Calibri"/>
                <w:color w:val="000000"/>
              </w:rPr>
            </w:pPr>
            <w:ins w:id="620" w:author="Jameal Samhouri" w:date="2017-12-05T13:21:00Z">
              <w:r>
                <w:rPr>
                  <w:rFonts w:ascii="Calibri" w:eastAsia="Times New Roman" w:hAnsi="Calibri"/>
                  <w:color w:val="000000"/>
                </w:rPr>
                <w:t>MS</w:t>
              </w:r>
            </w:ins>
          </w:p>
        </w:tc>
        <w:tc>
          <w:tcPr>
            <w:tcW w:w="13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35EF6C3" w14:textId="77777777" w:rsidR="00F061CE" w:rsidRDefault="00F061CE" w:rsidP="00F80CCE">
            <w:pPr>
              <w:jc w:val="center"/>
              <w:rPr>
                <w:ins w:id="621" w:author="Jameal Samhouri" w:date="2017-12-05T13:21:00Z"/>
                <w:rFonts w:ascii="Calibri" w:eastAsia="Times New Roman" w:hAnsi="Calibri"/>
                <w:color w:val="000000"/>
              </w:rPr>
            </w:pPr>
            <w:ins w:id="622" w:author="Jameal Samhouri" w:date="2017-12-05T13:21:00Z">
              <w:r>
                <w:rPr>
                  <w:rFonts w:ascii="Calibri" w:eastAsia="Times New Roman" w:hAnsi="Calibri"/>
                  <w:color w:val="000000"/>
                </w:rPr>
                <w:t>Pseudo-</w:t>
              </w:r>
              <w:r>
                <w:rPr>
                  <w:rFonts w:ascii="Calibri" w:eastAsia="Times New Roman" w:hAnsi="Calibri"/>
                  <w:i/>
                  <w:iCs/>
                  <w:color w:val="000000"/>
                </w:rPr>
                <w:t>F</w:t>
              </w:r>
            </w:ins>
          </w:p>
        </w:tc>
        <w:tc>
          <w:tcPr>
            <w:tcW w:w="13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5D2D6B22" w14:textId="77777777" w:rsidR="00F061CE" w:rsidRDefault="00F061CE" w:rsidP="00F80CCE">
            <w:pPr>
              <w:jc w:val="center"/>
              <w:rPr>
                <w:ins w:id="623" w:author="Jameal Samhouri" w:date="2017-12-05T13:21:00Z"/>
                <w:rFonts w:ascii="Calibri" w:eastAsia="Times New Roman" w:hAnsi="Calibri"/>
                <w:i/>
                <w:iCs/>
                <w:color w:val="000000"/>
              </w:rPr>
            </w:pPr>
            <w:ins w:id="624" w:author="Jameal Samhouri" w:date="2017-12-05T13:21:00Z">
              <w:r>
                <w:rPr>
                  <w:rFonts w:ascii="Calibri" w:eastAsia="Times New Roman" w:hAnsi="Calibri"/>
                  <w:i/>
                  <w:iCs/>
                  <w:color w:val="000000"/>
                </w:rPr>
                <w:t>P</w:t>
              </w:r>
            </w:ins>
          </w:p>
        </w:tc>
      </w:tr>
      <w:tr w:rsidR="00F061CE" w14:paraId="06E82160" w14:textId="77777777" w:rsidTr="00F80CCE">
        <w:trPr>
          <w:trHeight w:val="320"/>
          <w:ins w:id="625" w:author="Jameal Samhouri" w:date="2017-12-05T13:21: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29DF96" w14:textId="77777777" w:rsidR="00F061CE" w:rsidRDefault="00F061CE" w:rsidP="00F80CCE">
            <w:pPr>
              <w:rPr>
                <w:ins w:id="626" w:author="Jameal Samhouri" w:date="2017-12-05T13:21:00Z"/>
                <w:rFonts w:ascii="Calibri" w:eastAsia="Times New Roman" w:hAnsi="Calibri"/>
                <w:color w:val="000000"/>
              </w:rPr>
            </w:pPr>
            <w:ins w:id="627" w:author="Jameal Samhouri" w:date="2017-12-05T13:21:00Z">
              <w:r>
                <w:rPr>
                  <w:rFonts w:ascii="Calibri" w:eastAsia="Times New Roman" w:hAnsi="Calibri"/>
                  <w:color w:val="000000"/>
                </w:rPr>
                <w:t>Region</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732FFF" w14:textId="77777777" w:rsidR="00F061CE" w:rsidRDefault="00F061CE" w:rsidP="00F80CCE">
            <w:pPr>
              <w:jc w:val="center"/>
              <w:rPr>
                <w:ins w:id="628" w:author="Jameal Samhouri" w:date="2017-12-05T13:21:00Z"/>
                <w:rFonts w:ascii="Calibri" w:eastAsia="Times New Roman" w:hAnsi="Calibri"/>
                <w:color w:val="000000"/>
              </w:rPr>
            </w:pPr>
            <w:ins w:id="629" w:author="Jameal Samhouri" w:date="2017-12-05T13:21:00Z">
              <w:r>
                <w:rPr>
                  <w:rFonts w:ascii="Calibri" w:eastAsia="Times New Roman" w:hAnsi="Calibri"/>
                  <w:color w:val="000000"/>
                </w:rPr>
                <w:t>2</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050D72" w14:textId="77777777" w:rsidR="00F061CE" w:rsidRDefault="00F061CE" w:rsidP="00F80CCE">
            <w:pPr>
              <w:jc w:val="center"/>
              <w:rPr>
                <w:ins w:id="630" w:author="Jameal Samhouri" w:date="2017-12-05T13:21:00Z"/>
                <w:rFonts w:ascii="Calibri" w:eastAsia="Times New Roman" w:hAnsi="Calibri"/>
                <w:color w:val="000000"/>
              </w:rPr>
            </w:pPr>
            <w:ins w:id="631" w:author="Jameal Samhouri" w:date="2017-12-05T13:21:00Z">
              <w:r>
                <w:rPr>
                  <w:rFonts w:ascii="Calibri" w:eastAsia="Times New Roman" w:hAnsi="Calibri"/>
                  <w:color w:val="000000"/>
                </w:rPr>
                <w:t>0.033</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E1B703" w14:textId="77777777" w:rsidR="00F061CE" w:rsidRDefault="00F061CE" w:rsidP="00F80CCE">
            <w:pPr>
              <w:jc w:val="center"/>
              <w:rPr>
                <w:ins w:id="632" w:author="Jameal Samhouri" w:date="2017-12-05T13:21:00Z"/>
                <w:rFonts w:ascii="Calibri" w:eastAsia="Times New Roman" w:hAnsi="Calibri"/>
                <w:color w:val="000000"/>
              </w:rPr>
            </w:pPr>
            <w:ins w:id="633" w:author="Jameal Samhouri" w:date="2017-12-05T13:21:00Z">
              <w:r>
                <w:rPr>
                  <w:rFonts w:ascii="Calibri" w:eastAsia="Times New Roman" w:hAnsi="Calibri"/>
                  <w:color w:val="000000"/>
                </w:rPr>
                <w:t>0.119</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36DDCF" w14:textId="77777777" w:rsidR="00F061CE" w:rsidRDefault="00F061CE" w:rsidP="00F80CCE">
            <w:pPr>
              <w:jc w:val="center"/>
              <w:rPr>
                <w:ins w:id="634" w:author="Jameal Samhouri" w:date="2017-12-05T13:21:00Z"/>
                <w:rFonts w:ascii="Calibri" w:eastAsia="Times New Roman" w:hAnsi="Calibri"/>
                <w:color w:val="000000"/>
              </w:rPr>
            </w:pPr>
            <w:ins w:id="635" w:author="Jameal Samhouri" w:date="2017-12-05T13:21:00Z">
              <w:r>
                <w:rPr>
                  <w:rFonts w:ascii="Calibri" w:eastAsia="Times New Roman" w:hAnsi="Calibri"/>
                  <w:color w:val="000000"/>
                </w:rPr>
                <w:t>0.897</w:t>
              </w:r>
            </w:ins>
          </w:p>
        </w:tc>
      </w:tr>
      <w:tr w:rsidR="00F061CE" w14:paraId="74024379" w14:textId="77777777" w:rsidTr="00F80CCE">
        <w:trPr>
          <w:trHeight w:val="320"/>
          <w:ins w:id="636" w:author="Jameal Samhouri" w:date="2017-12-05T13:21: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5504D1" w14:textId="77777777" w:rsidR="00F061CE" w:rsidRDefault="00F061CE" w:rsidP="00F80CCE">
            <w:pPr>
              <w:rPr>
                <w:ins w:id="637" w:author="Jameal Samhouri" w:date="2017-12-05T13:21:00Z"/>
                <w:rFonts w:ascii="Calibri" w:eastAsia="Times New Roman" w:hAnsi="Calibri"/>
                <w:color w:val="000000"/>
              </w:rPr>
            </w:pPr>
            <w:ins w:id="638" w:author="Jameal Samhouri" w:date="2017-12-05T13:21:00Z">
              <w:r>
                <w:rPr>
                  <w:rFonts w:ascii="Calibri" w:eastAsia="Times New Roman" w:hAnsi="Calibri"/>
                  <w:color w:val="000000"/>
                </w:rPr>
                <w:t>Residual</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A68E74" w14:textId="77777777" w:rsidR="00F061CE" w:rsidRDefault="00F061CE" w:rsidP="00F80CCE">
            <w:pPr>
              <w:jc w:val="center"/>
              <w:rPr>
                <w:ins w:id="639" w:author="Jameal Samhouri" w:date="2017-12-05T13:21:00Z"/>
                <w:rFonts w:ascii="Calibri" w:eastAsia="Times New Roman" w:hAnsi="Calibri"/>
                <w:color w:val="000000"/>
              </w:rPr>
            </w:pPr>
            <w:ins w:id="640" w:author="Jameal Samhouri" w:date="2017-12-05T13:21:00Z">
              <w:r>
                <w:rPr>
                  <w:rFonts w:ascii="Calibri" w:eastAsia="Times New Roman" w:hAnsi="Calibri"/>
                  <w:color w:val="000000"/>
                </w:rPr>
                <w:t>14</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B3F1C0" w14:textId="77777777" w:rsidR="00F061CE" w:rsidRDefault="00F061CE" w:rsidP="00F80CCE">
            <w:pPr>
              <w:jc w:val="center"/>
              <w:rPr>
                <w:ins w:id="641" w:author="Jameal Samhouri" w:date="2017-12-05T13:21:00Z"/>
                <w:rFonts w:ascii="Calibri" w:eastAsia="Times New Roman" w:hAnsi="Calibri"/>
                <w:color w:val="000000"/>
              </w:rPr>
            </w:pPr>
            <w:ins w:id="642" w:author="Jameal Samhouri" w:date="2017-12-05T13:21:00Z">
              <w:r>
                <w:rPr>
                  <w:rFonts w:ascii="Calibri" w:eastAsia="Times New Roman" w:hAnsi="Calibri"/>
                  <w:color w:val="000000"/>
                </w:rPr>
                <w:t>0.278</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4E2505" w14:textId="77777777" w:rsidR="00F061CE" w:rsidRDefault="00F061CE" w:rsidP="00F80CCE">
            <w:pPr>
              <w:jc w:val="center"/>
              <w:rPr>
                <w:ins w:id="643" w:author="Jameal Samhouri" w:date="2017-12-05T13:21:00Z"/>
                <w:rFonts w:ascii="Calibri" w:eastAsia="Times New Roman"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EF1B97" w14:textId="77777777" w:rsidR="00F061CE" w:rsidRDefault="00F061CE" w:rsidP="00F80CCE">
            <w:pPr>
              <w:jc w:val="center"/>
              <w:rPr>
                <w:ins w:id="644" w:author="Jameal Samhouri" w:date="2017-12-05T13:21:00Z"/>
                <w:rFonts w:eastAsia="Times New Roman"/>
                <w:sz w:val="20"/>
                <w:szCs w:val="20"/>
              </w:rPr>
            </w:pPr>
          </w:p>
        </w:tc>
      </w:tr>
      <w:tr w:rsidR="00F061CE" w14:paraId="1C4D652E" w14:textId="77777777" w:rsidTr="00F80CCE">
        <w:trPr>
          <w:trHeight w:val="340"/>
          <w:ins w:id="645" w:author="Jameal Samhouri" w:date="2017-12-05T13:21:00Z"/>
        </w:trPr>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15E36E13" w14:textId="77777777" w:rsidR="00F061CE" w:rsidRDefault="00F061CE" w:rsidP="00F80CCE">
            <w:pPr>
              <w:rPr>
                <w:ins w:id="646" w:author="Jameal Samhouri" w:date="2017-12-05T13:21:00Z"/>
                <w:rFonts w:ascii="Calibri" w:eastAsia="Times New Roman" w:hAnsi="Calibri"/>
                <w:color w:val="000000"/>
                <w:sz w:val="24"/>
                <w:szCs w:val="24"/>
              </w:rPr>
            </w:pPr>
            <w:ins w:id="647" w:author="Jameal Samhouri" w:date="2017-12-05T13:21:00Z">
              <w:r>
                <w:rPr>
                  <w:rFonts w:ascii="Calibri" w:eastAsia="Times New Roman" w:hAnsi="Calibri"/>
                  <w:color w:val="000000"/>
                </w:rPr>
                <w:t>Total</w:t>
              </w:r>
            </w:ins>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51027EC8" w14:textId="77777777" w:rsidR="00F061CE" w:rsidRDefault="00F061CE" w:rsidP="00F80CCE">
            <w:pPr>
              <w:jc w:val="center"/>
              <w:rPr>
                <w:ins w:id="648" w:author="Jameal Samhouri" w:date="2017-12-05T13:21:00Z"/>
                <w:rFonts w:ascii="Calibri" w:eastAsia="Times New Roman" w:hAnsi="Calibri"/>
                <w:color w:val="000000"/>
              </w:rPr>
            </w:pPr>
            <w:ins w:id="649" w:author="Jameal Samhouri" w:date="2017-12-05T13:21:00Z">
              <w:r>
                <w:rPr>
                  <w:rFonts w:ascii="Calibri" w:eastAsia="Times New Roman" w:hAnsi="Calibri"/>
                  <w:color w:val="000000"/>
                </w:rPr>
                <w:t>16</w:t>
              </w:r>
            </w:ins>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67C69B1E" w14:textId="77777777" w:rsidR="00F061CE" w:rsidRDefault="00F061CE" w:rsidP="00F80CCE">
            <w:pPr>
              <w:jc w:val="center"/>
              <w:rPr>
                <w:ins w:id="650" w:author="Jameal Samhouri" w:date="2017-12-05T13:21:00Z"/>
                <w:rFonts w:ascii="Calibri" w:eastAsia="Times New Roman" w:hAnsi="Calibri"/>
                <w:color w:val="000000"/>
              </w:rPr>
            </w:pPr>
            <w:ins w:id="651" w:author="Jameal Samhouri" w:date="2017-12-05T13:21:00Z">
              <w:r>
                <w:rPr>
                  <w:rFonts w:ascii="Calibri" w:eastAsia="Times New Roman" w:hAnsi="Calibri"/>
                  <w:color w:val="000000"/>
                </w:rPr>
                <w:t> </w:t>
              </w:r>
            </w:ins>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4939AD48" w14:textId="77777777" w:rsidR="00F061CE" w:rsidRDefault="00F061CE" w:rsidP="00F80CCE">
            <w:pPr>
              <w:jc w:val="center"/>
              <w:rPr>
                <w:ins w:id="652" w:author="Jameal Samhouri" w:date="2017-12-05T13:21:00Z"/>
                <w:rFonts w:ascii="Calibri" w:eastAsia="Times New Roman" w:hAnsi="Calibri"/>
                <w:color w:val="000000"/>
              </w:rPr>
            </w:pPr>
            <w:ins w:id="653" w:author="Jameal Samhouri" w:date="2017-12-05T13:21:00Z">
              <w:r>
                <w:rPr>
                  <w:rFonts w:ascii="Calibri" w:eastAsia="Times New Roman" w:hAnsi="Calibri"/>
                  <w:color w:val="000000"/>
                </w:rPr>
                <w:t> </w:t>
              </w:r>
            </w:ins>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center"/>
            <w:hideMark/>
          </w:tcPr>
          <w:p w14:paraId="44B985C3" w14:textId="77777777" w:rsidR="00F061CE" w:rsidRDefault="00F061CE" w:rsidP="00F80CCE">
            <w:pPr>
              <w:jc w:val="center"/>
              <w:rPr>
                <w:ins w:id="654" w:author="Jameal Samhouri" w:date="2017-12-05T13:21:00Z"/>
                <w:rFonts w:ascii="Calibri" w:eastAsia="Times New Roman" w:hAnsi="Calibri"/>
                <w:color w:val="000000"/>
              </w:rPr>
            </w:pPr>
            <w:ins w:id="655" w:author="Jameal Samhouri" w:date="2017-12-05T13:21:00Z">
              <w:r>
                <w:rPr>
                  <w:rFonts w:ascii="Calibri" w:eastAsia="Times New Roman" w:hAnsi="Calibri"/>
                  <w:color w:val="000000"/>
                </w:rPr>
                <w:t> </w:t>
              </w:r>
            </w:ins>
          </w:p>
        </w:tc>
      </w:tr>
    </w:tbl>
    <w:p w14:paraId="302B6854" w14:textId="77777777" w:rsidR="009C4EBA" w:rsidRDefault="009C4EBA" w:rsidP="00F55396">
      <w:pPr>
        <w:spacing w:after="0" w:line="480" w:lineRule="auto"/>
        <w:rPr>
          <w:ins w:id="656" w:author="Jameal Samhouri" w:date="2017-12-05T12:58:00Z"/>
          <w:rFonts w:ascii="Times New Roman" w:hAnsi="Times New Roman" w:cs="Times New Roman"/>
          <w:sz w:val="24"/>
          <w:szCs w:val="24"/>
        </w:rPr>
      </w:pPr>
    </w:p>
    <w:p w14:paraId="2DD4D180" w14:textId="7EA75199" w:rsidR="009C4EBA" w:rsidRDefault="009C4EBA" w:rsidP="00F55396">
      <w:pPr>
        <w:spacing w:after="0" w:line="480" w:lineRule="auto"/>
        <w:rPr>
          <w:ins w:id="657" w:author="Jameal Samhouri" w:date="2017-12-05T12:58:00Z"/>
          <w:rFonts w:ascii="Times New Roman" w:hAnsi="Times New Roman" w:cs="Times New Roman"/>
          <w:sz w:val="24"/>
          <w:szCs w:val="24"/>
        </w:rPr>
      </w:pPr>
      <w:ins w:id="658" w:author="Jameal Samhouri" w:date="2017-12-05T12:58:00Z">
        <w:r>
          <w:rPr>
            <w:rFonts w:ascii="Times New Roman" w:hAnsi="Times New Roman" w:cs="Times New Roman"/>
            <w:sz w:val="24"/>
            <w:szCs w:val="24"/>
          </w:rPr>
          <w:t>Fig. xx. MDS plots for 1987 vs 2015 only, so as to include gastropods.</w:t>
        </w:r>
      </w:ins>
    </w:p>
    <w:p w14:paraId="683CC6E6" w14:textId="2B9C81CF" w:rsidR="009C4EBA" w:rsidRPr="009C4EBA" w:rsidRDefault="009C4EBA" w:rsidP="00F55396">
      <w:pPr>
        <w:spacing w:after="0" w:line="480" w:lineRule="auto"/>
        <w:rPr>
          <w:rFonts w:ascii="Times New Roman" w:hAnsi="Times New Roman" w:cs="Times New Roman"/>
          <w:sz w:val="24"/>
          <w:szCs w:val="24"/>
        </w:rPr>
      </w:pPr>
      <w:ins w:id="659" w:author="Jameal Samhouri" w:date="2017-12-05T12:58:00Z">
        <w:r>
          <w:rPr>
            <w:rFonts w:ascii="Times New Roman" w:hAnsi="Times New Roman" w:cs="Times New Roman"/>
            <w:noProof/>
            <w:sz w:val="24"/>
            <w:szCs w:val="24"/>
          </w:rPr>
          <w:lastRenderedPageBreak/>
          <w:drawing>
            <wp:inline distT="0" distB="0" distL="0" distR="0" wp14:anchorId="1F881714" wp14:editId="74779BAF">
              <wp:extent cx="5936615" cy="2967990"/>
              <wp:effectExtent l="0" t="0" r="6985" b="3810"/>
              <wp:docPr id="10" name="Picture 10" descr="../Plots/_Multivariate/MDS%20invert%20community%201987-2015%20Manhattan%20for%20pu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_Multivariate/MDS%20invert%20community%201987-2015%20Manhattan%20for%20pub.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2967990"/>
                      </a:xfrm>
                      <a:prstGeom prst="rect">
                        <a:avLst/>
                      </a:prstGeom>
                      <a:noFill/>
                      <a:ln>
                        <a:noFill/>
                      </a:ln>
                    </pic:spPr>
                  </pic:pic>
                </a:graphicData>
              </a:graphic>
            </wp:inline>
          </w:drawing>
        </w:r>
      </w:ins>
    </w:p>
    <w:sectPr w:rsidR="009C4EBA" w:rsidRPr="009C4EBA" w:rsidSect="001D5F25">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 Harvey" w:date="2017-09-26T16:26:00Z" w:initials="CH">
    <w:p w14:paraId="07FB5E4C" w14:textId="77777777" w:rsidR="003156C0" w:rsidRDefault="003156C0">
      <w:pPr>
        <w:pStyle w:val="CommentText"/>
      </w:pPr>
      <w:r>
        <w:rPr>
          <w:rStyle w:val="CommentReference"/>
        </w:rPr>
        <w:annotationRef/>
      </w:r>
      <w:r>
        <w:t>In general, this part probably needs one more sentence with some details.</w:t>
      </w:r>
    </w:p>
    <w:p w14:paraId="425DF156" w14:textId="77777777" w:rsidR="003156C0" w:rsidRDefault="003156C0">
      <w:pPr>
        <w:pStyle w:val="CommentText"/>
      </w:pPr>
    </w:p>
    <w:p w14:paraId="4B852C49" w14:textId="6A07A551" w:rsidR="003156C0" w:rsidRDefault="003156C0">
      <w:pPr>
        <w:pStyle w:val="CommentText"/>
      </w:pPr>
      <w:r>
        <w:t xml:space="preserve">Is there a pub for the recent observation of purple urchins in Cent Cal where otters are? Watanabe, Estes, etc. Maybe a </w:t>
      </w:r>
      <w:proofErr w:type="spellStart"/>
      <w:r>
        <w:t>pers</w:t>
      </w:r>
      <w:proofErr w:type="spellEnd"/>
      <w:r>
        <w:t xml:space="preserve"> </w:t>
      </w:r>
      <w:proofErr w:type="spellStart"/>
      <w:r>
        <w:t>comm</w:t>
      </w:r>
      <w:proofErr w:type="spellEnd"/>
      <w:r>
        <w:t xml:space="preserve">? Or </w:t>
      </w:r>
      <w:proofErr w:type="spellStart"/>
      <w:r>
        <w:t>Lonhart</w:t>
      </w:r>
      <w:proofErr w:type="spellEnd"/>
      <w:r>
        <w:t>? He wrote the article about it on the SIMON website.</w:t>
      </w:r>
    </w:p>
    <w:p w14:paraId="5AD85632" w14:textId="7628883D" w:rsidR="003156C0" w:rsidRDefault="003156C0">
      <w:pPr>
        <w:pStyle w:val="CommentText"/>
      </w:pPr>
    </w:p>
    <w:p w14:paraId="0BFF8420" w14:textId="14511669" w:rsidR="003156C0" w:rsidRDefault="003156C0">
      <w:pPr>
        <w:pStyle w:val="CommentText"/>
      </w:pPr>
    </w:p>
  </w:comment>
  <w:comment w:id="5" w:author="Ole Shelton" w:date="2017-10-26T10:23:00Z" w:initials="AOS">
    <w:p w14:paraId="093295BD" w14:textId="43E08830" w:rsidR="003156C0" w:rsidRDefault="003156C0">
      <w:pPr>
        <w:pStyle w:val="CommentText"/>
      </w:pPr>
      <w:r>
        <w:rPr>
          <w:rStyle w:val="CommentReference"/>
        </w:rPr>
        <w:annotationRef/>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6" w:author="Ole Shelton" w:date="2017-11-01T15:54:00Z" w:initials="AOS">
    <w:p w14:paraId="26E9692A" w14:textId="77777777" w:rsidR="003156C0" w:rsidRDefault="003156C0">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3156C0" w:rsidRDefault="003156C0">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4" w:author="Ole Shelton" w:date="2017-10-26T13:10:00Z" w:initials="AOS">
    <w:p w14:paraId="4E5314AA" w14:textId="77777777" w:rsidR="003156C0" w:rsidRDefault="003156C0"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3156C0" w:rsidRDefault="003156C0" w:rsidP="000F51AE">
      <w:pPr>
        <w:pStyle w:val="CommentText"/>
      </w:pPr>
    </w:p>
  </w:comment>
  <w:comment w:id="25" w:author="Ole Shelton" w:date="2017-10-26T13:07:00Z" w:initials="AOS">
    <w:p w14:paraId="677C4015" w14:textId="77777777" w:rsidR="003156C0" w:rsidRDefault="003156C0"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3156C0" w:rsidRDefault="003156C0" w:rsidP="000F51AE">
      <w:pPr>
        <w:pStyle w:val="CommentText"/>
      </w:pPr>
    </w:p>
  </w:comment>
  <w:comment w:id="26" w:author="Chris Harvey" w:date="2017-10-24T15:04:00Z" w:initials="CH">
    <w:p w14:paraId="0C9F245F" w14:textId="77777777" w:rsidR="003156C0" w:rsidRDefault="003156C0" w:rsidP="000F51AE">
      <w:pPr>
        <w:pStyle w:val="CommentText"/>
      </w:pPr>
      <w:r>
        <w:rPr>
          <w:rStyle w:val="CommentReference"/>
        </w:rPr>
        <w:annotationRef/>
      </w:r>
      <w:r>
        <w:t xml:space="preserve">Confused…does this basically mean that the mean home range size for a sea otter is 40 km and the </w:t>
      </w:r>
      <w:proofErr w:type="spellStart"/>
      <w:r>
        <w:t>sd</w:t>
      </w:r>
      <w:proofErr w:type="spellEnd"/>
      <w:r>
        <w:t xml:space="preserve"> of that distribution is 10.2? I couldn’t find that anywhere in </w:t>
      </w:r>
      <w:proofErr w:type="spellStart"/>
      <w:r>
        <w:t>Laidre</w:t>
      </w:r>
      <w:proofErr w:type="spellEnd"/>
      <w:r>
        <w:t xml:space="preserve"> et al. 2009, but I wasn’t exactly sure what I was looking for. </w:t>
      </w:r>
    </w:p>
  </w:comment>
  <w:comment w:id="27" w:author="Chris Harvey" w:date="2017-10-02T16:58:00Z" w:initials="CH">
    <w:p w14:paraId="50430808" w14:textId="77777777" w:rsidR="003156C0" w:rsidRDefault="003156C0" w:rsidP="000F51AE">
      <w:pPr>
        <w:pStyle w:val="CommentText"/>
      </w:pPr>
      <w:r>
        <w:rPr>
          <w:rStyle w:val="CommentReference"/>
        </w:rPr>
        <w:annotationRef/>
      </w:r>
      <w:r>
        <w:t>Vague how these differ; explanations seem to say the same thing.</w:t>
      </w:r>
    </w:p>
    <w:p w14:paraId="36980B99" w14:textId="77777777" w:rsidR="003156C0" w:rsidRDefault="003156C0" w:rsidP="000F51AE">
      <w:pPr>
        <w:pStyle w:val="CommentText"/>
      </w:pPr>
    </w:p>
    <w:p w14:paraId="0201CD9E" w14:textId="77777777" w:rsidR="003156C0" w:rsidRDefault="003156C0" w:rsidP="000F51AE">
      <w:pPr>
        <w:pStyle w:val="CommentText"/>
      </w:pPr>
      <w:r>
        <w:t>AOS: They are the same, one is in math, one is in English.  English gets imprecise, so I always add the math.  But happy to strike.</w:t>
      </w:r>
    </w:p>
  </w:comment>
  <w:comment w:id="29" w:author="Chris.Harvey" w:date="2017-07-13T14:14:00Z" w:initials="C">
    <w:p w14:paraId="0B767E6E" w14:textId="660B53BC" w:rsidR="003156C0" w:rsidRDefault="003156C0">
      <w:pPr>
        <w:pStyle w:val="CommentText"/>
      </w:pPr>
      <w:r>
        <w:rPr>
          <w:rStyle w:val="CommentReference"/>
        </w:rPr>
        <w:annotationRef/>
      </w:r>
      <w:r>
        <w:t xml:space="preserve">anything else? Counts of stipes, inverts such as </w:t>
      </w:r>
      <w:proofErr w:type="spellStart"/>
      <w:r>
        <w:t>Tegula</w:t>
      </w:r>
      <w:proofErr w:type="spellEnd"/>
      <w:r>
        <w:t xml:space="preserve">, etc.? Did we do anything with these data, and did </w:t>
      </w:r>
      <w:proofErr w:type="spellStart"/>
      <w:r>
        <w:t>Kvitek</w:t>
      </w:r>
      <w:proofErr w:type="spellEnd"/>
      <w:r>
        <w:t xml:space="preserve"> et al. do the same?</w:t>
      </w:r>
    </w:p>
  </w:comment>
  <w:comment w:id="28" w:author="Ole Shelton" w:date="2017-11-09T10:20:00Z" w:initials="AOS">
    <w:p w14:paraId="5CCB7BAA" w14:textId="6DF9F453" w:rsidR="003156C0" w:rsidRDefault="003156C0">
      <w:pPr>
        <w:pStyle w:val="CommentText"/>
      </w:pPr>
      <w:r>
        <w:rPr>
          <w:rStyle w:val="CommentReference"/>
        </w:rPr>
        <w:annotationRef/>
      </w:r>
      <w:r>
        <w:t>Drop.  Also, we don’t talk about the kelp density estimates, so I suggest dropping that too.</w:t>
      </w:r>
    </w:p>
  </w:comment>
  <w:comment w:id="30" w:author="Ole Shelton" w:date="2017-10-30T09:47:00Z" w:initials="AOS">
    <w:p w14:paraId="309A5DB2" w14:textId="7134D101" w:rsidR="003156C0" w:rsidRDefault="003156C0">
      <w:pPr>
        <w:pStyle w:val="CommentText"/>
      </w:pPr>
      <w:r>
        <w:rPr>
          <w:rStyle w:val="CommentReference"/>
        </w:rPr>
        <w:annotationRef/>
      </w:r>
      <w:r>
        <w:t>How to properly cite these food categories.</w:t>
      </w:r>
    </w:p>
  </w:comment>
  <w:comment w:id="34" w:author="Jameal Samhouri" w:date="2017-11-27T14:45:00Z" w:initials="JS">
    <w:p w14:paraId="7815C531" w14:textId="71CDC13D" w:rsidR="003156C0" w:rsidRDefault="003156C0">
      <w:pPr>
        <w:pStyle w:val="CommentText"/>
      </w:pPr>
      <w:r>
        <w:rPr>
          <w:rStyle w:val="CommentReference"/>
        </w:rPr>
        <w:annotationRef/>
      </w:r>
      <w:r>
        <w:t>Should this be bivalves = scallops?</w:t>
      </w:r>
    </w:p>
  </w:comment>
  <w:comment w:id="208" w:author="Ole Shelton" w:date="2017-11-09T10:44:00Z" w:initials="AOS">
    <w:p w14:paraId="461A1C45" w14:textId="50A45EC8" w:rsidR="003156C0" w:rsidRDefault="003156C0">
      <w:pPr>
        <w:pStyle w:val="CommentText"/>
      </w:pPr>
      <w:r>
        <w:rPr>
          <w:rStyle w:val="CommentReference"/>
        </w:rPr>
        <w:annotationRef/>
      </w:r>
      <w:r>
        <w:t>Not sure we should bring this up here.</w:t>
      </w:r>
    </w:p>
  </w:comment>
  <w:comment w:id="209" w:author="Ole Shelton" w:date="2017-10-30T16:24:00Z" w:initials="AOS">
    <w:p w14:paraId="5E1AC2A4" w14:textId="77777777" w:rsidR="003156C0" w:rsidRPr="00CC50CE" w:rsidRDefault="003156C0"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3156C0" w:rsidRPr="00CC50CE" w:rsidRDefault="003156C0" w:rsidP="001C6B10">
      <w:pPr>
        <w:spacing w:before="120" w:after="0" w:line="240" w:lineRule="auto"/>
        <w:rPr>
          <w:rFonts w:ascii="Times New Roman" w:hAnsi="Times New Roman" w:cs="Times New Roman"/>
          <w:i/>
          <w:sz w:val="18"/>
          <w:szCs w:val="18"/>
        </w:rPr>
      </w:pPr>
      <w:proofErr w:type="gramStart"/>
      <w:r w:rsidRPr="00CC50CE">
        <w:rPr>
          <w:rFonts w:ascii="Times New Roman" w:hAnsi="Times New Roman" w:cs="Times New Roman"/>
          <w:i/>
          <w:sz w:val="18"/>
          <w:szCs w:val="18"/>
        </w:rPr>
        <w:t>lm(</w:t>
      </w:r>
      <w:proofErr w:type="gramEnd"/>
      <w:r w:rsidRPr="00CC50CE">
        <w:rPr>
          <w:rFonts w:ascii="Times New Roman" w:hAnsi="Times New Roman" w:cs="Times New Roman"/>
          <w:i/>
          <w:sz w:val="18"/>
          <w:szCs w:val="18"/>
        </w:rPr>
        <w:t xml:space="preserve">formula = </w:t>
      </w:r>
      <w:proofErr w:type="spellStart"/>
      <w:r w:rsidRPr="00CC50CE">
        <w:rPr>
          <w:rFonts w:ascii="Times New Roman" w:hAnsi="Times New Roman" w:cs="Times New Roman"/>
          <w:i/>
          <w:sz w:val="18"/>
          <w:szCs w:val="18"/>
        </w:rPr>
        <w:t>slope.kelp</w:t>
      </w:r>
      <w:proofErr w:type="spellEnd"/>
      <w:r w:rsidRPr="00CC50CE">
        <w:rPr>
          <w:rFonts w:ascii="Times New Roman" w:hAnsi="Times New Roman" w:cs="Times New Roman"/>
          <w:i/>
          <w:sz w:val="18"/>
          <w:szCs w:val="18"/>
        </w:rPr>
        <w:t xml:space="preserve"> ~ Region + </w:t>
      </w:r>
      <w:proofErr w:type="spellStart"/>
      <w:r w:rsidRPr="00CC50CE">
        <w:rPr>
          <w:rFonts w:ascii="Times New Roman" w:hAnsi="Times New Roman" w:cs="Times New Roman"/>
          <w:i/>
          <w:sz w:val="18"/>
          <w:szCs w:val="18"/>
        </w:rPr>
        <w:t>slope.otter</w:t>
      </w:r>
      <w:proofErr w:type="spellEnd"/>
      <w:r w:rsidRPr="00CC50CE">
        <w:rPr>
          <w:rFonts w:ascii="Times New Roman" w:hAnsi="Times New Roman" w:cs="Times New Roman"/>
          <w:i/>
          <w:sz w:val="18"/>
          <w:szCs w:val="18"/>
        </w:rPr>
        <w:t xml:space="preserve"> * </w:t>
      </w:r>
      <w:proofErr w:type="spellStart"/>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  data = .)</w:t>
      </w:r>
    </w:p>
    <w:p w14:paraId="67E08863" w14:textId="77777777" w:rsidR="003156C0" w:rsidRPr="00CC50CE" w:rsidRDefault="003156C0" w:rsidP="001C6B10">
      <w:pPr>
        <w:spacing w:before="120" w:after="0" w:line="240" w:lineRule="auto"/>
        <w:rPr>
          <w:rFonts w:ascii="Times New Roman" w:hAnsi="Times New Roman" w:cs="Times New Roman"/>
          <w:i/>
          <w:sz w:val="18"/>
          <w:szCs w:val="18"/>
        </w:rPr>
      </w:pPr>
    </w:p>
    <w:p w14:paraId="2BDD254B"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-0.039652 -0.014942 -0.</w:t>
      </w:r>
      <w:proofErr w:type="gramStart"/>
      <w:r w:rsidRPr="00CC50CE">
        <w:rPr>
          <w:rFonts w:ascii="Times New Roman" w:hAnsi="Times New Roman" w:cs="Times New Roman"/>
          <w:i/>
          <w:sz w:val="18"/>
          <w:szCs w:val="18"/>
        </w:rPr>
        <w:t>001978  0.016036</w:t>
      </w:r>
      <w:proofErr w:type="gramEnd"/>
      <w:r w:rsidRPr="00CC50CE">
        <w:rPr>
          <w:rFonts w:ascii="Times New Roman" w:hAnsi="Times New Roman" w:cs="Times New Roman"/>
          <w:i/>
          <w:sz w:val="18"/>
          <w:szCs w:val="18"/>
        </w:rPr>
        <w:t xml:space="preserve">  0.048590 </w:t>
      </w:r>
    </w:p>
    <w:p w14:paraId="048A0720" w14:textId="77777777" w:rsidR="003156C0" w:rsidRPr="00CC50CE" w:rsidRDefault="003156C0" w:rsidP="001C6B10">
      <w:pPr>
        <w:spacing w:before="120" w:after="0" w:line="240" w:lineRule="auto"/>
        <w:rPr>
          <w:rFonts w:ascii="Times New Roman" w:hAnsi="Times New Roman" w:cs="Times New Roman"/>
          <w:i/>
          <w:sz w:val="18"/>
          <w:szCs w:val="18"/>
        </w:rPr>
      </w:pPr>
    </w:p>
    <w:p w14:paraId="3E400E4C"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w:t>
      </w:r>
      <w:proofErr w:type="spellStart"/>
      <w:r w:rsidRPr="00CC50CE">
        <w:rPr>
          <w:rFonts w:ascii="Times New Roman" w:hAnsi="Times New Roman" w:cs="Times New Roman"/>
          <w:i/>
          <w:sz w:val="18"/>
          <w:szCs w:val="18"/>
        </w:rPr>
        <w:t>Pr</w:t>
      </w:r>
      <w:proofErr w:type="spellEnd"/>
      <w:r w:rsidRPr="00CC50CE">
        <w:rPr>
          <w:rFonts w:ascii="Times New Roman" w:hAnsi="Times New Roman" w:cs="Times New Roman"/>
          <w:i/>
          <w:sz w:val="18"/>
          <w:szCs w:val="18"/>
        </w:rPr>
        <w:t xml:space="preserve">(&gt;|t|)  </w:t>
      </w:r>
    </w:p>
    <w:p w14:paraId="285ED72B" w14:textId="4C6CF2C4"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roofErr w:type="gramStart"/>
      <w:r w:rsidRPr="00CC50CE">
        <w:rPr>
          <w:rFonts w:ascii="Times New Roman" w:hAnsi="Times New Roman" w:cs="Times New Roman"/>
          <w:i/>
          <w:sz w:val="18"/>
          <w:szCs w:val="18"/>
        </w:rPr>
        <w:t xml:space="preserve">Intercept)   </w:t>
      </w:r>
      <w:proofErr w:type="gramEnd"/>
      <w:r w:rsidRPr="00CC50CE">
        <w:rPr>
          <w:rFonts w:ascii="Times New Roman" w:hAnsi="Times New Roman" w:cs="Times New Roman"/>
          <w:i/>
          <w:sz w:val="18"/>
          <w:szCs w:val="18"/>
        </w:rPr>
        <w:t xml:space="preserve">                 0.02901    0.01520   1.909   0.0770 .</w:t>
      </w:r>
    </w:p>
    <w:p w14:paraId="59714976" w14:textId="1FE39F5B" w:rsidR="003156C0" w:rsidRPr="00CC50CE" w:rsidRDefault="003156C0"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w:t>
      </w:r>
      <w:r>
        <w:rPr>
          <w:rFonts w:ascii="Times New Roman" w:hAnsi="Times New Roman" w:cs="Times New Roman"/>
          <w:i/>
          <w:sz w:val="18"/>
          <w:szCs w:val="18"/>
        </w:rPr>
        <w:t>egionCentral</w:t>
      </w:r>
      <w:proofErr w:type="spellEnd"/>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0.02243    0.01720   1.304   0.2133  </w:t>
      </w:r>
    </w:p>
    <w:p w14:paraId="6A1C2096" w14:textId="353CA0EF" w:rsidR="003156C0" w:rsidRPr="00CC50CE" w:rsidRDefault="003156C0"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RegionSouthern</w:t>
      </w:r>
      <w:proofErr w:type="spellEnd"/>
      <w:r w:rsidRPr="00CC50CE">
        <w:rPr>
          <w:rFonts w:ascii="Times New Roman" w:hAnsi="Times New Roman" w:cs="Times New Roman"/>
          <w:i/>
          <w:sz w:val="18"/>
          <w:szCs w:val="18"/>
        </w:rPr>
        <w:t xml:space="preserve">           0.03243    0.03257   0.996   0.3363  </w:t>
      </w:r>
    </w:p>
    <w:p w14:paraId="541B09D6" w14:textId="7B5B998F" w:rsidR="003156C0" w:rsidRPr="00CC50CE" w:rsidRDefault="003156C0"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spellEnd"/>
      <w:proofErr w:type="gramEnd"/>
      <w:r w:rsidRPr="00CC50CE">
        <w:rPr>
          <w:rFonts w:ascii="Times New Roman" w:hAnsi="Times New Roman" w:cs="Times New Roman"/>
          <w:i/>
          <w:sz w:val="18"/>
          <w:szCs w:val="18"/>
        </w:rPr>
        <w:t xml:space="preserve">                    0.28527    0.28273   1.009   0.3301  </w:t>
      </w:r>
    </w:p>
    <w:p w14:paraId="2C552D70" w14:textId="742D8F6A" w:rsidR="003156C0" w:rsidRPr="00CC50CE" w:rsidRDefault="003156C0"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as.factor</w:t>
      </w:r>
      <w:proofErr w:type="spellEnd"/>
      <w:proofErr w:type="gramEnd"/>
      <w:r w:rsidRPr="00CC50CE">
        <w:rPr>
          <w:rFonts w:ascii="Times New Roman" w:hAnsi="Times New Roman" w:cs="Times New Roman"/>
          <w:i/>
          <w:sz w:val="18"/>
          <w:szCs w:val="18"/>
        </w:rPr>
        <w:t xml:space="preserve">(Start)2002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3156C0" w:rsidRPr="00CC50CE" w:rsidRDefault="003156C0"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gramEnd"/>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(Start)2002 -0.79260    0.35973  -2.203   0.0448 *</w:t>
      </w:r>
    </w:p>
    <w:p w14:paraId="1A335375"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3156C0" w:rsidRPr="00CC50CE" w:rsidRDefault="003156C0"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Signif</w:t>
      </w:r>
      <w:proofErr w:type="spellEnd"/>
      <w:r w:rsidRPr="00CC50CE">
        <w:rPr>
          <w:rFonts w:ascii="Times New Roman" w:hAnsi="Times New Roman" w:cs="Times New Roman"/>
          <w:i/>
          <w:sz w:val="18"/>
          <w:szCs w:val="18"/>
        </w:rPr>
        <w:t xml:space="preserve">. codes:  0 ‘***’ 0.001 ‘**’ 0.01 ‘*’ 0.05 ‘.’ 0.1 </w:t>
      </w:r>
      <w:proofErr w:type="gramStart"/>
      <w:r w:rsidRPr="00CC50CE">
        <w:rPr>
          <w:rFonts w:ascii="Times New Roman" w:hAnsi="Times New Roman" w:cs="Times New Roman"/>
          <w:i/>
          <w:sz w:val="18"/>
          <w:szCs w:val="18"/>
        </w:rPr>
        <w:t>‘ ’</w:t>
      </w:r>
      <w:proofErr w:type="gramEnd"/>
      <w:r w:rsidRPr="00CC50CE">
        <w:rPr>
          <w:rFonts w:ascii="Times New Roman" w:hAnsi="Times New Roman" w:cs="Times New Roman"/>
          <w:i/>
          <w:sz w:val="18"/>
          <w:szCs w:val="18"/>
        </w:rPr>
        <w:t xml:space="preserve"> 1</w:t>
      </w:r>
    </w:p>
    <w:p w14:paraId="572995D8" w14:textId="77777777" w:rsidR="003156C0" w:rsidRPr="00CC50CE" w:rsidRDefault="003156C0" w:rsidP="001C6B10">
      <w:pPr>
        <w:spacing w:before="120" w:after="0" w:line="240" w:lineRule="auto"/>
        <w:rPr>
          <w:rFonts w:ascii="Times New Roman" w:hAnsi="Times New Roman" w:cs="Times New Roman"/>
          <w:i/>
          <w:sz w:val="18"/>
          <w:szCs w:val="18"/>
        </w:rPr>
      </w:pPr>
    </w:p>
    <w:p w14:paraId="716660DF"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3156C0" w:rsidRPr="00CC50CE" w:rsidRDefault="003156C0"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F-statistic: 11.36 on 5 and 14 </w:t>
      </w:r>
      <w:proofErr w:type="gramStart"/>
      <w:r w:rsidRPr="00CC50CE">
        <w:rPr>
          <w:rFonts w:ascii="Times New Roman" w:hAnsi="Times New Roman" w:cs="Times New Roman"/>
          <w:i/>
          <w:sz w:val="18"/>
          <w:szCs w:val="18"/>
        </w:rPr>
        <w:t>DF,  p</w:t>
      </w:r>
      <w:proofErr w:type="gramEnd"/>
      <w:r w:rsidRPr="00CC50CE">
        <w:rPr>
          <w:rFonts w:ascii="Times New Roman" w:hAnsi="Times New Roman" w:cs="Times New Roman"/>
          <w:i/>
          <w:sz w:val="18"/>
          <w:szCs w:val="18"/>
        </w:rPr>
        <w:t>-value: 0.0001583</w:t>
      </w:r>
    </w:p>
    <w:p w14:paraId="25A7FBED" w14:textId="38786946" w:rsidR="003156C0" w:rsidRDefault="003156C0">
      <w:pPr>
        <w:pStyle w:val="CommentText"/>
      </w:pPr>
    </w:p>
  </w:comment>
  <w:comment w:id="210" w:author="Ole Shelton" w:date="2017-11-03T10:56:00Z" w:initials="AOS">
    <w:p w14:paraId="7E768971" w14:textId="77777777" w:rsidR="003156C0" w:rsidRDefault="003156C0" w:rsidP="007D1754">
      <w:pPr>
        <w:pStyle w:val="CommentText"/>
      </w:pPr>
    </w:p>
    <w:p w14:paraId="328EFAEC" w14:textId="0D46E44E" w:rsidR="003156C0" w:rsidRDefault="003156C0" w:rsidP="007D1754">
      <w:pPr>
        <w:pStyle w:val="CommentText"/>
      </w:pPr>
      <w:r w:rsidRPr="007D1754">
        <w:rPr>
          <w:highlight w:val="yellow"/>
        </w:rPr>
        <w:t>BEST two MODELS</w:t>
      </w:r>
      <w:r>
        <w:t xml:space="preserve"> </w:t>
      </w:r>
    </w:p>
    <w:p w14:paraId="6597083D" w14:textId="77777777" w:rsidR="003156C0" w:rsidRDefault="003156C0" w:rsidP="007D1754">
      <w:pPr>
        <w:pStyle w:val="CommentText"/>
      </w:pPr>
      <w:r>
        <w:rPr>
          <w:rStyle w:val="CommentReference"/>
        </w:rPr>
        <w:annotationRef/>
      </w:r>
      <w:r>
        <w:t>Call:</w:t>
      </w:r>
    </w:p>
    <w:p w14:paraId="6E240012" w14:textId="77777777" w:rsidR="003156C0" w:rsidRDefault="003156C0" w:rsidP="007D1754">
      <w:pPr>
        <w:pStyle w:val="CommentText"/>
      </w:pPr>
      <w:proofErr w:type="gramStart"/>
      <w:r>
        <w:t>lm(</w:t>
      </w:r>
      <w:proofErr w:type="gramEnd"/>
      <w:r>
        <w:t xml:space="preserve">formula = CV.DIFF ~ kelp.cv.89, data = </w:t>
      </w:r>
      <w:proofErr w:type="spellStart"/>
      <w:r>
        <w:t>cv.diff</w:t>
      </w:r>
      <w:proofErr w:type="spellEnd"/>
      <w:r>
        <w:t>)</w:t>
      </w:r>
    </w:p>
    <w:p w14:paraId="7623B2AA" w14:textId="77777777" w:rsidR="003156C0" w:rsidRDefault="003156C0" w:rsidP="007D1754">
      <w:pPr>
        <w:pStyle w:val="CommentText"/>
      </w:pPr>
    </w:p>
    <w:p w14:paraId="528A14F9" w14:textId="77777777" w:rsidR="003156C0" w:rsidRDefault="003156C0" w:rsidP="007D1754">
      <w:pPr>
        <w:pStyle w:val="CommentText"/>
      </w:pPr>
      <w:r>
        <w:t>Residuals:</w:t>
      </w:r>
    </w:p>
    <w:p w14:paraId="16537FFB" w14:textId="77777777" w:rsidR="003156C0" w:rsidRDefault="003156C0" w:rsidP="007D1754">
      <w:pPr>
        <w:pStyle w:val="CommentText"/>
      </w:pPr>
      <w:r>
        <w:t xml:space="preserve">      Min        1Q    Median        3Q       Max </w:t>
      </w:r>
    </w:p>
    <w:p w14:paraId="1C618CC3" w14:textId="77777777" w:rsidR="003156C0" w:rsidRDefault="003156C0" w:rsidP="007D1754">
      <w:pPr>
        <w:pStyle w:val="CommentText"/>
      </w:pPr>
      <w:r>
        <w:t>-0.234926 -0.</w:t>
      </w:r>
      <w:proofErr w:type="gramStart"/>
      <w:r>
        <w:t>039794  0.001805</w:t>
      </w:r>
      <w:proofErr w:type="gramEnd"/>
      <w:r>
        <w:t xml:space="preserve">  0.009730  0.282642 </w:t>
      </w:r>
    </w:p>
    <w:p w14:paraId="6561E0BE" w14:textId="77777777" w:rsidR="003156C0" w:rsidRDefault="003156C0" w:rsidP="007D1754">
      <w:pPr>
        <w:pStyle w:val="CommentText"/>
      </w:pPr>
    </w:p>
    <w:p w14:paraId="76F7B2EF" w14:textId="77777777" w:rsidR="003156C0" w:rsidRDefault="003156C0" w:rsidP="007D1754">
      <w:pPr>
        <w:pStyle w:val="CommentText"/>
      </w:pPr>
      <w:r>
        <w:t>Coefficients:</w:t>
      </w:r>
    </w:p>
    <w:p w14:paraId="179879D5" w14:textId="77777777" w:rsidR="003156C0" w:rsidRDefault="003156C0" w:rsidP="007D1754">
      <w:pPr>
        <w:pStyle w:val="CommentText"/>
      </w:pPr>
      <w:r>
        <w:t xml:space="preserve">            Estimate Std. Error t value </w:t>
      </w:r>
      <w:proofErr w:type="spellStart"/>
      <w:r>
        <w:t>Pr</w:t>
      </w:r>
      <w:proofErr w:type="spellEnd"/>
      <w:r>
        <w:t xml:space="preserve">(&gt;|t|)   </w:t>
      </w:r>
    </w:p>
    <w:p w14:paraId="4F868F5C" w14:textId="77777777" w:rsidR="003156C0" w:rsidRDefault="003156C0" w:rsidP="007D1754">
      <w:pPr>
        <w:pStyle w:val="CommentText"/>
      </w:pPr>
      <w:r>
        <w:t>(</w:t>
      </w:r>
      <w:proofErr w:type="gramStart"/>
      <w:r>
        <w:t>Intercept)  0.09883</w:t>
      </w:r>
      <w:proofErr w:type="gramEnd"/>
      <w:r>
        <w:t xml:space="preserve">    0.10448   0.946  0.37187   </w:t>
      </w:r>
    </w:p>
    <w:p w14:paraId="783691FD" w14:textId="77777777" w:rsidR="003156C0" w:rsidRDefault="003156C0" w:rsidP="007D1754">
      <w:pPr>
        <w:pStyle w:val="CommentText"/>
      </w:pPr>
      <w:r>
        <w:t>kelp.cv.</w:t>
      </w:r>
      <w:proofErr w:type="gramStart"/>
      <w:r>
        <w:t>89  -</w:t>
      </w:r>
      <w:proofErr w:type="gramEnd"/>
      <w:r>
        <w:t>0.64073    0.18844  -3.400  0.00936 **</w:t>
      </w:r>
    </w:p>
    <w:p w14:paraId="608B8162" w14:textId="77777777" w:rsidR="003156C0" w:rsidRDefault="003156C0" w:rsidP="007D1754">
      <w:pPr>
        <w:pStyle w:val="CommentText"/>
      </w:pPr>
      <w:r>
        <w:t>---</w:t>
      </w:r>
    </w:p>
    <w:p w14:paraId="62EF6AC9" w14:textId="77777777" w:rsidR="003156C0" w:rsidRDefault="003156C0" w:rsidP="007D1754">
      <w:pPr>
        <w:pStyle w:val="CommentText"/>
      </w:pPr>
      <w:proofErr w:type="spellStart"/>
      <w:r>
        <w:t>Signif</w:t>
      </w:r>
      <w:proofErr w:type="spellEnd"/>
      <w:r>
        <w:t xml:space="preserve">. codes:  0 ‘***’ 0.001 ‘**’ 0.01 ‘*’ 0.05 ‘.’ 0.1 </w:t>
      </w:r>
      <w:proofErr w:type="gramStart"/>
      <w:r>
        <w:t>‘ ’</w:t>
      </w:r>
      <w:proofErr w:type="gramEnd"/>
      <w:r>
        <w:t xml:space="preserve"> 1</w:t>
      </w:r>
    </w:p>
    <w:p w14:paraId="15E0873A" w14:textId="77777777" w:rsidR="003156C0" w:rsidRDefault="003156C0" w:rsidP="007D1754">
      <w:pPr>
        <w:pStyle w:val="CommentText"/>
      </w:pPr>
    </w:p>
    <w:p w14:paraId="61B06641" w14:textId="77777777" w:rsidR="003156C0" w:rsidRDefault="003156C0" w:rsidP="007D1754">
      <w:pPr>
        <w:pStyle w:val="CommentText"/>
      </w:pPr>
      <w:r>
        <w:t>Residual standard error: 0.1455 on 8 degrees of freedom</w:t>
      </w:r>
    </w:p>
    <w:p w14:paraId="474FAF91" w14:textId="77777777" w:rsidR="003156C0" w:rsidRDefault="003156C0" w:rsidP="007D1754">
      <w:pPr>
        <w:pStyle w:val="CommentText"/>
      </w:pPr>
      <w:r>
        <w:t>Multiple R-squared:  0.591,</w:t>
      </w:r>
      <w:r>
        <w:tab/>
        <w:t xml:space="preserve">Adjusted R-squared:  0.5399 </w:t>
      </w:r>
    </w:p>
    <w:p w14:paraId="570F335A" w14:textId="77777777" w:rsidR="003156C0" w:rsidRDefault="003156C0" w:rsidP="007D1754">
      <w:pPr>
        <w:pStyle w:val="CommentText"/>
      </w:pPr>
      <w:r>
        <w:t xml:space="preserve">F-statistic: 11.56 on 1 and 8 </w:t>
      </w:r>
      <w:proofErr w:type="gramStart"/>
      <w:r>
        <w:t>DF,  p</w:t>
      </w:r>
      <w:proofErr w:type="gramEnd"/>
      <w:r>
        <w:t>-value: 0.009358</w:t>
      </w:r>
    </w:p>
    <w:p w14:paraId="7D31F030" w14:textId="77777777" w:rsidR="003156C0" w:rsidRDefault="003156C0" w:rsidP="007D1754">
      <w:pPr>
        <w:pStyle w:val="CommentText"/>
      </w:pPr>
    </w:p>
    <w:p w14:paraId="7FD8623C" w14:textId="77777777" w:rsidR="003156C0" w:rsidRDefault="003156C0" w:rsidP="007D1754">
      <w:pPr>
        <w:pStyle w:val="CommentText"/>
      </w:pPr>
      <w:r>
        <w:t>&gt; summary(M.2b)</w:t>
      </w:r>
    </w:p>
    <w:p w14:paraId="2B3DA14B" w14:textId="77777777" w:rsidR="003156C0" w:rsidRDefault="003156C0" w:rsidP="007D1754">
      <w:pPr>
        <w:pStyle w:val="CommentText"/>
      </w:pPr>
    </w:p>
    <w:p w14:paraId="766179B5" w14:textId="77777777" w:rsidR="003156C0" w:rsidRDefault="003156C0" w:rsidP="007D1754">
      <w:pPr>
        <w:pStyle w:val="CommentText"/>
      </w:pPr>
      <w:r>
        <w:t>Call:</w:t>
      </w:r>
    </w:p>
    <w:p w14:paraId="14870F31" w14:textId="77777777" w:rsidR="003156C0" w:rsidRDefault="003156C0" w:rsidP="007D1754">
      <w:pPr>
        <w:pStyle w:val="CommentText"/>
      </w:pPr>
      <w:proofErr w:type="gramStart"/>
      <w:r>
        <w:t>lm(</w:t>
      </w:r>
      <w:proofErr w:type="gramEnd"/>
      <w:r>
        <w:t xml:space="preserve">formula = CV.DIFF ~ kelp.cv.89 + </w:t>
      </w:r>
      <w:proofErr w:type="spellStart"/>
      <w:r>
        <w:t>diff.otter.mean</w:t>
      </w:r>
      <w:proofErr w:type="spellEnd"/>
      <w:r>
        <w:t xml:space="preserve">, data = </w:t>
      </w:r>
      <w:proofErr w:type="spellStart"/>
      <w:r>
        <w:t>cv.diff</w:t>
      </w:r>
      <w:proofErr w:type="spellEnd"/>
      <w:r>
        <w:t>)</w:t>
      </w:r>
    </w:p>
    <w:p w14:paraId="1C5E76C9" w14:textId="77777777" w:rsidR="003156C0" w:rsidRDefault="003156C0" w:rsidP="007D1754">
      <w:pPr>
        <w:pStyle w:val="CommentText"/>
      </w:pPr>
    </w:p>
    <w:p w14:paraId="6EFFC865" w14:textId="77777777" w:rsidR="003156C0" w:rsidRDefault="003156C0" w:rsidP="007D1754">
      <w:pPr>
        <w:pStyle w:val="CommentText"/>
      </w:pPr>
      <w:r>
        <w:t>Residuals:</w:t>
      </w:r>
    </w:p>
    <w:p w14:paraId="65B7C08D" w14:textId="77777777" w:rsidR="003156C0" w:rsidRDefault="003156C0" w:rsidP="007D1754">
      <w:pPr>
        <w:pStyle w:val="CommentText"/>
      </w:pPr>
      <w:r>
        <w:t xml:space="preserve">     Min       1Q   Median       3Q      Max </w:t>
      </w:r>
    </w:p>
    <w:p w14:paraId="5562D6C9" w14:textId="77777777" w:rsidR="003156C0" w:rsidRDefault="003156C0" w:rsidP="007D1754">
      <w:pPr>
        <w:pStyle w:val="CommentText"/>
      </w:pPr>
      <w:r>
        <w:t>-0.20532 -0.03482 -0.</w:t>
      </w:r>
      <w:proofErr w:type="gramStart"/>
      <w:r>
        <w:t>03241  0.05621</w:t>
      </w:r>
      <w:proofErr w:type="gramEnd"/>
      <w:r>
        <w:t xml:space="preserve">  0.23198 </w:t>
      </w:r>
    </w:p>
    <w:p w14:paraId="4BD6B6A2" w14:textId="77777777" w:rsidR="003156C0" w:rsidRDefault="003156C0" w:rsidP="007D1754">
      <w:pPr>
        <w:pStyle w:val="CommentText"/>
      </w:pPr>
    </w:p>
    <w:p w14:paraId="072947FC" w14:textId="77777777" w:rsidR="003156C0" w:rsidRDefault="003156C0" w:rsidP="007D1754">
      <w:pPr>
        <w:pStyle w:val="CommentText"/>
      </w:pPr>
      <w:r>
        <w:t>Coefficients:</w:t>
      </w:r>
    </w:p>
    <w:p w14:paraId="55BB4DEF" w14:textId="77777777" w:rsidR="003156C0" w:rsidRDefault="003156C0" w:rsidP="007D1754">
      <w:pPr>
        <w:pStyle w:val="CommentText"/>
      </w:pPr>
      <w:r>
        <w:t xml:space="preserve">                  Estimate Std. Error t value </w:t>
      </w:r>
      <w:proofErr w:type="spellStart"/>
      <w:r>
        <w:t>Pr</w:t>
      </w:r>
      <w:proofErr w:type="spellEnd"/>
      <w:r>
        <w:t xml:space="preserve">(&gt;|t|)   </w:t>
      </w:r>
    </w:p>
    <w:p w14:paraId="0DA9BD4B" w14:textId="77777777" w:rsidR="003156C0" w:rsidRDefault="003156C0" w:rsidP="007D1754">
      <w:pPr>
        <w:pStyle w:val="CommentText"/>
      </w:pPr>
      <w:r>
        <w:t>(</w:t>
      </w:r>
      <w:proofErr w:type="gramStart"/>
      <w:r>
        <w:t xml:space="preserve">Intercept)   </w:t>
      </w:r>
      <w:proofErr w:type="gramEnd"/>
      <w:r>
        <w:t xml:space="preserve">   0.1341438  0.0938903   1.429  0.19615   </w:t>
      </w:r>
    </w:p>
    <w:p w14:paraId="43CF9633" w14:textId="77777777" w:rsidR="003156C0" w:rsidRDefault="003156C0" w:rsidP="007D1754">
      <w:pPr>
        <w:pStyle w:val="CommentText"/>
      </w:pPr>
      <w:r>
        <w:t>kelp.cv.89      -0.</w:t>
      </w:r>
      <w:proofErr w:type="gramStart"/>
      <w:r>
        <w:t>6276541  0.1658760</w:t>
      </w:r>
      <w:proofErr w:type="gramEnd"/>
      <w:r>
        <w:t xml:space="preserve">  -3.784  0.00686 **</w:t>
      </w:r>
    </w:p>
    <w:p w14:paraId="0DC205F6" w14:textId="77777777" w:rsidR="003156C0" w:rsidRDefault="003156C0" w:rsidP="007D1754">
      <w:pPr>
        <w:pStyle w:val="CommentText"/>
      </w:pPr>
      <w:proofErr w:type="spellStart"/>
      <w:proofErr w:type="gramStart"/>
      <w:r>
        <w:t>diff.otter</w:t>
      </w:r>
      <w:proofErr w:type="gramEnd"/>
      <w:r>
        <w:t>.mean</w:t>
      </w:r>
      <w:proofErr w:type="spellEnd"/>
      <w:r>
        <w:t xml:space="preserve"> -0.0007823  0.0004278  -1.829  0.11017   </w:t>
      </w:r>
    </w:p>
    <w:p w14:paraId="676B6344" w14:textId="77777777" w:rsidR="003156C0" w:rsidRDefault="003156C0" w:rsidP="007D1754">
      <w:pPr>
        <w:pStyle w:val="CommentText"/>
      </w:pPr>
      <w:r>
        <w:t>---</w:t>
      </w:r>
    </w:p>
    <w:p w14:paraId="1DCC0AB0" w14:textId="77777777" w:rsidR="003156C0" w:rsidRDefault="003156C0" w:rsidP="007D1754">
      <w:pPr>
        <w:pStyle w:val="CommentText"/>
      </w:pPr>
      <w:proofErr w:type="spellStart"/>
      <w:r>
        <w:t>Signif</w:t>
      </w:r>
      <w:proofErr w:type="spellEnd"/>
      <w:r>
        <w:t xml:space="preserve">. codes:  0 ‘***’ 0.001 ‘**’ 0.01 ‘*’ 0.05 ‘.’ 0.1 </w:t>
      </w:r>
      <w:proofErr w:type="gramStart"/>
      <w:r>
        <w:t>‘ ’</w:t>
      </w:r>
      <w:proofErr w:type="gramEnd"/>
      <w:r>
        <w:t xml:space="preserve"> 1</w:t>
      </w:r>
    </w:p>
    <w:p w14:paraId="37C2B364" w14:textId="77777777" w:rsidR="003156C0" w:rsidRDefault="003156C0" w:rsidP="007D1754">
      <w:pPr>
        <w:pStyle w:val="CommentText"/>
      </w:pPr>
    </w:p>
    <w:p w14:paraId="4368D8AC" w14:textId="77777777" w:rsidR="003156C0" w:rsidRDefault="003156C0" w:rsidP="007D1754">
      <w:pPr>
        <w:pStyle w:val="CommentText"/>
      </w:pPr>
      <w:r>
        <w:t>Residual standard error: 0.128 on 7 degrees of freedom</w:t>
      </w:r>
    </w:p>
    <w:p w14:paraId="284D140E" w14:textId="77777777" w:rsidR="003156C0" w:rsidRDefault="003156C0" w:rsidP="007D1754">
      <w:pPr>
        <w:pStyle w:val="CommentText"/>
      </w:pPr>
      <w:r>
        <w:t>Multiple R-squared:  0.7232,</w:t>
      </w:r>
      <w:r>
        <w:tab/>
        <w:t xml:space="preserve">Adjusted R-squared:  0.6442 </w:t>
      </w:r>
    </w:p>
    <w:p w14:paraId="7A5762B9" w14:textId="30072132" w:rsidR="003156C0" w:rsidRDefault="003156C0" w:rsidP="007D1754">
      <w:pPr>
        <w:pStyle w:val="CommentText"/>
      </w:pPr>
      <w:r>
        <w:t xml:space="preserve">F-statistic: 9.146 on 2 and 7 </w:t>
      </w:r>
      <w:proofErr w:type="gramStart"/>
      <w:r>
        <w:t>DF,  p</w:t>
      </w:r>
      <w:proofErr w:type="gramEnd"/>
      <w:r>
        <w:t>-value: 0.01115</w:t>
      </w:r>
    </w:p>
  </w:comment>
  <w:comment w:id="245" w:author="Jameal Samhouri" w:date="2017-11-27T15:08:00Z" w:initials="JS">
    <w:p w14:paraId="42BF6AD5" w14:textId="471CE74A" w:rsidR="003156C0" w:rsidRDefault="003156C0">
      <w:pPr>
        <w:pStyle w:val="CommentText"/>
      </w:pPr>
      <w:r>
        <w:rPr>
          <w:rStyle w:val="CommentReference"/>
        </w:rPr>
        <w:annotationRef/>
      </w:r>
      <w:r>
        <w:t xml:space="preserve">NT: why is </w:t>
      </w:r>
      <w:proofErr w:type="spellStart"/>
      <w:r>
        <w:t>df</w:t>
      </w:r>
      <w:proofErr w:type="spellEnd"/>
      <w:r>
        <w:t xml:space="preserve">=1 for Year and </w:t>
      </w:r>
      <w:proofErr w:type="spellStart"/>
      <w:r>
        <w:t>df</w:t>
      </w:r>
      <w:proofErr w:type="spellEnd"/>
      <w:r>
        <w:t>=2 for Region, when both have 3 levels? Worried I made a mistake…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7815C531" w15:done="0"/>
  <w15:commentEx w15:paraId="461A1C45" w15:done="0"/>
  <w15:commentEx w15:paraId="25A7FBED" w15:done="0"/>
  <w15:commentEx w15:paraId="7A5762B9" w15:done="0"/>
  <w15:commentEx w15:paraId="42BF6AD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1BFE8" w14:textId="77777777" w:rsidR="00750C95" w:rsidRDefault="00750C95" w:rsidP="001D5F25">
      <w:pPr>
        <w:spacing w:after="0" w:line="240" w:lineRule="auto"/>
      </w:pPr>
      <w:r>
        <w:separator/>
      </w:r>
    </w:p>
  </w:endnote>
  <w:endnote w:type="continuationSeparator" w:id="0">
    <w:p w14:paraId="321A96D6" w14:textId="77777777" w:rsidR="00750C95" w:rsidRDefault="00750C95"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3156C0" w:rsidRDefault="003156C0">
        <w:pPr>
          <w:pStyle w:val="Footer"/>
          <w:jc w:val="right"/>
        </w:pPr>
        <w:r>
          <w:fldChar w:fldCharType="begin"/>
        </w:r>
        <w:r>
          <w:instrText xml:space="preserve"> PAGE   \* MERGEFORMAT </w:instrText>
        </w:r>
        <w:r>
          <w:fldChar w:fldCharType="separate"/>
        </w:r>
        <w:r w:rsidR="0030126E">
          <w:rPr>
            <w:noProof/>
          </w:rPr>
          <w:t>36</w:t>
        </w:r>
        <w:r>
          <w:rPr>
            <w:noProof/>
          </w:rPr>
          <w:fldChar w:fldCharType="end"/>
        </w:r>
      </w:p>
    </w:sdtContent>
  </w:sdt>
  <w:p w14:paraId="7730144E" w14:textId="77777777" w:rsidR="003156C0" w:rsidRDefault="003156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D31829" w14:textId="77777777" w:rsidR="00750C95" w:rsidRDefault="00750C95" w:rsidP="001D5F25">
      <w:pPr>
        <w:spacing w:after="0" w:line="240" w:lineRule="auto"/>
      </w:pPr>
      <w:r>
        <w:separator/>
      </w:r>
    </w:p>
  </w:footnote>
  <w:footnote w:type="continuationSeparator" w:id="0">
    <w:p w14:paraId="1D5E7A4A" w14:textId="77777777" w:rsidR="00750C95" w:rsidRDefault="00750C95"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1F2B"/>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4A48"/>
    <w:rsid w:val="002A7F60"/>
    <w:rsid w:val="002B2FAF"/>
    <w:rsid w:val="002C0F2A"/>
    <w:rsid w:val="002C122D"/>
    <w:rsid w:val="002C1F54"/>
    <w:rsid w:val="002D0ED7"/>
    <w:rsid w:val="002D2C8C"/>
    <w:rsid w:val="002D3742"/>
    <w:rsid w:val="002D395B"/>
    <w:rsid w:val="002D5800"/>
    <w:rsid w:val="002E3363"/>
    <w:rsid w:val="002F1078"/>
    <w:rsid w:val="002F4F9E"/>
    <w:rsid w:val="0030126E"/>
    <w:rsid w:val="0030247A"/>
    <w:rsid w:val="0031200A"/>
    <w:rsid w:val="00313E62"/>
    <w:rsid w:val="003156C0"/>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47A7C"/>
    <w:rsid w:val="00453521"/>
    <w:rsid w:val="00453C31"/>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1743D"/>
    <w:rsid w:val="00531481"/>
    <w:rsid w:val="005365FF"/>
    <w:rsid w:val="0054174A"/>
    <w:rsid w:val="00547D7D"/>
    <w:rsid w:val="005568F0"/>
    <w:rsid w:val="005619A3"/>
    <w:rsid w:val="00562380"/>
    <w:rsid w:val="00562C9E"/>
    <w:rsid w:val="00562E1D"/>
    <w:rsid w:val="00573668"/>
    <w:rsid w:val="005753CE"/>
    <w:rsid w:val="00593175"/>
    <w:rsid w:val="00594A07"/>
    <w:rsid w:val="0059708B"/>
    <w:rsid w:val="005A399E"/>
    <w:rsid w:val="005B0999"/>
    <w:rsid w:val="005B503D"/>
    <w:rsid w:val="005B71FA"/>
    <w:rsid w:val="005B7857"/>
    <w:rsid w:val="005C0A56"/>
    <w:rsid w:val="005C4C0D"/>
    <w:rsid w:val="005C50C3"/>
    <w:rsid w:val="005D0665"/>
    <w:rsid w:val="005D1E3D"/>
    <w:rsid w:val="005D4873"/>
    <w:rsid w:val="005D6920"/>
    <w:rsid w:val="005D7DFD"/>
    <w:rsid w:val="005E1062"/>
    <w:rsid w:val="005E690A"/>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96C05"/>
    <w:rsid w:val="006A10D8"/>
    <w:rsid w:val="006B043B"/>
    <w:rsid w:val="006B0A14"/>
    <w:rsid w:val="006B1145"/>
    <w:rsid w:val="006B281F"/>
    <w:rsid w:val="006B3A54"/>
    <w:rsid w:val="006B7F85"/>
    <w:rsid w:val="006C04F4"/>
    <w:rsid w:val="006C337C"/>
    <w:rsid w:val="006D2E8E"/>
    <w:rsid w:val="006D73BF"/>
    <w:rsid w:val="006E335D"/>
    <w:rsid w:val="006E39F1"/>
    <w:rsid w:val="006F09B8"/>
    <w:rsid w:val="006F582B"/>
    <w:rsid w:val="006F6E91"/>
    <w:rsid w:val="00707B5F"/>
    <w:rsid w:val="0071308F"/>
    <w:rsid w:val="0072260D"/>
    <w:rsid w:val="007231E5"/>
    <w:rsid w:val="00724EAC"/>
    <w:rsid w:val="00726169"/>
    <w:rsid w:val="007306CA"/>
    <w:rsid w:val="00732281"/>
    <w:rsid w:val="00732CA9"/>
    <w:rsid w:val="00740EAB"/>
    <w:rsid w:val="00741B09"/>
    <w:rsid w:val="0074247E"/>
    <w:rsid w:val="0074411B"/>
    <w:rsid w:val="00750C95"/>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3513"/>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529"/>
    <w:rsid w:val="009C4A37"/>
    <w:rsid w:val="009C4EBA"/>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01F"/>
    <w:rsid w:val="00A00FE2"/>
    <w:rsid w:val="00A0121A"/>
    <w:rsid w:val="00A06140"/>
    <w:rsid w:val="00A143A9"/>
    <w:rsid w:val="00A14C05"/>
    <w:rsid w:val="00A16CE2"/>
    <w:rsid w:val="00A16ED6"/>
    <w:rsid w:val="00A2192D"/>
    <w:rsid w:val="00A30E08"/>
    <w:rsid w:val="00A31F8F"/>
    <w:rsid w:val="00A33C9F"/>
    <w:rsid w:val="00A33D46"/>
    <w:rsid w:val="00A40026"/>
    <w:rsid w:val="00A40299"/>
    <w:rsid w:val="00A50AFC"/>
    <w:rsid w:val="00A637FE"/>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0EEC"/>
    <w:rsid w:val="00D742F8"/>
    <w:rsid w:val="00D82F94"/>
    <w:rsid w:val="00D85CD7"/>
    <w:rsid w:val="00D92B02"/>
    <w:rsid w:val="00DA15EC"/>
    <w:rsid w:val="00DA2376"/>
    <w:rsid w:val="00DA7020"/>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0ADC"/>
    <w:rsid w:val="00E342D0"/>
    <w:rsid w:val="00E367A0"/>
    <w:rsid w:val="00E377F7"/>
    <w:rsid w:val="00E40B1A"/>
    <w:rsid w:val="00E4547A"/>
    <w:rsid w:val="00E47044"/>
    <w:rsid w:val="00E47D6A"/>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1C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D7F9D"/>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635">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50098600">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6942035">
      <w:bodyDiv w:val="1"/>
      <w:marLeft w:val="0"/>
      <w:marRight w:val="0"/>
      <w:marTop w:val="0"/>
      <w:marBottom w:val="0"/>
      <w:divBdr>
        <w:top w:val="none" w:sz="0" w:space="0" w:color="auto"/>
        <w:left w:val="none" w:sz="0" w:space="0" w:color="auto"/>
        <w:bottom w:val="none" w:sz="0" w:space="0" w:color="auto"/>
        <w:right w:val="none" w:sz="0" w:space="0" w:color="auto"/>
      </w:divBdr>
    </w:div>
    <w:div w:id="1006831366">
      <w:bodyDiv w:val="1"/>
      <w:marLeft w:val="0"/>
      <w:marRight w:val="0"/>
      <w:marTop w:val="0"/>
      <w:marBottom w:val="0"/>
      <w:divBdr>
        <w:top w:val="none" w:sz="0" w:space="0" w:color="auto"/>
        <w:left w:val="none" w:sz="0" w:space="0" w:color="auto"/>
        <w:bottom w:val="none" w:sz="0" w:space="0" w:color="auto"/>
        <w:right w:val="none" w:sz="0" w:space="0" w:color="auto"/>
      </w:divBdr>
    </w:div>
    <w:div w:id="1032875272">
      <w:bodyDiv w:val="1"/>
      <w:marLeft w:val="0"/>
      <w:marRight w:val="0"/>
      <w:marTop w:val="0"/>
      <w:marBottom w:val="0"/>
      <w:divBdr>
        <w:top w:val="none" w:sz="0" w:space="0" w:color="auto"/>
        <w:left w:val="none" w:sz="0" w:space="0" w:color="auto"/>
        <w:bottom w:val="none" w:sz="0" w:space="0" w:color="auto"/>
        <w:right w:val="none" w:sz="0" w:space="0" w:color="auto"/>
      </w:divBdr>
    </w:div>
    <w:div w:id="1094278681">
      <w:bodyDiv w:val="1"/>
      <w:marLeft w:val="0"/>
      <w:marRight w:val="0"/>
      <w:marTop w:val="0"/>
      <w:marBottom w:val="0"/>
      <w:divBdr>
        <w:top w:val="none" w:sz="0" w:space="0" w:color="auto"/>
        <w:left w:val="none" w:sz="0" w:space="0" w:color="auto"/>
        <w:bottom w:val="none" w:sz="0" w:space="0" w:color="auto"/>
        <w:right w:val="none" w:sz="0" w:space="0" w:color="auto"/>
      </w:divBdr>
    </w:div>
    <w:div w:id="1145928020">
      <w:bodyDiv w:val="1"/>
      <w:marLeft w:val="0"/>
      <w:marRight w:val="0"/>
      <w:marTop w:val="0"/>
      <w:marBottom w:val="0"/>
      <w:divBdr>
        <w:top w:val="none" w:sz="0" w:space="0" w:color="auto"/>
        <w:left w:val="none" w:sz="0" w:space="0" w:color="auto"/>
        <w:bottom w:val="none" w:sz="0" w:space="0" w:color="auto"/>
        <w:right w:val="none" w:sz="0" w:space="0" w:color="auto"/>
      </w:divBdr>
    </w:div>
    <w:div w:id="1270284595">
      <w:bodyDiv w:val="1"/>
      <w:marLeft w:val="0"/>
      <w:marRight w:val="0"/>
      <w:marTop w:val="0"/>
      <w:marBottom w:val="0"/>
      <w:divBdr>
        <w:top w:val="none" w:sz="0" w:space="0" w:color="auto"/>
        <w:left w:val="none" w:sz="0" w:space="0" w:color="auto"/>
        <w:bottom w:val="none" w:sz="0" w:space="0" w:color="auto"/>
        <w:right w:val="none" w:sz="0" w:space="0" w:color="auto"/>
      </w:divBdr>
    </w:div>
    <w:div w:id="1309825904">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921867952">
      <w:bodyDiv w:val="1"/>
      <w:marLeft w:val="0"/>
      <w:marRight w:val="0"/>
      <w:marTop w:val="0"/>
      <w:marBottom w:val="0"/>
      <w:divBdr>
        <w:top w:val="none" w:sz="0" w:space="0" w:color="auto"/>
        <w:left w:val="none" w:sz="0" w:space="0" w:color="auto"/>
        <w:bottom w:val="none" w:sz="0" w:space="0" w:color="auto"/>
        <w:right w:val="none" w:sz="0" w:space="0" w:color="auto"/>
      </w:divBdr>
    </w:div>
    <w:div w:id="209528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footer" Target="footer1.xml"/><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8EA96-1C98-E045-B393-F7AB484D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9282</Words>
  <Characters>52910</Characters>
  <Application>Microsoft Macintosh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Jameal Samhouri</cp:lastModifiedBy>
  <cp:revision>5</cp:revision>
  <dcterms:created xsi:type="dcterms:W3CDTF">2017-12-05T20:27:00Z</dcterms:created>
  <dcterms:modified xsi:type="dcterms:W3CDTF">2017-12-05T21:27:00Z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