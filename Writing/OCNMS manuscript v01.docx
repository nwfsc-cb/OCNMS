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516C2" w14:textId="77777777" w:rsidR="00D37E76" w:rsidRDefault="00D37E76">
      <w:r>
        <w:t>OCNMS Kelp-Invert-Otter Paper</w:t>
      </w:r>
    </w:p>
    <w:p w14:paraId="2316FA81" w14:textId="77777777" w:rsidR="00D37E76" w:rsidRDefault="00D37E76"/>
    <w:p w14:paraId="4394DB3D" w14:textId="77777777" w:rsidR="00D37E76" w:rsidRDefault="00D37E76">
      <w:r>
        <w:t xml:space="preserve">Andrew O. Shelton, </w:t>
      </w:r>
      <w:proofErr w:type="spellStart"/>
      <w:r>
        <w:t>Jameal</w:t>
      </w:r>
      <w:proofErr w:type="spellEnd"/>
      <w:r>
        <w:t xml:space="preserve"> F. </w:t>
      </w:r>
      <w:proofErr w:type="spellStart"/>
      <w:r>
        <w:t>Samhouri</w:t>
      </w:r>
      <w:proofErr w:type="spellEnd"/>
      <w:r>
        <w:t xml:space="preserve">, Chris Harvey, Blake E. </w:t>
      </w:r>
      <w:proofErr w:type="spellStart"/>
      <w:r>
        <w:t>Feist</w:t>
      </w:r>
      <w:proofErr w:type="spellEnd"/>
      <w:r>
        <w:t xml:space="preserve">, Kelly Andrews, Kinsey Frick, Nick </w:t>
      </w:r>
      <w:proofErr w:type="spellStart"/>
      <w:r>
        <w:t>Tolimieri</w:t>
      </w:r>
      <w:proofErr w:type="spellEnd"/>
      <w:r>
        <w:t>, Greg Williams, ……</w:t>
      </w:r>
    </w:p>
    <w:p w14:paraId="40AB8BBA" w14:textId="77777777" w:rsidR="00D37E76" w:rsidRDefault="00D37E76"/>
    <w:p w14:paraId="101C2CE0" w14:textId="77777777" w:rsidR="00D37E76" w:rsidRDefault="00D37E76">
      <w:r>
        <w:br w:type="page"/>
      </w:r>
    </w:p>
    <w:p w14:paraId="23F239BC" w14:textId="77777777" w:rsidR="00D37E76" w:rsidRDefault="00D37E76"/>
    <w:p w14:paraId="26482EDE" w14:textId="116D72F8" w:rsidR="007035AB" w:rsidRDefault="007035AB">
      <w:r>
        <w:t>Introduction</w:t>
      </w:r>
    </w:p>
    <w:p w14:paraId="7F191B02" w14:textId="3DCD948B" w:rsidR="00995B42" w:rsidRDefault="00FC248C" w:rsidP="00995B42">
      <w:pPr>
        <w:pStyle w:val="ListParagraph"/>
        <w:ind w:left="0" w:firstLine="720"/>
      </w:pPr>
      <w:r>
        <w:t>Otter- Kelp-Invertebrate interactions</w:t>
      </w:r>
      <w:r w:rsidR="0027181D">
        <w:t xml:space="preserve"> are a classic example of a trophic cascade</w:t>
      </w:r>
      <w:r w:rsidR="00995B42">
        <w:t xml:space="preserve"> (PAINE 1966, others</w:t>
      </w:r>
      <w:proofErr w:type="gramStart"/>
      <w:r w:rsidR="00995B42">
        <w:t>)</w:t>
      </w:r>
      <w:r w:rsidR="0027181D">
        <w:t xml:space="preserve"> </w:t>
      </w:r>
      <w:r w:rsidR="00BD18EF">
        <w:t xml:space="preserve"> in</w:t>
      </w:r>
      <w:proofErr w:type="gramEnd"/>
      <w:r w:rsidR="00BD18EF">
        <w:t xml:space="preserve"> w</w:t>
      </w:r>
      <w:r w:rsidR="00131B35">
        <w:t xml:space="preserve">hich </w:t>
      </w:r>
      <w:r w:rsidR="00F54D71">
        <w:t xml:space="preserve">the (re-)introduction of a top predator shifts the </w:t>
      </w:r>
      <w:r w:rsidR="00131B35">
        <w:t xml:space="preserve">ecosystem </w:t>
      </w:r>
      <w:r w:rsidR="00F54D71">
        <w:t>from one with abundant urchins and minimal kelp to one with few urchins and dense algae</w:t>
      </w:r>
      <w:r w:rsidR="00995B42">
        <w:t xml:space="preserve"> </w:t>
      </w:r>
      <w:r w:rsidR="00995B42">
        <w:fldChar w:fldCharType="begin"/>
      </w:r>
      <w:r w:rsidR="00112BA4">
        <w:instrText xml:space="preserve"> ADDIN PAPERS2_CITATIONS &lt;citation&gt;&lt;uuid&gt;57377DA8-06B6-4BEF-B52B-01603B5A09D6&lt;/uuid&gt;&lt;priority&gt;0&lt;/priority&gt;&lt;publications&gt;&lt;publication&gt;&lt;uuid&gt;4422A175-36E7-4E61-B8B0-1314F2059E93&lt;/uuid&gt;&lt;volume&gt;282&lt;/volume&gt;&lt;doi&gt;10.1126/science.282.5388.473&lt;/doi&gt;&lt;startpage&gt;473&lt;/startpage&gt;&lt;publication_date&gt;99199810161200000000222000&lt;/publication_date&gt;&lt;url&gt;http://science.sciencemag.org/content/282/5388/473.abstract&lt;/url&gt;&lt;type&gt;400&lt;/type&gt;&lt;title&gt;Killer Whale Predation on Sea Otters Linking Oceanic and Nearshore Ecosystems&lt;/title&gt;&lt;publisher&gt;American Association for the Advancement of Science&lt;/publisher&gt;&lt;number&gt;5388&lt;/number&gt;&lt;subtype&gt;400&lt;/subtype&gt;&lt;endpage&gt;476&lt;/endpage&gt;&lt;bundle&gt;&lt;publication&gt;&lt;publisher&gt;American Association for the Advancement of Science&lt;/publisher&gt;&lt;title&gt;Science&lt;/title&gt;&lt;type&gt;-100&lt;/type&gt;&lt;subtype&gt;-100&lt;/subtype&gt;&lt;uuid&gt;32445AF0-22E3-468F-A5CF-8F3DD17BB12D&lt;/uuid&gt;&lt;/publication&gt;&lt;/bundle&gt;&lt;authors&gt;&lt;author&gt;&lt;firstName&gt;J&lt;/firstName&gt;&lt;middleNames&gt;A&lt;/middleNames&gt;&lt;lastName&gt;Estes&lt;/lastName&gt;&lt;/author&gt;&lt;author&gt;&lt;firstName&gt;M&lt;/firstName&gt;&lt;middleNames&gt;T&lt;/middleNames&gt;&lt;lastName&gt;Tinker&lt;/lastName&gt;&lt;/author&gt;&lt;author&gt;&lt;firstName&gt;T&lt;/firstName&gt;&lt;middleNames&gt;M&lt;/middleNames&gt;&lt;lastName&gt;Williams&lt;/lastName&gt;&lt;/author&gt;&lt;author&gt;&lt;firstName&gt;D&lt;/firstName&gt;&lt;middleNames&gt;F&lt;/middleNames&gt;&lt;lastName&gt;Doak&lt;/lastName&gt;&lt;/author&gt;&lt;/authors&gt;&lt;/publication&gt;&lt;publication&gt;&lt;uuid&gt;C230BA33-B378-45A4-BAD9-043176200880&lt;/uuid&gt;&lt;volume&gt;65&lt;/volume&gt;&lt;doi&gt;10.2307/2937159&lt;/doi&gt;&lt;startpage&gt;75&lt;/startpage&gt;&lt;publication_date&gt;99199502011200000000222000&lt;/publication_date&gt;&lt;url&gt;http://doi.wiley.com/10.2307/2937159&lt;/url&gt;&lt;type&gt;400&lt;/type&gt;&lt;title&gt;Sea Otters and Kelp Forests in Alaska: Generality and Variation in a Community Ecological Paradigm&lt;/title&gt;&lt;publisher&gt;Ecological Society of America&lt;/publisher&gt;&lt;number&gt;1&lt;/number&gt;&lt;subtype&gt;400&lt;/subtype&gt;&lt;endpage&gt;100&lt;/endpage&gt;&lt;bundle&gt;&lt;publication&gt;&lt;publisher&gt; ap &lt;/publisher&gt;&lt;title&gt;Ecological Monographs&lt;/title&gt;&lt;type&gt;-100&lt;/type&gt;&lt;subtype&gt;-100&lt;/subtype&gt;&lt;uuid&gt;F9DF2E26-C6FE-4CA2-85FA-FEB00F39E796&lt;/uuid&gt;&lt;/publication&gt;&lt;/bundle&gt;&lt;authors&gt;&lt;author&gt;&lt;firstName&gt;James&lt;/firstName&gt;&lt;middleNames&gt;A&lt;/middleNames&gt;&lt;lastName&gt;Estes&lt;/lastName&gt;&lt;/author&gt;&lt;author&gt;&lt;firstName&gt;David&lt;/firstName&gt;&lt;middleNames&gt;O&lt;/middleNames&gt;&lt;lastName&gt;Duggins&lt;/lastName&gt;&lt;/author&gt;&lt;/authors&gt;&lt;/publication&gt;&lt;publication&gt;&lt;type&gt;400&lt;/type&gt;&lt;publication_date&gt;99197400001200000000200000&lt;/publication_date&gt;&lt;title&gt;Sea otters: their role in structuring nearshore communities&lt;/title&gt;&lt;url&gt;http://www.life.illinois.edu/ib/453/Comm%20Ecol%20papers/otters.pdf&lt;/url&gt;&lt;subtype&gt;400&lt;/subtype&gt;&lt;uuid&gt;726E07CD-2BCF-4B91-AD6B-E138EFB1E557&lt;/uuid&gt;&lt;bundle&gt;&lt;publication&gt;&lt;title&gt;Science&lt;/title&gt;&lt;type&gt;-100&lt;/type&gt;&lt;subtype&gt;-100&lt;/subtype&gt;&lt;uuid&gt;5B921C76-80C3-4F1E-B9A5-2ADEF9884C46&lt;/uuid&gt;&lt;/publication&gt;&lt;/bundle&gt;&lt;authors&gt;&lt;author&gt;&lt;firstName&gt;J&lt;/firstName&gt;&lt;middleNames&gt;A&lt;/middleNames&gt;&lt;lastName&gt;Estes&lt;/lastName&gt;&lt;/author&gt;&lt;author&gt;&lt;firstName&gt;J&lt;/firstName&gt;&lt;middleNames&gt;F&lt;/middleNames&gt;&lt;lastName&gt;Palmisano&lt;/lastName&gt;&lt;/author&gt;&lt;/authors&gt;&lt;/publication&gt;&lt;/publications&gt;&lt;cites&gt;&lt;/cites&gt;&lt;/citation&gt;</w:instrText>
      </w:r>
      <w:r w:rsidR="00995B42">
        <w:fldChar w:fldCharType="separate"/>
      </w:r>
      <w:r w:rsidR="00995B42">
        <w:rPr>
          <w:rFonts w:ascii="Cambria" w:hAnsi="Cambria" w:cs="Cambria"/>
        </w:rPr>
        <w:t>{Estes:1998hr, Estes:1995hv, Estes:1974tk}</w:t>
      </w:r>
      <w:r w:rsidR="00995B42">
        <w:fldChar w:fldCharType="end"/>
      </w:r>
      <w:r w:rsidR="00F54D71">
        <w:t xml:space="preserve">. Over the past 40 years, the generality of the importance of top down control on kelp forests has been both affirmed (Otters in the Aleutians, </w:t>
      </w:r>
      <w:proofErr w:type="spellStart"/>
      <w:r w:rsidR="00F54D71">
        <w:t>Konar</w:t>
      </w:r>
      <w:proofErr w:type="spellEnd"/>
      <w:r w:rsidR="00F54D71">
        <w:t xml:space="preserve">, others; Otters in the </w:t>
      </w:r>
      <w:r w:rsidR="00177F20">
        <w:t xml:space="preserve">Monterey area) and challenged </w:t>
      </w:r>
      <w:r w:rsidR="00235CB6">
        <w:t xml:space="preserve">from a variety of perspectives </w:t>
      </w:r>
      <w:r w:rsidR="002B25E1">
        <w:fldChar w:fldCharType="begin"/>
      </w:r>
      <w:r w:rsidR="002B25E1">
        <w:instrText xml:space="preserve"> ADDIN PAPERS2_CITATIONS &lt;citation&gt;&lt;uuid&gt;7A3BC736-B59C-4DA6-9382-6DD564A8524B&lt;/uuid&gt;&lt;priority&gt;0&lt;/priority&gt;&lt;publications&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s&gt;&lt;cites&gt;&lt;/cites&gt;&lt;/citation&gt;</w:instrText>
      </w:r>
      <w:r w:rsidR="002B25E1">
        <w:fldChar w:fldCharType="separate"/>
      </w:r>
      <w:r w:rsidR="002B25E1">
        <w:rPr>
          <w:rFonts w:ascii="Cambria" w:hAnsi="Cambria" w:cs="Cambria"/>
        </w:rPr>
        <w:t>{Carter:2007en</w:t>
      </w:r>
      <w:r w:rsidR="002B25E1">
        <w:fldChar w:fldCharType="end"/>
      </w:r>
      <w:r w:rsidR="002B25E1">
        <w:fldChar w:fldCharType="begin"/>
      </w:r>
      <w:r w:rsidR="002B25E1">
        <w:instrText xml:space="preserve"> ADDIN PAPERS2_CITATIONS &lt;citation&gt;&lt;uuid&gt;30974C54-A452-47C2-8CD0-2C008D37BCCA&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rsidR="002B25E1">
        <w:fldChar w:fldCharType="separate"/>
      </w:r>
      <w:r w:rsidR="00032441">
        <w:rPr>
          <w:rFonts w:ascii="Cambria" w:hAnsi="Cambria" w:cs="Cambria"/>
        </w:rPr>
        <w:t>,</w:t>
      </w:r>
      <w:r w:rsidR="00235CB6">
        <w:rPr>
          <w:rFonts w:ascii="Cambria" w:hAnsi="Cambria" w:cs="Cambria"/>
        </w:rPr>
        <w:t xml:space="preserve"> </w:t>
      </w:r>
      <w:r w:rsidR="002B25E1">
        <w:rPr>
          <w:rFonts w:ascii="Cambria" w:hAnsi="Cambria" w:cs="Cambria"/>
        </w:rPr>
        <w:t>Lafferty:2004dn</w:t>
      </w:r>
      <w:r w:rsidR="00032441">
        <w:rPr>
          <w:rFonts w:ascii="Cambria" w:hAnsi="Cambria" w:cs="Cambria"/>
        </w:rPr>
        <w:t>,</w:t>
      </w:r>
      <w:r w:rsidR="002B25E1">
        <w:fldChar w:fldCharType="end"/>
      </w:r>
      <w:r w:rsidR="00235CB6">
        <w:t xml:space="preserve"> </w:t>
      </w:r>
      <w:r w:rsidR="00032441">
        <w:fldChar w:fldCharType="begin"/>
      </w:r>
      <w:r w:rsidR="00112BA4">
        <w:instrText xml:space="preserve"> ADDIN PAPERS2_CITATIONS &lt;citation&gt;&lt;uuid&gt;22CFCCC0-51D8-4B78-B2FB-5F1570551426&lt;/uuid&gt;&lt;priority&gt;0&lt;/priority&gt;&lt;publications&gt;&lt;publication&gt;&lt;uuid&gt;90F0CCB2-CD6F-4C7C-ABF9-CFE416A561FB&lt;/uuid&gt;&lt;volume&gt;92&lt;/volume&gt;&lt;doi&gt;10.1890/11-0377.1&lt;/doi&gt;&lt;startpage&gt;2108&lt;/startpage</w:instrText>
      </w:r>
      <w:r w:rsidR="00112BA4">
        <w:rPr>
          <w:rFonts w:hint="eastAsia"/>
        </w:rPr>
        <w:instrText>&gt;&lt;publication_date&gt;99201111011200000000222000&lt;/publication_date&gt;&lt;url&gt;http://onlinelibrary.wiley.com/doi/10.1890/11-0377.1/full&lt;/url&gt;&lt;type&gt;400&lt;/type&gt;&lt;title&gt;Wave disturbance overwhelms top</w:instrText>
      </w:r>
      <w:r w:rsidR="00112BA4">
        <w:rPr>
          <w:rFonts w:hint="eastAsia"/>
        </w:rPr>
        <w:instrText>‐</w:instrText>
      </w:r>
      <w:r w:rsidR="00112BA4">
        <w:rPr>
          <w:rFonts w:hint="eastAsia"/>
        </w:rPr>
        <w:instrText>down and bottom</w:instrText>
      </w:r>
      <w:r w:rsidR="00112BA4">
        <w:rPr>
          <w:rFonts w:hint="eastAsia"/>
        </w:rPr>
        <w:instrText>‐</w:instrText>
      </w:r>
      <w:r w:rsidR="00112BA4">
        <w:rPr>
          <w:rFonts w:hint="eastAsia"/>
        </w:rPr>
        <w:instrText xml:space="preserve">up control of primary production in California kelp </w:instrText>
      </w:r>
      <w:r w:rsidR="00112BA4">
        <w:instrText>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032441">
        <w:fldChar w:fldCharType="separate"/>
      </w:r>
      <w:r w:rsidR="00032441">
        <w:rPr>
          <w:rFonts w:ascii="Cambria" w:hAnsi="Cambria" w:cs="Cambria"/>
        </w:rPr>
        <w:t>Reed:2011ef}</w:t>
      </w:r>
      <w:r w:rsidR="00032441">
        <w:fldChar w:fldCharType="end"/>
      </w:r>
      <w:r w:rsidR="00235CB6">
        <w:t xml:space="preserve">.  </w:t>
      </w:r>
      <w:r w:rsidR="00995B42">
        <w:t>O</w:t>
      </w:r>
      <w:r w:rsidR="007D7D6C">
        <w:t xml:space="preserve">tters </w:t>
      </w:r>
      <w:r w:rsidR="00995B42">
        <w:t xml:space="preserve">can </w:t>
      </w:r>
      <w:r w:rsidR="00217912">
        <w:t>play a strong role in shifting coastal ecosystems from herbivore dominated to algae dominated</w:t>
      </w:r>
      <w:r w:rsidR="008E6BAC">
        <w:t xml:space="preserve"> </w:t>
      </w:r>
      <w:r w:rsidR="008E6BAC">
        <w:fldChar w:fldCharType="begin"/>
      </w:r>
      <w:r w:rsidR="00112BA4">
        <w:instrText xml:space="preserve"> ADDIN PAPERS2_CITATIONS &lt;citation&gt;&lt;uuid&gt;B52A770F-020A-4C63-B778-8EE70E6A4693&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rsidR="008E6BAC">
        <w:fldChar w:fldCharType="separate"/>
      </w:r>
      <w:r w:rsidR="008E6BAC">
        <w:rPr>
          <w:rFonts w:ascii="Cambria" w:hAnsi="Cambria" w:cs="Cambria"/>
        </w:rPr>
        <w:t>{Soule:2003fb}</w:t>
      </w:r>
      <w:r w:rsidR="008E6BAC">
        <w:fldChar w:fldCharType="end"/>
      </w:r>
      <w:r w:rsidR="00995B42">
        <w:t xml:space="preserve"> which can have substantial indirect consequences for other species </w:t>
      </w:r>
      <w:r w:rsidR="00995B42">
        <w:fldChar w:fldCharType="begin"/>
      </w:r>
      <w:r w:rsidR="00112BA4">
        <w:instrText xml:space="preserve"> ADDIN PAPERS2_CITATIONS &lt;citation&gt;&lt;uuid&gt;C423D1C6-6194-4AD5-A9E7-C0CE91377067&lt;/uuid&gt;&lt;priority&gt;0&lt;/priority&gt;&lt;publications&gt;&lt;publication&gt;&lt;uuid&gt;29A61744-8F86-43F5-A40C-70921B1BB76B&lt;/uuid&gt;&lt;volume&gt;96&lt;/volume&gt;&lt;doi&gt;10.1890/14-0492.1&lt;/doi&gt;&lt;startpage&gt;2877&lt;/startpage&gt;&lt;publication_date&gt;99201511011200000000222000&lt;/publication_date&gt;&lt;url&gt;http://onlinelibrary.wiley.com/doi/10.1890/14-0492.1/full&lt;/url&gt;&lt;type&gt;400&lt;/type&gt;&lt;title&gt;Indirect effects of sea otters on rockfish (Sebastes spp.) in giant kelp forests&lt;/title&gt;&lt;publisher&gt;Ecological Society of America&lt;/publisher&gt;&lt;number&gt;11&lt;/number&gt;&lt;subtype&gt;400&lt;/subtype&gt;&lt;endpage&gt;2890&lt;/endpage&gt;&lt;bundle&gt;&lt;publication&gt;&lt;publisher&gt; Ecological Society of America &lt;/publisher&gt;&lt;title&gt;Ecology Letters&lt;/title&gt;&lt;type&gt;-100&lt;/type&gt;&lt;subtype&gt;-100&lt;/subtype&gt;&lt;uuid&gt;3C2B3A67-D765-48DE-A868-63CD3700347F&lt;/uuid&gt;&lt;/publication&gt;&lt;/bundle&gt;&lt;authors&gt;&lt;author&gt;&lt;firstName&gt;Russell&lt;/firstName&gt;&lt;middleNames&gt;W&lt;/middleNames&gt;&lt;lastName&gt;Markel&lt;/lastName&gt;&lt;/author&gt;&lt;author&gt;&lt;firstName&gt;Jonathan B.&lt;/firstName&gt;&lt;lastName&gt;Shurin&lt;/lastName&gt;&lt;/author&gt;&lt;/authors&gt;&lt;/publication&gt;&lt;/publications&gt;&lt;cites&gt;&lt;/cites&gt;&lt;/citation&gt;</w:instrText>
      </w:r>
      <w:r w:rsidR="00995B42">
        <w:fldChar w:fldCharType="separate"/>
      </w:r>
      <w:r w:rsidR="00995B42">
        <w:rPr>
          <w:rFonts w:ascii="Cambria" w:hAnsi="Cambria" w:cs="Cambria"/>
        </w:rPr>
        <w:t>{e.g. fish, Markel:2015kv}</w:t>
      </w:r>
      <w:r w:rsidR="00995B42">
        <w:fldChar w:fldCharType="end"/>
      </w:r>
      <w:r w:rsidR="00995B42">
        <w:t>.</w:t>
      </w:r>
      <w:r w:rsidR="00217912">
        <w:t xml:space="preserve"> </w:t>
      </w:r>
      <w:r w:rsidR="00995B42">
        <w:t>But importantly,</w:t>
      </w:r>
      <w:r w:rsidR="00217912">
        <w:t xml:space="preserve"> there are numerous examples in which coastal systems are not uniformly herbivore dominated in the absence of otters</w:t>
      </w:r>
      <w:r w:rsidR="00995B42">
        <w:t xml:space="preserve"> </w:t>
      </w:r>
      <w:r w:rsidR="00995B42">
        <w:fldChar w:fldCharType="begin"/>
      </w:r>
      <w:r w:rsidR="00112BA4">
        <w:instrText xml:space="preserve"> ADDIN PAPERS2_CITATIONS &lt;citation&gt;&lt;uuid&gt;453B1EC9-6EA6-4131-A7AA-76E84DE52AEF&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gt;&lt;uuid&gt;AD5F7650-88E7-45A6-9202-93AAAB2EE761&lt;/uuid&gt;&lt;volume&gt;192&lt;/volume&gt;&lt;doi&gt;10.1007/BF00006225&lt;/doi&gt;&lt;version&gt;2nd ed.&lt;/version&gt;&lt;startpage&gt;21&lt;/startpage&gt;&lt;publication_date&gt;99199000001200000000200000&lt;/publication_date&gt;&lt;url&gt;https://link.springer.com/article/10.1007/BF00006225&lt;/url&gt;&lt;type&gt;400&lt;/type&gt;&lt;title&gt;Organization of macroalgal assemblages in the Northeast Pacific: the assumption of homogeneity and the illusion of generality&lt;/title&gt;&lt;publisher&gt;Kluwer Academic Publishers&lt;/publisher&gt;&lt;number&gt;1&lt;/number&gt;&lt;subtype&gt;400&lt;/subtype&gt;&lt;endpage&gt;33&lt;/endpage&gt;&lt;bundle&gt;&lt;publication&gt;&lt;publisher&gt;Kluwer Academic Publishers&lt;/publisher&gt;&lt;title&gt;Hydrobiologia&lt;/title&gt;&lt;type&gt;-100&lt;/type&gt;&lt;subtype&gt;-100&lt;/subtype&gt;&lt;uuid&gt;4478B749-98E9-430B-AD1F-00EDA3FA2DDC&lt;/uuid&gt;&lt;/publication&gt;&lt;/bundle&gt;&lt;authors&gt;&lt;author&gt;&lt;firstName&gt;Michael&lt;/firstName&gt;&lt;middleNames&gt;S&lt;/middleNames&gt;&lt;lastName&gt;Foster&lt;/lastName&gt;&lt;/author&gt;&lt;/authors&gt;&lt;/publication&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gt;&lt;uuid&gt;90F0CCB2-CD6F-4C7C-ABF9-CFE416A561FB&lt;/uuid&gt;&lt;volume&gt;92&lt;/volume&gt;&lt;doi&gt;10.1890/11-0377.1&lt;/doi&gt;&lt;s</w:instrText>
      </w:r>
      <w:r w:rsidR="00112BA4">
        <w:rPr>
          <w:rFonts w:hint="eastAsia"/>
        </w:rPr>
        <w:instrText>tartpage&gt;2108&lt;/startpage&gt;&lt;publication_date&gt;99201111011200000000222000&lt;/publication_date&gt;&lt;url&gt;http://onlinelibrary.wiley.com/doi/10.1890/11-0377.1/full&lt;/url&gt;&lt;type&gt;400&lt;/type&gt;&lt;title&gt;Wave disturbance overwhelms top</w:instrText>
      </w:r>
      <w:r w:rsidR="00112BA4">
        <w:rPr>
          <w:rFonts w:hint="eastAsia"/>
        </w:rPr>
        <w:instrText>‐</w:instrText>
      </w:r>
      <w:r w:rsidR="00112BA4">
        <w:rPr>
          <w:rFonts w:hint="eastAsia"/>
        </w:rPr>
        <w:instrText>down and bottom</w:instrText>
      </w:r>
      <w:r w:rsidR="00112BA4">
        <w:rPr>
          <w:rFonts w:hint="eastAsia"/>
        </w:rPr>
        <w:instrText>‐</w:instrText>
      </w:r>
      <w:r w:rsidR="00112BA4">
        <w:rPr>
          <w:rFonts w:hint="eastAsia"/>
        </w:rPr>
        <w:instrText>up control of primary produc</w:instrText>
      </w:r>
      <w:r w:rsidR="00112BA4">
        <w:instrText>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995B42">
        <w:fldChar w:fldCharType="separate"/>
      </w:r>
      <w:r w:rsidR="00995B42">
        <w:rPr>
          <w:rFonts w:ascii="Cambria" w:hAnsi="Cambria" w:cs="Cambria"/>
        </w:rPr>
        <w:t>{Lafferty:2004dn, Foster:1990kc, Carter:2007en, Reed:2011ef}</w:t>
      </w:r>
      <w:r w:rsidR="00995B42">
        <w:fldChar w:fldCharType="end"/>
      </w:r>
      <w:r w:rsidR="00995B42">
        <w:t>. This</w:t>
      </w:r>
      <w:r w:rsidR="00217912">
        <w:t xml:space="preserve"> </w:t>
      </w:r>
      <w:r w:rsidR="00995B42">
        <w:t>highlights</w:t>
      </w:r>
      <w:r w:rsidR="00217912">
        <w:t xml:space="preserve"> the importance of other physical and</w:t>
      </w:r>
      <w:r w:rsidR="00995B42">
        <w:t xml:space="preserve"> biological interactions for</w:t>
      </w:r>
      <w:r w:rsidR="00217912">
        <w:t xml:space="preserve"> structuring coastal habitats </w:t>
      </w:r>
      <w:r w:rsidR="00995B42">
        <w:t xml:space="preserve">in the absence of otters and encourages an explicit consideration of the </w:t>
      </w:r>
      <w:proofErr w:type="spellStart"/>
      <w:r w:rsidR="00995B42">
        <w:t>spatio</w:t>
      </w:r>
      <w:proofErr w:type="spellEnd"/>
      <w:r w:rsidR="00995B42">
        <w:t>-temporal heterogeneity of coastal kelp systems. Such a landscape perspective on the drivers of h</w:t>
      </w:r>
      <w:r w:rsidR="002147D2">
        <w:t xml:space="preserve">eterogeneity and complexity </w:t>
      </w:r>
      <w:r w:rsidR="00995B42">
        <w:t xml:space="preserve">have been used to improve understanding of kelp forest dynamics </w:t>
      </w:r>
      <w:r w:rsidR="00995B42">
        <w:fldChar w:fldCharType="begin"/>
      </w:r>
      <w:r w:rsidR="00112BA4">
        <w:instrText xml:space="preserve"> ADDIN PAPERS2_CITATIONS &lt;citation&gt;&lt;uuid&gt;E01105EC-3A37-4197-A648-78A3D9D8C7C0&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rsidR="00995B42">
        <w:fldChar w:fldCharType="separate"/>
      </w:r>
      <w:r w:rsidR="00995B42">
        <w:rPr>
          <w:rFonts w:ascii="Cambria" w:hAnsi="Cambria" w:cs="Cambria"/>
        </w:rPr>
        <w:t>{Bell:2015ei}</w:t>
      </w:r>
      <w:r w:rsidR="00995B42">
        <w:fldChar w:fldCharType="end"/>
      </w:r>
      <w:r w:rsidR="004B394C">
        <w:t>.</w:t>
      </w:r>
    </w:p>
    <w:p w14:paraId="60CCECF6" w14:textId="77777777" w:rsidR="00995B42" w:rsidRDefault="00995B42" w:rsidP="00995B42">
      <w:pPr>
        <w:pStyle w:val="ListParagraph"/>
        <w:ind w:left="0" w:firstLine="720"/>
      </w:pPr>
    </w:p>
    <w:p w14:paraId="068AA489" w14:textId="012E1AF5" w:rsidR="002B25E1" w:rsidRDefault="002147D2" w:rsidP="00995B42">
      <w:pPr>
        <w:pStyle w:val="ListParagraph"/>
        <w:ind w:left="0" w:firstLine="720"/>
      </w:pPr>
      <w:proofErr w:type="gramStart"/>
      <w:r>
        <w:t>are</w:t>
      </w:r>
      <w:proofErr w:type="gramEnd"/>
      <w:r>
        <w:t xml:space="preserve"> both among the most compelling aspects of coastal kelp forest systems and an important factor that may </w:t>
      </w:r>
      <w:r w:rsidR="00AE0D3D">
        <w:t xml:space="preserve">inhibit </w:t>
      </w:r>
      <w:r>
        <w:t xml:space="preserve">predictability </w:t>
      </w:r>
      <w:r w:rsidR="00AE0D3D">
        <w:t>of coastal systems.</w:t>
      </w:r>
    </w:p>
    <w:p w14:paraId="675C7E46" w14:textId="77777777" w:rsidR="00AE0D3D" w:rsidRDefault="00AE0D3D" w:rsidP="002B25E1">
      <w:pPr>
        <w:pStyle w:val="ListParagraph"/>
        <w:ind w:left="0" w:firstLine="720"/>
      </w:pPr>
    </w:p>
    <w:p w14:paraId="437493EE" w14:textId="625086CD" w:rsidR="004B394C" w:rsidRDefault="004B394C" w:rsidP="002B25E1">
      <w:pPr>
        <w:pStyle w:val="ListParagraph"/>
        <w:ind w:left="0" w:firstLine="720"/>
      </w:pPr>
      <w:r>
        <w:t>Historically, examination</w:t>
      </w:r>
    </w:p>
    <w:p w14:paraId="6A5BE441" w14:textId="77777777" w:rsidR="004B394C" w:rsidRDefault="004B394C" w:rsidP="002B25E1">
      <w:pPr>
        <w:pStyle w:val="ListParagraph"/>
        <w:ind w:left="0" w:firstLine="720"/>
      </w:pPr>
    </w:p>
    <w:p w14:paraId="4650439C" w14:textId="472558CB" w:rsidR="004B394C" w:rsidRDefault="004B394C" w:rsidP="002B25E1">
      <w:pPr>
        <w:pStyle w:val="ListParagraph"/>
        <w:ind w:left="0" w:firstLine="720"/>
      </w:pPr>
      <w:r>
        <w:t xml:space="preserve">1) Spatial comparisons, where areas with otters are compared to areas without otters; 2) Temporal comparisons, where the change in herbivores respond </w:t>
      </w:r>
    </w:p>
    <w:p w14:paraId="49971104" w14:textId="37C2B0DE" w:rsidR="004B394C" w:rsidRDefault="004B394C" w:rsidP="004B394C">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Sea otters were reestablished in the state in 1969 </w:t>
      </w:r>
      <w:r>
        <w:rPr>
          <w:rFonts w:ascii="Times" w:hAnsi="Times" w:cs="Times"/>
          <w:color w:val="000000"/>
          <w:sz w:val="26"/>
          <w:szCs w:val="26"/>
        </w:rPr>
        <w:fldChar w:fldCharType="begin"/>
      </w:r>
      <w:r w:rsidR="00112BA4">
        <w:rPr>
          <w:rFonts w:ascii="Times" w:hAnsi="Times" w:cs="Times"/>
          <w:color w:val="000000"/>
          <w:sz w:val="26"/>
          <w:szCs w:val="26"/>
        </w:rPr>
        <w:instrText xml:space="preserve"> ADDIN PAPERS2_CITATIONS &lt;citation&gt;&lt;uuid&gt;366D43F6-79FF-48A9-BFF9-D06839F2B405&lt;/uuid&gt;&lt;priority&gt;0&lt;/priority&gt;&lt;publications&gt;&lt;publication&gt;&lt;publication_date&gt;99198200001200000000200000&lt;/publication_date&gt;&lt;doi&gt;10.2307/3781726&lt;/doi&gt;&lt;title&gt;History and status of translocated sea otter populations in North America&lt;/title&gt;&lt;uuid&gt;7944B3A3-E3A7-40D8-82ED-BA29F724D4CB&lt;/uuid&gt;&lt;subtype&gt;400&lt;/subtype&gt;&lt;type&gt;400&lt;/type&gt;&lt;url&gt;http://www.jstor.org/stable/3781726&lt;/url&gt;&lt;bundle&gt;&lt;publication&gt;&lt;title&gt;Wildlife Society Bulletin&lt;/title&gt;&lt;type&gt;-100&lt;/type&gt;&lt;subtype&gt;-100&lt;/subtype&gt;&lt;uuid&gt;18ABC0CE-030F-4F50-8A78-D46FBF1ADB62&lt;/uuid&gt;&lt;/publication&gt;&lt;/bundle&gt;&lt;authors&gt;&lt;author&gt;&lt;firstName&gt;R&lt;/firstName&gt;&lt;middleNames&gt;J&lt;/middleNames&gt;&lt;lastName&gt;Jameson&lt;/lastName&gt;&lt;/author&gt;&lt;author&gt;&lt;firstName&gt;K&lt;/firstName&gt;&lt;middleNames&gt;W&lt;/middleNames&gt;&lt;lastName&gt;Kenyon&lt;/lastName&gt;&lt;/author&gt;&lt;author&gt;&lt;firstName&gt;A&lt;/firstName&gt;&lt;middleNames&gt;M&lt;/middleNames&gt;&lt;lastName&gt;Johnson&lt;/lastName&gt;&lt;/author&gt;&lt;author&gt;&lt;firstName&gt;H&lt;/firstName&gt;&lt;middleNames&gt;M&lt;/middleNames&gt;&lt;lastName&gt;Wight&lt;/lastName&gt;&lt;/author&gt;&lt;/authors&gt;&lt;/publication&gt;&lt;/publications&gt;&lt;cites&gt;&lt;/cites&gt;&lt;/citation&gt;</w:instrText>
      </w:r>
      <w:r>
        <w:rPr>
          <w:rFonts w:ascii="Times" w:hAnsi="Times" w:cs="Times"/>
          <w:color w:val="000000"/>
          <w:sz w:val="26"/>
          <w:szCs w:val="26"/>
        </w:rPr>
        <w:fldChar w:fldCharType="separate"/>
      </w:r>
      <w:r>
        <w:rPr>
          <w:rFonts w:ascii="Times" w:hAnsi="Times" w:cs="Times"/>
          <w:sz w:val="26"/>
          <w:szCs w:val="26"/>
        </w:rPr>
        <w:t>{Jameson:1982bu}</w:t>
      </w:r>
      <w:r>
        <w:rPr>
          <w:rFonts w:ascii="Times" w:hAnsi="Times" w:cs="Times"/>
          <w:color w:val="000000"/>
          <w:sz w:val="26"/>
          <w:szCs w:val="26"/>
        </w:rPr>
        <w:fldChar w:fldCharType="end"/>
      </w:r>
      <w:r>
        <w:rPr>
          <w:rFonts w:ascii="Times" w:hAnsi="Times" w:cs="Times"/>
          <w:color w:val="000000"/>
          <w:sz w:val="26"/>
          <w:szCs w:val="26"/>
        </w:rPr>
        <w:t xml:space="preserve"> </w:t>
      </w:r>
    </w:p>
    <w:p w14:paraId="7C861E65" w14:textId="77777777" w:rsidR="004B394C" w:rsidRDefault="004B394C" w:rsidP="002B25E1">
      <w:pPr>
        <w:pStyle w:val="ListParagraph"/>
        <w:ind w:left="0" w:firstLine="720"/>
      </w:pPr>
    </w:p>
    <w:p w14:paraId="4048F2CA" w14:textId="77777777" w:rsidR="004B394C" w:rsidRDefault="004B394C" w:rsidP="002B25E1">
      <w:pPr>
        <w:pStyle w:val="ListParagraph"/>
        <w:ind w:left="0" w:firstLine="720"/>
      </w:pPr>
    </w:p>
    <w:p w14:paraId="3B10D706" w14:textId="376DAF1F" w:rsidR="0053263D" w:rsidRDefault="00AE0D3D" w:rsidP="002B25E1">
      <w:pPr>
        <w:pStyle w:val="ListParagraph"/>
        <w:ind w:left="0" w:firstLine="720"/>
      </w:pPr>
      <w:r>
        <w:t xml:space="preserve">Here we combine nearly 30 years of spatial data on benthic invertebrates, algae, and sea otters from the coast of Washington state to examine the dynamics of this tri-trophic system during periods of otter expansion and eventual </w:t>
      </w:r>
      <w:r w:rsidR="00663E28">
        <w:t xml:space="preserve">population </w:t>
      </w:r>
      <w:r>
        <w:t xml:space="preserve">stabilization.  We leverage spatial information from 10 sites spanning approximately 100km of shoreline to link otters to invertebrates and algae and show how the predictive subsequent </w:t>
      </w:r>
      <w:proofErr w:type="gramStart"/>
      <w:r>
        <w:t xml:space="preserve">patterns </w:t>
      </w:r>
      <w:r w:rsidR="0053263D">
        <w:t>.</w:t>
      </w:r>
      <w:proofErr w:type="gramEnd"/>
      <w:r w:rsidR="0053263D">
        <w:t xml:space="preserve">  </w:t>
      </w:r>
    </w:p>
    <w:p w14:paraId="2E37565B" w14:textId="77777777" w:rsidR="0053263D" w:rsidRDefault="0053263D" w:rsidP="002B25E1">
      <w:pPr>
        <w:pStyle w:val="ListParagraph"/>
        <w:ind w:left="0" w:firstLine="720"/>
      </w:pPr>
    </w:p>
    <w:p w14:paraId="174B3574" w14:textId="0492928A" w:rsidR="0053263D" w:rsidRDefault="00662193" w:rsidP="002B25E1">
      <w:pPr>
        <w:pStyle w:val="ListParagraph"/>
        <w:ind w:left="0" w:firstLine="720"/>
      </w:pPr>
      <w:r>
        <w:t>By utilizing spatial time-series, we avoid some of the troubles with space for time substitutions.</w:t>
      </w:r>
    </w:p>
    <w:p w14:paraId="3B4E5E2F" w14:textId="77777777" w:rsidR="0053263D" w:rsidRDefault="0053263D" w:rsidP="002B25E1">
      <w:pPr>
        <w:pStyle w:val="ListParagraph"/>
        <w:ind w:left="0" w:firstLine="720"/>
      </w:pPr>
    </w:p>
    <w:p w14:paraId="5F14AFB9" w14:textId="5A3D72B3" w:rsidR="00AE0D3D" w:rsidRDefault="0053263D" w:rsidP="002B25E1">
      <w:pPr>
        <w:pStyle w:val="ListParagraph"/>
        <w:ind w:left="0" w:firstLine="720"/>
      </w:pPr>
      <w:r>
        <w:t xml:space="preserve">We suggest some general patterns of communities </w:t>
      </w:r>
    </w:p>
    <w:p w14:paraId="37A6424B" w14:textId="77777777" w:rsidR="00AE0D3D" w:rsidRDefault="00AE0D3D" w:rsidP="002B25E1">
      <w:pPr>
        <w:pStyle w:val="ListParagraph"/>
        <w:ind w:left="0" w:firstLine="720"/>
      </w:pPr>
    </w:p>
    <w:p w14:paraId="36053914" w14:textId="77777777" w:rsidR="00AE0D3D" w:rsidRDefault="00AE0D3D" w:rsidP="002B25E1">
      <w:pPr>
        <w:pStyle w:val="ListParagraph"/>
        <w:ind w:left="0" w:firstLine="720"/>
      </w:pPr>
    </w:p>
    <w:p w14:paraId="74363C20" w14:textId="128F5AB2" w:rsidR="00B8411F" w:rsidRDefault="00662193" w:rsidP="002B25E1">
      <w:pPr>
        <w:pStyle w:val="ListParagraph"/>
        <w:ind w:left="0" w:firstLine="720"/>
      </w:pPr>
      <w:r>
        <w:lastRenderedPageBreak/>
        <w:t xml:space="preserve">Something about time-series approaches </w:t>
      </w:r>
      <w:r w:rsidR="00876EEE">
        <w:t xml:space="preserve">like </w:t>
      </w:r>
      <w:proofErr w:type="spellStart"/>
      <w:proofErr w:type="gramStart"/>
      <w:r w:rsidR="00876EEE">
        <w:t>ives</w:t>
      </w:r>
      <w:proofErr w:type="spellEnd"/>
      <w:proofErr w:type="gramEnd"/>
      <w:r w:rsidR="00876EEE">
        <w:t xml:space="preserve"> being about the deviations from equilibrium…</w:t>
      </w:r>
    </w:p>
    <w:p w14:paraId="700A618A" w14:textId="77777777" w:rsidR="00AE0D3D" w:rsidRDefault="00AE0D3D" w:rsidP="002B25E1">
      <w:pPr>
        <w:pStyle w:val="ListParagraph"/>
        <w:ind w:left="0" w:firstLine="720"/>
      </w:pPr>
    </w:p>
    <w:p w14:paraId="1FEBC5AE" w14:textId="0C3802EC" w:rsidR="00B8411F" w:rsidRDefault="00B8411F" w:rsidP="002B25E1">
      <w:pPr>
        <w:pStyle w:val="ListParagraph"/>
        <w:ind w:left="0" w:firstLine="720"/>
      </w:pPr>
      <w:r>
        <w:t>Simply put, the quest to identify a single most important factor structuring coastal systems is flawed and futile</w:t>
      </w:r>
    </w:p>
    <w:p w14:paraId="5BD4D9AB" w14:textId="77777777" w:rsidR="00B8411F" w:rsidRDefault="00B8411F" w:rsidP="002B25E1">
      <w:pPr>
        <w:pStyle w:val="ListParagraph"/>
        <w:ind w:left="0" w:firstLine="720"/>
      </w:pPr>
    </w:p>
    <w:p w14:paraId="2921B476" w14:textId="7DD1DAE5" w:rsidR="00217912" w:rsidRDefault="00217912" w:rsidP="002B25E1">
      <w:pPr>
        <w:pStyle w:val="ListParagraph"/>
        <w:ind w:left="0" w:firstLine="720"/>
      </w:pPr>
      <w:r>
        <w:t>Studies of coastal</w:t>
      </w:r>
    </w:p>
    <w:p w14:paraId="0D14DC60" w14:textId="77777777" w:rsidR="00217912" w:rsidRDefault="00217912" w:rsidP="002B25E1">
      <w:pPr>
        <w:pStyle w:val="ListParagraph"/>
        <w:ind w:left="0" w:firstLine="720"/>
      </w:pPr>
    </w:p>
    <w:p w14:paraId="7C46C685" w14:textId="7A25A835" w:rsidR="00235CB6" w:rsidRDefault="00235CB6" w:rsidP="002B25E1">
      <w:pPr>
        <w:pStyle w:val="ListParagraph"/>
        <w:ind w:left="0" w:firstLine="720"/>
      </w:pPr>
      <w:r>
        <w:t xml:space="preserve">Other species may play a vital role controlling herbivores </w:t>
      </w:r>
      <w:r>
        <w:fldChar w:fldCharType="begin"/>
      </w:r>
      <w:r w:rsidR="00112BA4">
        <w:instrText xml:space="preserve"> ADDIN PAPERS2_CITATIONS &lt;citation&gt;&lt;uuid&gt;FBA83F6B-D8DB-43DC-B10C-53811C001E92&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fldChar w:fldCharType="separate"/>
      </w:r>
      <w:r>
        <w:rPr>
          <w:rFonts w:ascii="Cambria" w:hAnsi="Cambria" w:cs="Cambria"/>
        </w:rPr>
        <w:t>{Lafferty:2004dn}</w:t>
      </w:r>
      <w:r>
        <w:fldChar w:fldCharType="end"/>
      </w:r>
    </w:p>
    <w:p w14:paraId="66FF8DED" w14:textId="1FB27DAD" w:rsidR="00235CB6" w:rsidRDefault="00235CB6" w:rsidP="002B25E1">
      <w:pPr>
        <w:pStyle w:val="ListParagraph"/>
        <w:ind w:left="0" w:firstLine="720"/>
      </w:pPr>
      <w:r>
        <w:t xml:space="preserve">Though the </w:t>
      </w:r>
    </w:p>
    <w:p w14:paraId="4B2B3620" w14:textId="77777777" w:rsidR="00032441" w:rsidRDefault="00032441" w:rsidP="002B25E1">
      <w:pPr>
        <w:pStyle w:val="ListParagraph"/>
        <w:ind w:left="0" w:firstLine="720"/>
      </w:pPr>
    </w:p>
    <w:p w14:paraId="53C85260" w14:textId="6857E655" w:rsidR="00032441" w:rsidRDefault="00032441" w:rsidP="002B25E1">
      <w:pPr>
        <w:pStyle w:val="ListParagraph"/>
        <w:ind w:left="0" w:firstLine="720"/>
      </w:pPr>
      <w:r>
        <w:fldChar w:fldCharType="begin"/>
      </w:r>
      <w:r w:rsidR="00112BA4">
        <w:instrText xml:space="preserve"> ADDIN PAPERS2_CITATIONS &lt;citation&gt;&lt;uuid&gt;522897B9-7F91-4458-B814-8E6A86E4AF3E&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fldChar w:fldCharType="separate"/>
      </w:r>
      <w:r>
        <w:rPr>
          <w:rFonts w:ascii="Cambria" w:hAnsi="Cambria" w:cs="Cambria"/>
        </w:rPr>
        <w:t>{Bell</w:t>
      </w:r>
      <w:proofErr w:type="gramStart"/>
      <w:r>
        <w:rPr>
          <w:rFonts w:ascii="Cambria" w:hAnsi="Cambria" w:cs="Cambria"/>
        </w:rPr>
        <w:t>:2015ei</w:t>
      </w:r>
      <w:proofErr w:type="gramEnd"/>
      <w:r>
        <w:rPr>
          <w:rFonts w:ascii="Cambria" w:hAnsi="Cambria" w:cs="Cambria"/>
        </w:rPr>
        <w:t>}</w:t>
      </w:r>
      <w:r>
        <w:fldChar w:fldCharType="end"/>
      </w:r>
    </w:p>
    <w:p w14:paraId="4456A606" w14:textId="77777777" w:rsidR="00032441" w:rsidRDefault="00032441" w:rsidP="002B25E1">
      <w:pPr>
        <w:pStyle w:val="ListParagraph"/>
        <w:ind w:left="0" w:firstLine="720"/>
      </w:pPr>
    </w:p>
    <w:p w14:paraId="11E88425" w14:textId="4D193DB9" w:rsidR="002B25E1" w:rsidRDefault="002B25E1" w:rsidP="0027181D">
      <w:pPr>
        <w:pStyle w:val="ListParagraph"/>
        <w:ind w:left="0" w:firstLine="720"/>
      </w:pPr>
      <w:r>
        <w:fldChar w:fldCharType="begin"/>
      </w:r>
      <w:r w:rsidR="00112BA4">
        <w:instrText xml:space="preserve"> ADDIN PAPERS2_CITATIONS &lt;citation&gt;&lt;uuid&gt;0D568EF6-F120-4311-8D41-9499CC25C286&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fldChar w:fldCharType="separate"/>
      </w:r>
      <w:r>
        <w:rPr>
          <w:rFonts w:ascii="Cambria" w:hAnsi="Cambria" w:cs="Cambria"/>
        </w:rPr>
        <w:t>{Soule</w:t>
      </w:r>
      <w:proofErr w:type="gramStart"/>
      <w:r>
        <w:rPr>
          <w:rFonts w:ascii="Cambria" w:hAnsi="Cambria" w:cs="Cambria"/>
        </w:rPr>
        <w:t>:2003fb</w:t>
      </w:r>
      <w:proofErr w:type="gramEnd"/>
      <w:r>
        <w:rPr>
          <w:rFonts w:ascii="Cambria" w:hAnsi="Cambria" w:cs="Cambria"/>
        </w:rPr>
        <w:t>}</w:t>
      </w:r>
      <w:r>
        <w:fldChar w:fldCharType="end"/>
      </w:r>
    </w:p>
    <w:p w14:paraId="43A1EB44" w14:textId="77777777" w:rsidR="00177F20" w:rsidRDefault="00177F20" w:rsidP="0027181D">
      <w:pPr>
        <w:pStyle w:val="ListParagraph"/>
        <w:ind w:left="0" w:firstLine="720"/>
      </w:pPr>
    </w:p>
    <w:p w14:paraId="4D96CB43" w14:textId="281566C4" w:rsidR="00FC248C" w:rsidRDefault="00BD18EF" w:rsidP="0027181D">
      <w:pPr>
        <w:pStyle w:val="ListParagraph"/>
        <w:ind w:left="0" w:firstLine="720"/>
      </w:pPr>
      <w:r>
        <w:t xml:space="preserve">There have been a wide  </w:t>
      </w:r>
    </w:p>
    <w:p w14:paraId="632053E3" w14:textId="77777777" w:rsidR="00BD18EF" w:rsidRDefault="00BD18EF" w:rsidP="0027181D">
      <w:pPr>
        <w:pStyle w:val="ListParagraph"/>
        <w:ind w:left="0" w:firstLine="720"/>
      </w:pPr>
    </w:p>
    <w:p w14:paraId="125BC93D" w14:textId="3699C190" w:rsidR="00BD18EF" w:rsidRDefault="00BD18EF" w:rsidP="0027181D">
      <w:pPr>
        <w:pStyle w:val="ListParagraph"/>
        <w:ind w:left="0" w:firstLine="720"/>
      </w:pPr>
      <w:r>
        <w:t xml:space="preserve">Classical </w:t>
      </w:r>
    </w:p>
    <w:p w14:paraId="0F5F06F4" w14:textId="77777777" w:rsidR="0027181D" w:rsidRDefault="0027181D" w:rsidP="0027181D">
      <w:pPr>
        <w:pStyle w:val="ListParagraph"/>
        <w:ind w:left="0" w:firstLine="720"/>
      </w:pPr>
    </w:p>
    <w:p w14:paraId="4B9A6D05" w14:textId="1E4FDFF5" w:rsidR="0027181D" w:rsidRDefault="0041256A" w:rsidP="0027181D">
      <w:pPr>
        <w:pStyle w:val="ListParagraph"/>
        <w:ind w:left="0" w:firstLine="720"/>
      </w:pPr>
      <w:r>
        <w:t xml:space="preserve">Mixture of patterns for kelps – </w:t>
      </w:r>
    </w:p>
    <w:p w14:paraId="1AF25AD0" w14:textId="52697752" w:rsidR="0041256A" w:rsidRDefault="0041256A" w:rsidP="0041256A">
      <w:pPr>
        <w:pStyle w:val="ListParagraph"/>
        <w:numPr>
          <w:ilvl w:val="0"/>
          <w:numId w:val="5"/>
        </w:numPr>
      </w:pPr>
      <w:r>
        <w:t>Bottom up driven dynamics over relatively short time-periods (Dan Reed and friends).</w:t>
      </w:r>
    </w:p>
    <w:p w14:paraId="0EC3EF90" w14:textId="77777777" w:rsidR="00112BA4" w:rsidRDefault="0041256A" w:rsidP="0041256A">
      <w:pPr>
        <w:pStyle w:val="ListParagraph"/>
        <w:numPr>
          <w:ilvl w:val="0"/>
          <w:numId w:val="5"/>
        </w:numPr>
      </w:pPr>
      <w:r>
        <w:t xml:space="preserve">Other species are performing top down control in the absence of </w:t>
      </w:r>
      <w:proofErr w:type="gramStart"/>
      <w:r>
        <w:t xml:space="preserve">otters </w:t>
      </w:r>
      <w:r w:rsidR="00C006BE">
        <w:t xml:space="preserve"> but</w:t>
      </w:r>
      <w:proofErr w:type="gramEnd"/>
      <w:r w:rsidR="00C006BE">
        <w:t xml:space="preserve"> this is disputed by some </w:t>
      </w:r>
      <w:r w:rsidR="00C006BE">
        <w:fldChar w:fldCharType="begin"/>
      </w:r>
      <w:r w:rsidR="00112BA4">
        <w:instrText xml:space="preserve"> ADDIN PAPERS2_CITATIONS &lt;citation&gt;&lt;uuid&gt;78E6B3CB-EEA6-4E2B-AF37-42A25EC36A42&lt;/uuid&gt;&lt;priority&gt;0&lt;/priority&gt;&lt;publications&gt;&lt;publication&gt;&lt;volume&gt;45&lt;/volume&gt;&lt;publication_date&gt;99200700001200000000200000&lt;/publication_date&gt;&lt;startpage&gt;39&lt;/startpage&gt;&lt;title&gt;Global ecology of the giant kelp Macrocystis: from ecotypes to ecosystems </w:instrText>
      </w:r>
    </w:p>
    <w:p w14:paraId="2B395B1F" w14:textId="5A72A698" w:rsidR="0041256A" w:rsidRDefault="00112BA4" w:rsidP="0041256A">
      <w:pPr>
        <w:pStyle w:val="ListParagraph"/>
        <w:numPr>
          <w:ilvl w:val="0"/>
          <w:numId w:val="5"/>
        </w:numPr>
      </w:pPr>
      <w:r>
        <w:instrText>&lt;/title&gt;&lt;uuid&gt;D1F1759D-C347-448B-9F24-17D1343AF983&lt;/uuid&gt;&lt;subtype&gt;400&lt;/subtype&gt;&lt;endpage&gt;88&lt;/endpage&gt;&lt;type&gt;400&lt;/type&gt;&lt;url&gt;https://books.google.com/books/about/Oceanography_and_Marine_Biology.html?id=bb5dEUANTp0C&lt;/url&gt;&lt;bundle&gt;&lt;publication&gt;&lt;title&gt;Oceanography and Marine Biology: An Annual Review&lt;/title&gt;&lt;type&gt;-100&lt;/type&gt;&lt;subtype&gt;-100&lt;/subtype&gt;&lt;uuid&gt;4C3BD754-ADFB-4F1D-A2C3-6F4966CE8A1A&lt;/uuid&gt;&lt;/publication&gt;&lt;/bundle&gt;&lt;authors&gt;&lt;author&gt;&lt;firstName&gt;Michael&lt;/firstName&gt;&lt;middleNames&gt;H&lt;/middleNames&gt;&lt;lastName&gt;Graham&lt;/lastName&gt;&lt;/author&gt;&lt;author&gt;&lt;firstName&gt;Julio&lt;/firstName&gt;&lt;middleNames&gt;A&lt;/middleNames&gt;&lt;lastName&gt;Vasquez&lt;/lastName&gt;&lt;/author&gt;&lt;author&gt;&lt;firstName&gt;Alejandro&lt;/firstName&gt;&lt;middleNames&gt;H&lt;/middleNames&gt;&lt;lastName&gt;Buschmann&lt;/lastName&gt;&lt;/author&gt;&lt;/authors&gt;&lt;/publication&gt;&lt;/publications&gt;&lt;cites&gt;&lt;/cites&gt;&lt;/citation&gt;</w:instrText>
      </w:r>
      <w:r w:rsidR="00C006BE">
        <w:fldChar w:fldCharType="separate"/>
      </w:r>
      <w:r w:rsidR="00C006BE">
        <w:rPr>
          <w:rFonts w:ascii="Cambria" w:hAnsi="Cambria" w:cs="Cambria"/>
        </w:rPr>
        <w:t>{Graham</w:t>
      </w:r>
      <w:proofErr w:type="gramStart"/>
      <w:r w:rsidR="00C006BE">
        <w:rPr>
          <w:rFonts w:ascii="Cambria" w:hAnsi="Cambria" w:cs="Cambria"/>
        </w:rPr>
        <w:t>:2007wp</w:t>
      </w:r>
      <w:proofErr w:type="gramEnd"/>
      <w:r w:rsidR="00C006BE">
        <w:rPr>
          <w:rFonts w:ascii="Cambria" w:hAnsi="Cambria" w:cs="Cambria"/>
        </w:rPr>
        <w:t>}</w:t>
      </w:r>
      <w:r w:rsidR="00C006BE">
        <w:fldChar w:fldCharType="end"/>
      </w:r>
    </w:p>
    <w:p w14:paraId="02B07142" w14:textId="77777777" w:rsidR="007035AB" w:rsidRDefault="007035AB"/>
    <w:p w14:paraId="6B7ED90C" w14:textId="77777777" w:rsidR="007035AB" w:rsidRDefault="007035AB"/>
    <w:p w14:paraId="79350B03" w14:textId="77777777" w:rsidR="006B6E9A" w:rsidRDefault="006B6E9A"/>
    <w:p w14:paraId="3A3ACB6C" w14:textId="77777777" w:rsidR="007035AB" w:rsidRDefault="007035AB"/>
    <w:p w14:paraId="3D426108" w14:textId="1729B623" w:rsidR="002A4F81" w:rsidRPr="000B10A6" w:rsidRDefault="000B10A6">
      <w:pPr>
        <w:rPr>
          <w:b/>
        </w:rPr>
      </w:pPr>
      <w:proofErr w:type="spellStart"/>
      <w:r w:rsidRPr="000B10A6">
        <w:rPr>
          <w:b/>
        </w:rPr>
        <w:t>Pfister</w:t>
      </w:r>
      <w:proofErr w:type="spellEnd"/>
      <w:r w:rsidRPr="000B10A6">
        <w:rPr>
          <w:b/>
        </w:rPr>
        <w:t xml:space="preserve"> et al. In review:</w:t>
      </w:r>
    </w:p>
    <w:p w14:paraId="40CD184A" w14:textId="77777777" w:rsidR="000B10A6" w:rsidRDefault="000B10A6"/>
    <w:p w14:paraId="369138AA" w14:textId="260D31EC" w:rsidR="002A4F81" w:rsidRDefault="002A4F81" w:rsidP="000B10A6">
      <w:pPr>
        <w:ind w:left="720"/>
      </w:pPr>
      <w:r>
        <w:t xml:space="preserve">Reference </w:t>
      </w:r>
      <w:proofErr w:type="spellStart"/>
      <w:r>
        <w:t>Pfister</w:t>
      </w:r>
      <w:proofErr w:type="spellEnd"/>
      <w:r>
        <w:t xml:space="preserve"> et al. </w:t>
      </w:r>
      <w:proofErr w:type="gramStart"/>
      <w:r>
        <w:t>In review for WDNR methods description.</w:t>
      </w:r>
      <w:proofErr w:type="gramEnd"/>
      <w:r>
        <w:t xml:space="preserve"> Also,</w:t>
      </w:r>
    </w:p>
    <w:p w14:paraId="7C9AC0BA" w14:textId="77777777" w:rsidR="007035AB" w:rsidRDefault="007035AB" w:rsidP="000B10A6">
      <w:pPr>
        <w:ind w:left="720"/>
      </w:pPr>
    </w:p>
    <w:p w14:paraId="57E09F3F" w14:textId="77777777" w:rsidR="007035AB" w:rsidRDefault="007035AB" w:rsidP="000B10A6">
      <w:pPr>
        <w:ind w:left="720"/>
      </w:pPr>
    </w:p>
    <w:p w14:paraId="39C06C72" w14:textId="77777777" w:rsidR="002A4F81" w:rsidRDefault="002A4F81" w:rsidP="000B10A6">
      <w:pPr>
        <w:widowControl w:val="0"/>
        <w:autoSpaceDE w:val="0"/>
        <w:autoSpaceDN w:val="0"/>
        <w:adjustRightInd w:val="0"/>
        <w:spacing w:after="240" w:line="360" w:lineRule="atLeast"/>
        <w:ind w:left="720"/>
        <w:rPr>
          <w:rFonts w:ascii="Times New Roman" w:hAnsi="Times New Roman" w:cs="Times New Roman"/>
          <w:color w:val="000000"/>
          <w:sz w:val="32"/>
          <w:szCs w:val="32"/>
        </w:rPr>
      </w:pPr>
      <w:r>
        <w:rPr>
          <w:rFonts w:ascii="Times New Roman" w:hAnsi="Times New Roman" w:cs="Times New Roman"/>
          <w:color w:val="000000"/>
          <w:sz w:val="32"/>
          <w:szCs w:val="32"/>
        </w:rPr>
        <w:t xml:space="preserve">(http://www.dnr.wa.gov/programs-and- services/aquatics/aquatic-science/kelp-monitoring) </w:t>
      </w:r>
    </w:p>
    <w:p w14:paraId="2964B8A0" w14:textId="522717E9" w:rsidR="002A4F81" w:rsidRDefault="002A4F81" w:rsidP="000B10A6">
      <w:pPr>
        <w:widowControl w:val="0"/>
        <w:autoSpaceDE w:val="0"/>
        <w:autoSpaceDN w:val="0"/>
        <w:adjustRightInd w:val="0"/>
        <w:spacing w:after="240" w:line="360" w:lineRule="atLeast"/>
        <w:ind w:left="720"/>
        <w:rPr>
          <w:rFonts w:ascii="Times" w:hAnsi="Times" w:cs="Times"/>
          <w:color w:val="000000"/>
        </w:rPr>
      </w:pPr>
      <w:r>
        <w:rPr>
          <w:rFonts w:ascii="Times New Roman" w:hAnsi="Times New Roman" w:cs="Times New Roman"/>
          <w:color w:val="000000"/>
          <w:sz w:val="32"/>
          <w:szCs w:val="32"/>
        </w:rPr>
        <w:t xml:space="preserve">There was no evidence of negatively correlated dynamics that are associated with competition (Rees </w:t>
      </w:r>
      <w:r>
        <w:rPr>
          <w:rFonts w:ascii="Times" w:hAnsi="Times" w:cs="Times"/>
          <w:i/>
          <w:iCs/>
          <w:color w:val="000000"/>
          <w:sz w:val="32"/>
          <w:szCs w:val="32"/>
        </w:rPr>
        <w:t>et al.</w:t>
      </w:r>
      <w:r>
        <w:rPr>
          <w:rFonts w:ascii="Times New Roman" w:hAnsi="Times New Roman" w:cs="Times New Roman"/>
          <w:color w:val="000000"/>
          <w:sz w:val="32"/>
          <w:szCs w:val="32"/>
        </w:rPr>
        <w:t xml:space="preserve">, 1996). Instead, both species appeared to </w:t>
      </w:r>
      <w:proofErr w:type="spellStart"/>
      <w:r>
        <w:rPr>
          <w:rFonts w:ascii="Times New Roman" w:hAnsi="Times New Roman" w:cs="Times New Roman"/>
          <w:color w:val="000000"/>
          <w:sz w:val="32"/>
          <w:szCs w:val="32"/>
        </w:rPr>
        <w:t>covary</w:t>
      </w:r>
      <w:proofErr w:type="spellEnd"/>
      <w:r>
        <w:rPr>
          <w:rFonts w:ascii="Times New Roman" w:hAnsi="Times New Roman" w:cs="Times New Roman"/>
          <w:color w:val="000000"/>
          <w:sz w:val="32"/>
          <w:szCs w:val="32"/>
        </w:rPr>
        <w:t xml:space="preserve"> through time, suggesting that conditions favorable to one species were also favorable to the other. </w:t>
      </w:r>
    </w:p>
    <w:p w14:paraId="634102C6" w14:textId="77777777" w:rsidR="002A4F81" w:rsidRDefault="002A4F81" w:rsidP="002A4F81">
      <w:pPr>
        <w:widowControl w:val="0"/>
        <w:autoSpaceDE w:val="0"/>
        <w:autoSpaceDN w:val="0"/>
        <w:adjustRightInd w:val="0"/>
        <w:spacing w:after="240" w:line="360" w:lineRule="atLeast"/>
        <w:rPr>
          <w:rFonts w:ascii="Times New Roman" w:hAnsi="Times New Roman" w:cs="Times New Roman"/>
          <w:color w:val="000000"/>
          <w:sz w:val="32"/>
          <w:szCs w:val="32"/>
        </w:rPr>
      </w:pPr>
    </w:p>
    <w:p w14:paraId="5014502D" w14:textId="77777777" w:rsidR="002A4F81" w:rsidRDefault="002A4F81" w:rsidP="002A4F81">
      <w:pPr>
        <w:widowControl w:val="0"/>
        <w:autoSpaceDE w:val="0"/>
        <w:autoSpaceDN w:val="0"/>
        <w:adjustRightInd w:val="0"/>
        <w:spacing w:after="240" w:line="360" w:lineRule="atLeast"/>
        <w:rPr>
          <w:rFonts w:ascii="Times" w:hAnsi="Times" w:cs="Times"/>
          <w:color w:val="000000"/>
        </w:rPr>
      </w:pPr>
    </w:p>
    <w:p w14:paraId="7B2427C4" w14:textId="77777777" w:rsidR="002A4F81" w:rsidRDefault="002A4F81"/>
    <w:p w14:paraId="1E9DA928" w14:textId="77777777" w:rsidR="00D37E76" w:rsidRDefault="00D37E76"/>
    <w:p w14:paraId="216F1E6D" w14:textId="77777777" w:rsidR="005F6B9A" w:rsidRPr="002147D2" w:rsidRDefault="00243C23">
      <w:pPr>
        <w:rPr>
          <w:b/>
        </w:rPr>
      </w:pPr>
      <w:r w:rsidRPr="002147D2">
        <w:rPr>
          <w:b/>
        </w:rPr>
        <w:t>Methods</w:t>
      </w:r>
    </w:p>
    <w:p w14:paraId="73C30A9E" w14:textId="77777777" w:rsidR="00243C23" w:rsidRPr="002147D2" w:rsidRDefault="00D37E76">
      <w:r w:rsidRPr="002147D2">
        <w:t>Data</w:t>
      </w:r>
      <w:r w:rsidR="00243C23" w:rsidRPr="002147D2">
        <w:t xml:space="preserve"> </w:t>
      </w:r>
    </w:p>
    <w:p w14:paraId="3FBB2EF0" w14:textId="18121A53" w:rsidR="0068309E" w:rsidRDefault="002147D2" w:rsidP="0068309E">
      <w:pPr>
        <w:rPr>
          <w:i/>
        </w:rPr>
      </w:pPr>
      <w:r>
        <w:rPr>
          <w:i/>
        </w:rPr>
        <w:t>Invertebrate surveys</w:t>
      </w:r>
    </w:p>
    <w:p w14:paraId="0B047978" w14:textId="272985A2" w:rsidR="00651366" w:rsidRDefault="0068309E" w:rsidP="00FF45DB">
      <w:r w:rsidRPr="0068309E">
        <w:tab/>
        <w:t xml:space="preserve">We combined multiple </w:t>
      </w:r>
      <w:r w:rsidR="009A31B2">
        <w:t xml:space="preserve">SCUBA </w:t>
      </w:r>
      <w:r w:rsidRPr="0068309E">
        <w:t>surveys conducted along the</w:t>
      </w:r>
      <w:r>
        <w:t xml:space="preserve"> </w:t>
      </w:r>
      <w:r w:rsidR="009A31B2">
        <w:t>Olympic coast to characterize the benthic invertebrate fauna</w:t>
      </w:r>
      <w:r w:rsidR="00651366">
        <w:t xml:space="preserve"> over time</w:t>
      </w:r>
      <w:r w:rsidR="009A31B2">
        <w:t xml:space="preserve"> at 10 focal sites (Fig. 1).  We extracted survey data from surveys conducted in 1987 (</w:t>
      </w:r>
      <w:proofErr w:type="spellStart"/>
      <w:r w:rsidR="009A31B2">
        <w:t>Kvitek</w:t>
      </w:r>
      <w:proofErr w:type="spellEnd"/>
      <w:r w:rsidR="009A31B2">
        <w:t xml:space="preserve"> et al. 19</w:t>
      </w:r>
      <w:r w:rsidR="00651366">
        <w:t xml:space="preserve">89, </w:t>
      </w:r>
      <w:r w:rsidR="00651366" w:rsidRPr="004B394C">
        <w:rPr>
          <w:highlight w:val="yellow"/>
        </w:rPr>
        <w:t>REF</w:t>
      </w:r>
      <w:r w:rsidR="00651366">
        <w:t>), 1995 (</w:t>
      </w:r>
      <w:r w:rsidR="00651366" w:rsidRPr="004B394C">
        <w:rPr>
          <w:highlight w:val="yellow"/>
        </w:rPr>
        <w:t>REF</w:t>
      </w:r>
      <w:r w:rsidR="00651366">
        <w:t>), and 1999 (</w:t>
      </w:r>
      <w:r w:rsidR="00651366" w:rsidRPr="004B394C">
        <w:rPr>
          <w:highlight w:val="yellow"/>
        </w:rPr>
        <w:t>REF</w:t>
      </w:r>
      <w:r w:rsidR="00651366">
        <w:t>) and conducted SCUBA surveys</w:t>
      </w:r>
      <w:r w:rsidR="009A31B2">
        <w:t xml:space="preserve"> </w:t>
      </w:r>
      <w:r w:rsidR="00651366">
        <w:t>i</w:t>
      </w:r>
      <w:r w:rsidR="009A31B2">
        <w:t>n August 2015</w:t>
      </w:r>
      <w:r w:rsidR="00FF45DB">
        <w:t xml:space="preserve"> (see below)</w:t>
      </w:r>
      <w:r w:rsidR="00651366">
        <w:t>.</w:t>
      </w:r>
      <w:r w:rsidR="009A31B2">
        <w:t xml:space="preserve"> </w:t>
      </w:r>
      <w:r w:rsidR="00651366">
        <w:t>Unfortunately, not all sites were visited in all years (see Table 1) and the survey methodologies varied among surveys but all involved a mix of quadrat and transect sampling</w:t>
      </w:r>
      <w:r w:rsidR="00FF45DB">
        <w:t xml:space="preserve"> conducted at shallow depths (5-1</w:t>
      </w:r>
      <w:r w:rsidR="004B394C">
        <w:t>2</w:t>
      </w:r>
      <w:r w:rsidR="00FF45DB">
        <w:t>m)</w:t>
      </w:r>
      <w:r w:rsidR="00651366">
        <w:t xml:space="preserve">. </w:t>
      </w:r>
      <w:r w:rsidR="00FF45DB">
        <w:t xml:space="preserve">Survey </w:t>
      </w:r>
      <w:r w:rsidR="00651366">
        <w:t>locations and survey d</w:t>
      </w:r>
      <w:r w:rsidR="00FF45DB">
        <w:t xml:space="preserve">epths were consistent over time.  We have estimates of mean density and standard deviation in </w:t>
      </w:r>
      <w:proofErr w:type="gramStart"/>
      <w:r w:rsidR="00FF45DB">
        <w:t>unit</w:t>
      </w:r>
      <w:r w:rsidR="007035AB">
        <w:t>s</w:t>
      </w:r>
      <w:proofErr w:type="gramEnd"/>
      <w:r w:rsidR="00FF45DB">
        <w:t xml:space="preserve"> m</w:t>
      </w:r>
      <w:r w:rsidR="00FF45DB">
        <w:rPr>
          <w:vertAlign w:val="superscript"/>
        </w:rPr>
        <w:t>-2</w:t>
      </w:r>
      <w:r w:rsidR="00FF45DB">
        <w:t xml:space="preserve"> from the years 1987, 1995, and 1999, but we lack the raw data at the quadrat </w:t>
      </w:r>
      <w:r w:rsidR="004B394C">
        <w:t>or transect level</w:t>
      </w:r>
      <w:r w:rsidR="00FF45DB">
        <w:t>. Importantly, the sampling design from 1987 – in which many quadrats were placed directly adjacent to one another – means that the number of independent replicates are far less tha</w:t>
      </w:r>
      <w:r w:rsidR="004B394C">
        <w:t xml:space="preserve">n the number of quadrats sampled (100; i.e. </w:t>
      </w:r>
      <w:r w:rsidR="00FF45DB">
        <w:t xml:space="preserve">the quadrats are pseudo-replicated). In the absence of the information to </w:t>
      </w:r>
      <w:r w:rsidR="004B394C">
        <w:t xml:space="preserve">empirically </w:t>
      </w:r>
      <w:r w:rsidR="00FF45DB">
        <w:t xml:space="preserve">estimate the effective sample size, we used a sample size of 20 for the 1987 data to better reflect this uncertainty. For 1999 we had both quadrat and transect information. We combined the quadrat and transect data by </w:t>
      </w:r>
      <w:r w:rsidR="007035AB">
        <w:t>first calculating the mean and SE</w:t>
      </w:r>
      <w:r w:rsidR="00FF45DB">
        <w:t xml:space="preserve"> for each data independently and combining the information using a weighted mean and weighted standard deviation. We used the inverse of SE</w:t>
      </w:r>
      <w:r w:rsidR="00FF45DB" w:rsidRPr="004D7A9C">
        <w:rPr>
          <w:vertAlign w:val="superscript"/>
        </w:rPr>
        <w:t>2</w:t>
      </w:r>
      <w:r w:rsidR="00FF45DB">
        <w:t xml:space="preserve"> as weights.   Similarly, in 1995 and 1999 surveys were conducted at two depths at each site (6</w:t>
      </w:r>
      <w:r w:rsidR="004B394C">
        <w:t>m</w:t>
      </w:r>
      <w:r w:rsidR="00FF45DB">
        <w:t xml:space="preserve"> an</w:t>
      </w:r>
      <w:r w:rsidR="004B394C">
        <w:t>d</w:t>
      </w:r>
      <w:r w:rsidR="00FF45DB">
        <w:t xml:space="preserve"> 12m). We elected to combine information from both depths, again weighting the different depths by SE</w:t>
      </w:r>
      <w:r w:rsidR="00FF45DB" w:rsidRPr="00200D90">
        <w:rPr>
          <w:vertAlign w:val="superscript"/>
        </w:rPr>
        <w:t>2</w:t>
      </w:r>
      <w:r w:rsidR="00FF45DB">
        <w:t>.</w:t>
      </w:r>
    </w:p>
    <w:p w14:paraId="45B4A09F" w14:textId="77777777" w:rsidR="009A31B2" w:rsidRDefault="00FF45DB" w:rsidP="0068309E">
      <w:r>
        <w:tab/>
      </w:r>
      <w:proofErr w:type="gramStart"/>
      <w:r w:rsidRPr="00FF45DB">
        <w:rPr>
          <w:highlight w:val="yellow"/>
        </w:rPr>
        <w:t>DESCRIPTION OF INVERT SURVEYS IN 2015.</w:t>
      </w:r>
      <w:proofErr w:type="gramEnd"/>
    </w:p>
    <w:p w14:paraId="2097130B" w14:textId="77777777" w:rsidR="00876EEE" w:rsidRDefault="00876EEE">
      <w:pPr>
        <w:rPr>
          <w:i/>
        </w:rPr>
      </w:pPr>
    </w:p>
    <w:p w14:paraId="4E0216A0" w14:textId="77777777" w:rsidR="0068309E" w:rsidRDefault="0068309E">
      <w:pPr>
        <w:rPr>
          <w:i/>
        </w:rPr>
      </w:pPr>
      <w:r>
        <w:rPr>
          <w:i/>
        </w:rPr>
        <w:t xml:space="preserve">Red Urchin Fishery closed in </w:t>
      </w:r>
      <w:proofErr w:type="spellStart"/>
      <w:r>
        <w:rPr>
          <w:i/>
        </w:rPr>
        <w:t>Neah</w:t>
      </w:r>
      <w:proofErr w:type="spellEnd"/>
      <w:r>
        <w:rPr>
          <w:i/>
        </w:rPr>
        <w:t xml:space="preserve"> Bay</w:t>
      </w:r>
      <w:r w:rsidR="002A0D4B">
        <w:rPr>
          <w:i/>
        </w:rPr>
        <w:t xml:space="preserve"> region (#5)</w:t>
      </w:r>
      <w:r>
        <w:rPr>
          <w:i/>
        </w:rPr>
        <w:t xml:space="preserve"> in 1995</w:t>
      </w:r>
    </w:p>
    <w:p w14:paraId="412ACC6B" w14:textId="77777777" w:rsidR="0068309E" w:rsidRDefault="0068309E">
      <w:pPr>
        <w:rPr>
          <w:i/>
        </w:rPr>
      </w:pPr>
    </w:p>
    <w:p w14:paraId="21F10BF9" w14:textId="77777777" w:rsidR="0068309E" w:rsidRDefault="0068309E">
      <w:pPr>
        <w:rPr>
          <w:i/>
        </w:rPr>
      </w:pPr>
    </w:p>
    <w:p w14:paraId="376526E6" w14:textId="77777777" w:rsidR="00D37E76" w:rsidRPr="00D37E76" w:rsidRDefault="00D37E76">
      <w:pPr>
        <w:rPr>
          <w:i/>
        </w:rPr>
      </w:pPr>
      <w:r w:rsidRPr="00D37E76">
        <w:rPr>
          <w:i/>
        </w:rPr>
        <w:t>Kelp</w:t>
      </w:r>
    </w:p>
    <w:p w14:paraId="06A5D90C" w14:textId="203F4BDF" w:rsidR="00810D5F" w:rsidRDefault="00243C23" w:rsidP="00A52FBE">
      <w:pPr>
        <w:ind w:firstLine="720"/>
      </w:pPr>
      <w:r>
        <w:t>We used publically available aerial surveys of algae from the Wa</w:t>
      </w:r>
      <w:r w:rsidR="004B394C">
        <w:t>shington Department of Natural R</w:t>
      </w:r>
      <w:r>
        <w:t xml:space="preserve">esources </w:t>
      </w:r>
      <w:r w:rsidR="004B394C">
        <w:t xml:space="preserve">(WDNR) </w:t>
      </w:r>
      <w:r>
        <w:t xml:space="preserve">to document changes in </w:t>
      </w:r>
      <w:r w:rsidR="007035AB">
        <w:t xml:space="preserve">canopy forming </w:t>
      </w:r>
      <w:r>
        <w:t>brown algae</w:t>
      </w:r>
      <w:r w:rsidR="004B394C">
        <w:t xml:space="preserve"> (</w:t>
      </w:r>
      <w:r w:rsidR="004B394C" w:rsidRPr="004B394C">
        <w:rPr>
          <w:highlight w:val="yellow"/>
        </w:rPr>
        <w:t>REF</w:t>
      </w:r>
      <w:r w:rsidR="004B394C">
        <w:t>)</w:t>
      </w:r>
      <w:r>
        <w:t xml:space="preserve">. We used </w:t>
      </w:r>
      <w:r w:rsidR="00810D5F">
        <w:t xml:space="preserve">the mostly </w:t>
      </w:r>
      <w:r>
        <w:t xml:space="preserve">annual </w:t>
      </w:r>
      <w:r w:rsidR="00810D5F">
        <w:t>surveys between 1989 and 2015 to examine changes in kelp area (no data were available for 1993)</w:t>
      </w:r>
      <w:r>
        <w:t>. Coastal kelp forests of the Olympic coast consist of a mix of giant kelp (</w:t>
      </w:r>
      <w:proofErr w:type="spellStart"/>
      <w:r>
        <w:rPr>
          <w:rFonts w:eastAsia="Times New Roman" w:cs="Times New Roman"/>
          <w:i/>
          <w:iCs/>
        </w:rPr>
        <w:t>Macrocystis</w:t>
      </w:r>
      <w:proofErr w:type="spellEnd"/>
      <w:r>
        <w:rPr>
          <w:rFonts w:eastAsia="Times New Roman" w:cs="Times New Roman"/>
          <w:i/>
          <w:iCs/>
        </w:rPr>
        <w:t xml:space="preserve"> </w:t>
      </w:r>
      <w:proofErr w:type="spellStart"/>
      <w:r>
        <w:rPr>
          <w:rFonts w:eastAsia="Times New Roman" w:cs="Times New Roman"/>
          <w:i/>
          <w:iCs/>
        </w:rPr>
        <w:t>pyrifera</w:t>
      </w:r>
      <w:proofErr w:type="spellEnd"/>
      <w:r>
        <w:rPr>
          <w:rFonts w:eastAsia="Times New Roman" w:cs="Times New Roman"/>
          <w:i/>
          <w:iCs/>
        </w:rPr>
        <w:t xml:space="preserve">) </w:t>
      </w:r>
      <w:r w:rsidRPr="00243C23">
        <w:rPr>
          <w:rFonts w:eastAsia="Times New Roman" w:cs="Times New Roman"/>
          <w:iCs/>
        </w:rPr>
        <w:t>and bull kelp</w:t>
      </w:r>
      <w:r w:rsidRPr="00243C23">
        <w:rPr>
          <w:rFonts w:eastAsia="Times New Roman" w:cs="Times New Roman"/>
          <w:b/>
          <w:i/>
          <w:iCs/>
        </w:rPr>
        <w:t xml:space="preserve"> </w:t>
      </w:r>
      <w:r>
        <w:rPr>
          <w:rFonts w:eastAsia="Times New Roman" w:cs="Times New Roman"/>
          <w:i/>
          <w:iCs/>
        </w:rPr>
        <w:t>(</w:t>
      </w:r>
      <w:proofErr w:type="spellStart"/>
      <w:r>
        <w:rPr>
          <w:rFonts w:eastAsia="Times New Roman" w:cs="Times New Roman"/>
          <w:i/>
          <w:iCs/>
        </w:rPr>
        <w:t>N</w:t>
      </w:r>
      <w:r w:rsidRPr="00243C23">
        <w:rPr>
          <w:rFonts w:eastAsia="Times New Roman" w:cs="Times New Roman"/>
          <w:i/>
          <w:iCs/>
        </w:rPr>
        <w:t>ereocystis</w:t>
      </w:r>
      <w:proofErr w:type="spellEnd"/>
      <w:r w:rsidRPr="00243C23">
        <w:rPr>
          <w:rFonts w:eastAsia="Times New Roman" w:cs="Times New Roman"/>
          <w:i/>
          <w:iCs/>
        </w:rPr>
        <w:t xml:space="preserve"> </w:t>
      </w:r>
      <w:proofErr w:type="spellStart"/>
      <w:r w:rsidRPr="00243C23">
        <w:rPr>
          <w:rFonts w:eastAsia="Times New Roman" w:cs="Times New Roman"/>
          <w:i/>
          <w:iCs/>
        </w:rPr>
        <w:t>luetkeana</w:t>
      </w:r>
      <w:proofErr w:type="spellEnd"/>
      <w:r>
        <w:rPr>
          <w:rFonts w:eastAsia="Times New Roman" w:cs="Times New Roman"/>
          <w:i/>
          <w:iCs/>
        </w:rPr>
        <w:t xml:space="preserve">).  </w:t>
      </w:r>
      <w:r w:rsidRPr="00243C23">
        <w:rPr>
          <w:rFonts w:eastAsia="Times New Roman" w:cs="Times New Roman"/>
          <w:iCs/>
        </w:rPr>
        <w:t xml:space="preserve">While </w:t>
      </w:r>
      <w:proofErr w:type="spellStart"/>
      <w:r>
        <w:rPr>
          <w:rFonts w:eastAsia="Times New Roman" w:cs="Times New Roman"/>
          <w:iCs/>
        </w:rPr>
        <w:t>overflight</w:t>
      </w:r>
      <w:proofErr w:type="spellEnd"/>
      <w:r>
        <w:rPr>
          <w:rFonts w:eastAsia="Times New Roman" w:cs="Times New Roman"/>
          <w:iCs/>
        </w:rPr>
        <w:t xml:space="preserve"> surveys differentiate between the two species (REF), we are primarily interested in the canopy habitat </w:t>
      </w:r>
      <w:r w:rsidR="00810D5F">
        <w:rPr>
          <w:rFonts w:eastAsia="Times New Roman" w:cs="Times New Roman"/>
          <w:iCs/>
        </w:rPr>
        <w:t>kelps</w:t>
      </w:r>
      <w:r w:rsidR="004B394C">
        <w:rPr>
          <w:rFonts w:eastAsia="Times New Roman" w:cs="Times New Roman"/>
          <w:iCs/>
        </w:rPr>
        <w:t xml:space="preserve"> provided</w:t>
      </w:r>
      <w:r w:rsidR="00810D5F">
        <w:rPr>
          <w:rFonts w:eastAsia="Times New Roman" w:cs="Times New Roman"/>
          <w:iCs/>
        </w:rPr>
        <w:t xml:space="preserve"> and so we focus on the total surface area provided by the two species. </w:t>
      </w:r>
      <w:r>
        <w:rPr>
          <w:rFonts w:eastAsia="Times New Roman" w:cs="Times New Roman"/>
          <w:iCs/>
        </w:rPr>
        <w:t xml:space="preserve">Additionally, the two species abundance </w:t>
      </w:r>
      <w:proofErr w:type="gramStart"/>
      <w:r>
        <w:rPr>
          <w:rFonts w:eastAsia="Times New Roman" w:cs="Times New Roman"/>
          <w:iCs/>
        </w:rPr>
        <w:t>are</w:t>
      </w:r>
      <w:proofErr w:type="gramEnd"/>
      <w:r>
        <w:rPr>
          <w:rFonts w:eastAsia="Times New Roman" w:cs="Times New Roman"/>
          <w:iCs/>
        </w:rPr>
        <w:t xml:space="preserve"> strongly po</w:t>
      </w:r>
      <w:r w:rsidR="00810D5F">
        <w:rPr>
          <w:rFonts w:eastAsia="Times New Roman" w:cs="Times New Roman"/>
          <w:iCs/>
        </w:rPr>
        <w:t>sitively correlated in the data (</w:t>
      </w:r>
      <w:proofErr w:type="spellStart"/>
      <w:r w:rsidR="00810D5F">
        <w:rPr>
          <w:rFonts w:eastAsia="Times New Roman" w:cs="Times New Roman"/>
          <w:iCs/>
        </w:rPr>
        <w:t>Pfister</w:t>
      </w:r>
      <w:proofErr w:type="spellEnd"/>
      <w:r w:rsidR="00810D5F">
        <w:rPr>
          <w:rFonts w:eastAsia="Times New Roman" w:cs="Times New Roman"/>
          <w:iCs/>
        </w:rPr>
        <w:t xml:space="preserve"> et al. </w:t>
      </w:r>
      <w:proofErr w:type="gramStart"/>
      <w:r w:rsidR="00810D5F">
        <w:rPr>
          <w:rFonts w:eastAsia="Times New Roman" w:cs="Times New Roman"/>
          <w:iCs/>
        </w:rPr>
        <w:t>In Review).</w:t>
      </w:r>
      <w:proofErr w:type="gramEnd"/>
      <w:r w:rsidR="00810D5F">
        <w:rPr>
          <w:rFonts w:eastAsia="Times New Roman" w:cs="Times New Roman"/>
          <w:iCs/>
        </w:rPr>
        <w:t xml:space="preserve"> </w:t>
      </w:r>
      <w:r>
        <w:t>We examine kelp</w:t>
      </w:r>
      <w:r w:rsidR="00810D5F">
        <w:t xml:space="preserve"> abundance at two scales. We use estimates of kelp area within discrete strata along the coast to provide estimates of local kelp area trends </w:t>
      </w:r>
      <w:r w:rsidR="00810D5F">
        <w:lastRenderedPageBreak/>
        <w:t xml:space="preserve">for each of our 10 focal study sites (see Fig. Supplement X). Additionally, we summed the area of kelp present in all strata between </w:t>
      </w:r>
      <w:proofErr w:type="spellStart"/>
      <w:r w:rsidR="00810D5F">
        <w:t>Neah</w:t>
      </w:r>
      <w:proofErr w:type="spellEnd"/>
      <w:r w:rsidR="00810D5F">
        <w:t xml:space="preserve"> Bay and Destruction Island (Fig. 1) to provide </w:t>
      </w:r>
      <w:proofErr w:type="gramStart"/>
      <w:r w:rsidR="00810D5F">
        <w:t xml:space="preserve">a </w:t>
      </w:r>
      <w:proofErr w:type="spellStart"/>
      <w:r w:rsidR="00810D5F">
        <w:t>coastwide</w:t>
      </w:r>
      <w:proofErr w:type="spellEnd"/>
      <w:proofErr w:type="gramEnd"/>
      <w:r w:rsidR="00810D5F">
        <w:t xml:space="preserve"> estimate kelp along the northern Olympic coast (see Supplement for list of survey strata used for each area and areas used to derive a total kelp area metric).</w:t>
      </w:r>
      <w:r w:rsidR="00B93F26">
        <w:t xml:space="preserve"> Surveys were conducted during peak kelp abundance in Washington (late summer: late July or early August)</w:t>
      </w:r>
      <w:r w:rsidR="00A52FBE">
        <w:t xml:space="preserve">. </w:t>
      </w:r>
      <w:r w:rsidR="00810D5F" w:rsidRPr="00810D5F">
        <w:rPr>
          <w:highlight w:val="yellow"/>
        </w:rPr>
        <w:t>BLAKE: add detailed methods if needed.</w:t>
      </w:r>
    </w:p>
    <w:p w14:paraId="374E765D" w14:textId="5649B1C5" w:rsidR="00A52FBE" w:rsidRDefault="00A52FBE" w:rsidP="00A52FBE">
      <w:pPr>
        <w:ind w:firstLine="720"/>
      </w:pPr>
      <w:r>
        <w:t xml:space="preserve">We calculated several metrics to quantify the trend and variability of kelp at each focal site. First we calculated the trend in kelp at each site be regressing the natural logarithm of kelp area against time. This produces an estimate of the exponential trend in kelp area.  We performed this analysis on the entire time-series  (1989-2015) and separately for the two halves of the time-series (1989-2001, 2002-2015).  Splitting the time series allowed us to </w:t>
      </w:r>
      <w:r w:rsidR="002D03AF">
        <w:t xml:space="preserve">explore how trends have shifted over time.  As estimates of population growth become progressively less precise with less data, we elected not to subdivide the time-series further.  ARBITRARY-NESS CRITIQUE. </w:t>
      </w:r>
    </w:p>
    <w:p w14:paraId="7D75554F" w14:textId="55B1787D" w:rsidR="002D03AF" w:rsidRDefault="002D03AF" w:rsidP="00A52FBE">
      <w:pPr>
        <w:ind w:firstLine="720"/>
      </w:pPr>
      <w:r>
        <w:t xml:space="preserve">After we estimated the trend in kelp, we calculated the standard deviation of observations around the estimated trend for each site and calculated the coefficient of variation (CV; CV= standard deviation / mean) for each site. We used the average kelp area for the mean abundance at each site.  Again we calculated these metrics for both the entire time-series and </w:t>
      </w:r>
      <w:r w:rsidR="00E27068">
        <w:t>separately for the two halves of the time-series.</w:t>
      </w:r>
    </w:p>
    <w:p w14:paraId="06234157" w14:textId="77777777" w:rsidR="004B394C" w:rsidRDefault="004B394C" w:rsidP="004B394C">
      <w:pPr>
        <w:ind w:firstLine="720"/>
      </w:pPr>
    </w:p>
    <w:p w14:paraId="28EDADF0" w14:textId="77777777" w:rsidR="00810D5F" w:rsidRPr="00D37E76" w:rsidRDefault="00D37E76" w:rsidP="002B316D">
      <w:pPr>
        <w:tabs>
          <w:tab w:val="left" w:pos="2450"/>
        </w:tabs>
        <w:rPr>
          <w:i/>
        </w:rPr>
      </w:pPr>
      <w:r>
        <w:rPr>
          <w:i/>
        </w:rPr>
        <w:t xml:space="preserve">Sea </w:t>
      </w:r>
      <w:r w:rsidR="00810D5F" w:rsidRPr="00D37E76">
        <w:rPr>
          <w:i/>
        </w:rPr>
        <w:t xml:space="preserve">Otter </w:t>
      </w:r>
    </w:p>
    <w:p w14:paraId="54D59F23" w14:textId="6DED2E92" w:rsidR="00237497" w:rsidRDefault="00810D5F">
      <w:r>
        <w:tab/>
        <w:t xml:space="preserve">We </w:t>
      </w:r>
      <w:r w:rsidR="00B93F26">
        <w:t>extracted otter location and abu</w:t>
      </w:r>
      <w:r w:rsidR="004B394C">
        <w:t>ndance information from public</w:t>
      </w:r>
      <w:r w:rsidR="00B93F26">
        <w:t xml:space="preserve">ly available research reports and published literature.  </w:t>
      </w:r>
      <w:proofErr w:type="gramStart"/>
      <w:r w:rsidR="00B93F26">
        <w:t>Otter surveys have been conducted by a mix of aerial survey and land-based observations since 1977</w:t>
      </w:r>
      <w:r w:rsidR="00D37E76">
        <w:t xml:space="preserve"> (see e.g. </w:t>
      </w:r>
      <w:r w:rsidR="00D37E76" w:rsidRPr="00D37E76">
        <w:rPr>
          <w:highlight w:val="yellow"/>
        </w:rPr>
        <w:t>THESE REPORTS</w:t>
      </w:r>
      <w:r w:rsidR="00D37E76">
        <w:t>)</w:t>
      </w:r>
      <w:r w:rsidR="00B93F26">
        <w:t xml:space="preserve">, </w:t>
      </w:r>
      <w:r w:rsidR="00663E28">
        <w:t>biennial surveys</w:t>
      </w:r>
      <w:r w:rsidR="00B93F26">
        <w:t xml:space="preserve"> through the 1980s (no data in 1979, 80, 82, 84, 86, or 88)</w:t>
      </w:r>
      <w:r w:rsidR="002B316D">
        <w:t>, and mostly annually</w:t>
      </w:r>
      <w:r w:rsidR="00663E28">
        <w:t xml:space="preserve"> surveys</w:t>
      </w:r>
      <w:r w:rsidR="002B316D">
        <w:t xml:space="preserve"> from 1989-2015</w:t>
      </w:r>
      <w:proofErr w:type="gramEnd"/>
      <w:r w:rsidR="00B93F26">
        <w:t xml:space="preserve"> (no data in 2009 or 2014). </w:t>
      </w:r>
      <w:r w:rsidR="002B316D">
        <w:t xml:space="preserve">We mapped the location of otter observations from WDFW reports to examine shifts in otter abundance and distribution over the time-series. </w:t>
      </w:r>
      <w:r w:rsidR="00B93F26">
        <w:t>We used total otter counts for</w:t>
      </w:r>
      <w:r w:rsidR="00DE46E6">
        <w:t xml:space="preserve"> all of</w:t>
      </w:r>
      <w:r w:rsidR="00B93F26">
        <w:t xml:space="preserve"> our analyses. Similar to the kelp data, otter surveys reflect summer distribution and abundance (REF). As otters are highly mobile predators with </w:t>
      </w:r>
      <w:r w:rsidR="002B316D">
        <w:t>substantial home-ranges and the potential to have distinct seasonal distributions</w:t>
      </w:r>
      <w:r w:rsidR="009676C7">
        <w:t xml:space="preserve"> </w:t>
      </w:r>
      <w:r w:rsidR="009676C7">
        <w:fldChar w:fldCharType="begin"/>
      </w:r>
      <w:r w:rsidR="00112BA4">
        <w:instrText xml:space="preserve"> ADDIN PAPERS2_CITATIONS &lt;citation&gt;&lt;uuid&gt;76FD6D5E-EA16-4453-B2EB-6E702ACC0D75&lt;/uuid&gt;&lt;priority&gt;0&lt;/priority&gt;&lt;publications&gt;&lt;publication&gt;&lt;type&gt;400&lt;/type&gt;&lt;publication_date&gt;99200900001200000000200000&lt;/publication_date&gt;&lt;title&gt;Spatial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Academic&lt;/title&gt;&lt;url&gt;https://academic.oup.com/jmammal/article-abstract/90/4/906/851626&lt;/url&gt;&lt;subtype&gt;400&lt;/subtype&gt;&lt;uuid&gt;3C91F8DE-26D4-4858-A560-83FE6C71615E&lt;/uuid&gt;&lt;bundle&gt;&lt;publication&gt;&lt;title&gt;Journal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9676C7">
        <w:fldChar w:fldCharType="separate"/>
      </w:r>
      <w:r w:rsidR="009676C7">
        <w:rPr>
          <w:rFonts w:ascii="Cambria" w:hAnsi="Cambria" w:cs="Cambria"/>
        </w:rPr>
        <w:t>{Laidre:2009td}</w:t>
      </w:r>
      <w:r w:rsidR="009676C7">
        <w:fldChar w:fldCharType="end"/>
      </w:r>
      <w:r w:rsidR="002B316D">
        <w:t>, our data only allow us to discuss summer distributions. However, anecdotal evidence does not suggest that winter distribution of ott</w:t>
      </w:r>
      <w:r w:rsidR="00BD0BE7">
        <w:t>e</w:t>
      </w:r>
      <w:r w:rsidR="009676C7">
        <w:t xml:space="preserve">rs are substantially different </w:t>
      </w:r>
      <w:r w:rsidR="009676C7">
        <w:fldChar w:fldCharType="begin"/>
      </w:r>
      <w:r w:rsidR="00112BA4">
        <w:instrText xml:space="preserve"> ADDIN PAPERS2_CITATIONS &lt;citation&gt;&lt;uuid&gt;D04E38F9-26E1-49A5-9278-26BA43A8F47D&lt;/uuid&gt;&lt;priority&gt;0&lt;/priority&gt;&lt;publications&gt;&lt;publication&gt;&lt;type&gt;400&lt;/type&gt;&lt;publication_date&gt;99200900001200000000200000&lt;/publication_date&gt;&lt;title&gt;Spatial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Academic&lt;/title&gt;&lt;url&gt;https://academic.oup.com/jmammal/article-abstract/90/4/906/851626&lt;/url&gt;&lt;subtype&gt;400&lt;/subtype&gt;&lt;uuid&gt;3C91F8DE-26D4-4858-A560-83FE6C71615E&lt;/uuid&gt;&lt;bundle&gt;&lt;publication&gt;&lt;title&gt;Journal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9676C7">
        <w:fldChar w:fldCharType="separate"/>
      </w:r>
      <w:r w:rsidR="009676C7">
        <w:rPr>
          <w:rFonts w:ascii="Cambria" w:hAnsi="Cambria" w:cs="Cambria"/>
        </w:rPr>
        <w:t>{Laidre:2009td}</w:t>
      </w:r>
      <w:r w:rsidR="009676C7">
        <w:fldChar w:fldCharType="end"/>
      </w:r>
      <w:r w:rsidR="00237497">
        <w:t>.</w:t>
      </w:r>
    </w:p>
    <w:p w14:paraId="06930780" w14:textId="636949C7" w:rsidR="009676C7" w:rsidRDefault="00237497" w:rsidP="006D282A">
      <w:pPr>
        <w:ind w:firstLine="720"/>
        <w:rPr>
          <w:rFonts w:ascii="Times" w:hAnsi="Times" w:cs="Times"/>
          <w:color w:val="151518"/>
        </w:rPr>
      </w:pPr>
      <w:r>
        <w:t xml:space="preserve">As we were interested in estimates of otter abundance at each survey site, we developed a kernel smoothed distribution of otters along the coast to incorporate uncertainty about how snapshot surveys from WDNR translate to the effective numbers of otters present at a given location. </w:t>
      </w:r>
      <w:r w:rsidR="006D282A">
        <w:t xml:space="preserve">We first developed a </w:t>
      </w:r>
      <w:proofErr w:type="gramStart"/>
      <w:r w:rsidR="006D282A">
        <w:t>one dimensional</w:t>
      </w:r>
      <w:proofErr w:type="gramEnd"/>
      <w:r w:rsidR="006D282A">
        <w:t xml:space="preserve"> coastline for the Olympic </w:t>
      </w:r>
      <w:proofErr w:type="spellStart"/>
      <w:r w:rsidR="006D282A">
        <w:t>Penninsula</w:t>
      </w:r>
      <w:proofErr w:type="spellEnd"/>
      <w:r w:rsidR="006D282A">
        <w:t xml:space="preserve"> and identified the position along this coastline for each listed WDNR survey location. </w:t>
      </w:r>
      <w:r w:rsidR="009676C7">
        <w:t>K</w:t>
      </w:r>
      <w:r w:rsidR="006D282A">
        <w:t xml:space="preserve">ernel </w:t>
      </w:r>
      <w:r w:rsidR="009676C7">
        <w:t xml:space="preserve">distributions </w:t>
      </w:r>
      <w:r w:rsidR="00B921CF">
        <w:t>generate a</w:t>
      </w:r>
      <w:r w:rsidR="009676C7">
        <w:t xml:space="preserve"> density of otters </w:t>
      </w:r>
      <w:r w:rsidR="00B921CF">
        <w:t xml:space="preserve">along the Olympic coastline by approximating the observed otter surveys as a </w:t>
      </w:r>
      <w:r w:rsidR="009676C7">
        <w:t xml:space="preserve">mixture </w:t>
      </w:r>
      <w:r w:rsidR="00B921CF">
        <w:t>distribution. W</w:t>
      </w:r>
      <w:r w:rsidR="009676C7">
        <w:t xml:space="preserve">e </w:t>
      </w:r>
      <w:r w:rsidR="00B921CF">
        <w:t>used normal kernels for our mixture components, placing a normal distribution centered at each</w:t>
      </w:r>
      <w:r w:rsidR="006D282A">
        <w:rPr>
          <w:rFonts w:ascii="Times" w:hAnsi="Times" w:cs="Times"/>
          <w:color w:val="151518"/>
        </w:rPr>
        <w:t xml:space="preserve"> survey location </w:t>
      </w:r>
      <w:r w:rsidR="009676C7">
        <w:rPr>
          <w:rFonts w:ascii="Times" w:hAnsi="Times" w:cs="Times"/>
          <w:color w:val="151518"/>
        </w:rPr>
        <w:t xml:space="preserve">and used a standard deviation </w:t>
      </w:r>
      <w:r w:rsidR="009676C7" w:rsidRPr="006D282A">
        <w:rPr>
          <w:rFonts w:ascii="Times" w:hAnsi="Times" w:cs="Times"/>
          <w:i/>
          <w:color w:val="151518"/>
        </w:rPr>
        <w:t>h</w:t>
      </w:r>
      <w:r w:rsidR="009676C7">
        <w:rPr>
          <w:rFonts w:ascii="Times" w:hAnsi="Times" w:cs="Times"/>
          <w:color w:val="151518"/>
        </w:rPr>
        <w:t xml:space="preserve"> (the bandwidth) that corresponds to the home-range size of otters </w:t>
      </w:r>
      <w:r w:rsidR="00112BA4">
        <w:rPr>
          <w:rFonts w:ascii="Times" w:hAnsi="Times" w:cs="Times"/>
          <w:color w:val="151518"/>
        </w:rPr>
        <w:t>of 40 km for the Washington coast (</w:t>
      </w:r>
      <w:r w:rsidR="00112BA4">
        <w:rPr>
          <w:rFonts w:ascii="Times" w:hAnsi="Times" w:cs="Times"/>
          <w:color w:val="151518"/>
        </w:rPr>
        <w:fldChar w:fldCharType="begin"/>
      </w:r>
      <w:r w:rsidR="00112BA4">
        <w:rPr>
          <w:rFonts w:ascii="Times" w:hAnsi="Times" w:cs="Times"/>
          <w:color w:val="151518"/>
        </w:rPr>
        <w:instrText xml:space="preserve"> ADDIN PAPERS2_CITATIONS &lt;citation&gt;&lt;uuid&gt;C2E2B616-8FF0-4808-861D-4C91AB92AD23&lt;/uuid&gt;&lt;priority&gt;0&lt;/priority&gt;&lt;publications&gt;&lt;publication&gt;&lt;type&gt;400&lt;/type&gt;&lt;publication_date&gt;99200900001200000000200000&lt;/publication_date&gt;&lt;title&gt;Spatial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Academic&lt;/title&gt;&lt;url&gt;https://academic.oup.com/jmammal/article-abstract/90/4/906/851626&lt;/url&gt;&lt;subtype&gt;400&lt;/subtype&gt;&lt;uuid&gt;D5F020D7-7040-48F7-8560-84CD8D7D93DE&lt;/uuid&gt;&lt;bundle&gt;&lt;publication&gt;&lt;title&gt;Journal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112BA4">
        <w:rPr>
          <w:rFonts w:ascii="Times" w:hAnsi="Times" w:cs="Times"/>
          <w:color w:val="151518"/>
        </w:rPr>
        <w:fldChar w:fldCharType="separate"/>
      </w:r>
      <w:r w:rsidR="00112BA4">
        <w:rPr>
          <w:rFonts w:ascii="Times" w:hAnsi="Times" w:cs="Times"/>
        </w:rPr>
        <w:t>{Laidre:2009tda}</w:t>
      </w:r>
      <w:r w:rsidR="00112BA4">
        <w:rPr>
          <w:rFonts w:ascii="Times" w:hAnsi="Times" w:cs="Times"/>
          <w:color w:val="151518"/>
        </w:rPr>
        <w:fldChar w:fldCharType="end"/>
      </w:r>
      <w:r w:rsidR="009676C7">
        <w:rPr>
          <w:rFonts w:ascii="Times" w:hAnsi="Times" w:cs="Times"/>
          <w:color w:val="151518"/>
        </w:rPr>
        <w:t xml:space="preserve">; </w:t>
      </w:r>
      <w:r w:rsidR="009676C7">
        <w:rPr>
          <w:rFonts w:ascii="Times" w:hAnsi="Times" w:cs="Times"/>
          <w:i/>
          <w:color w:val="151518"/>
        </w:rPr>
        <w:t xml:space="preserve">h </w:t>
      </w:r>
      <w:r w:rsidR="009676C7" w:rsidRPr="009676C7">
        <w:rPr>
          <w:rFonts w:ascii="Times" w:hAnsi="Times" w:cs="Times"/>
          <w:color w:val="151518"/>
        </w:rPr>
        <w:t>= 10.2</w:t>
      </w:r>
      <w:r w:rsidR="009676C7">
        <w:rPr>
          <w:rFonts w:ascii="Times" w:hAnsi="Times" w:cs="Times"/>
          <w:color w:val="151518"/>
        </w:rPr>
        <w:t>)</w:t>
      </w:r>
      <w:r w:rsidR="00B921CF">
        <w:rPr>
          <w:rFonts w:ascii="Times" w:hAnsi="Times" w:cs="Times"/>
          <w:color w:val="151518"/>
        </w:rPr>
        <w:t xml:space="preserve">.  </w:t>
      </w:r>
      <w:r w:rsidR="00425DEB">
        <w:rPr>
          <w:rFonts w:ascii="Times" w:hAnsi="Times" w:cs="Times"/>
          <w:color w:val="151518"/>
        </w:rPr>
        <w:t xml:space="preserve">The normal kernel at location </w:t>
      </w:r>
      <w:proofErr w:type="spellStart"/>
      <w:r w:rsidR="00425DEB" w:rsidRPr="00425DEB">
        <w:rPr>
          <w:rFonts w:ascii="Times" w:hAnsi="Times" w:cs="Times"/>
          <w:i/>
          <w:color w:val="151518"/>
        </w:rPr>
        <w:t>i</w:t>
      </w:r>
      <w:proofErr w:type="spellEnd"/>
      <w:r w:rsidR="00B921CF">
        <w:rPr>
          <w:rFonts w:ascii="Times" w:hAnsi="Times" w:cs="Times"/>
          <w:color w:val="151518"/>
        </w:rPr>
        <w:t xml:space="preserve"> </w:t>
      </w:r>
      <w:r w:rsidR="00425DEB">
        <w:rPr>
          <w:rFonts w:ascii="Times" w:hAnsi="Times" w:cs="Times"/>
          <w:color w:val="151518"/>
        </w:rPr>
        <w:t xml:space="preserve">in year </w:t>
      </w:r>
      <w:r w:rsidR="00425DEB" w:rsidRPr="00425DEB">
        <w:rPr>
          <w:rFonts w:ascii="Times" w:hAnsi="Times" w:cs="Times"/>
          <w:i/>
          <w:color w:val="151518"/>
        </w:rPr>
        <w:t>t</w:t>
      </w:r>
      <w:r w:rsidR="00425DEB">
        <w:rPr>
          <w:rFonts w:ascii="Times" w:hAnsi="Times" w:cs="Times"/>
          <w:color w:val="151518"/>
        </w:rPr>
        <w:t xml:space="preserve"> received </w:t>
      </w:r>
      <w:r w:rsidR="00B921CF">
        <w:rPr>
          <w:rFonts w:ascii="Times" w:hAnsi="Times" w:cs="Times"/>
          <w:color w:val="151518"/>
        </w:rPr>
        <w:t>a weight</w:t>
      </w:r>
      <w:r w:rsidR="00425DEB">
        <w:rPr>
          <w:rFonts w:ascii="Times" w:hAnsi="Times" w:cs="Times"/>
          <w:color w:val="151518"/>
        </w:rPr>
        <w:t xml:space="preserve">, </w:t>
      </w:r>
      <m:oMath>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m:t>
            </m:r>
            <w:proofErr w:type="gramStart"/>
            <m:r>
              <w:rPr>
                <w:rFonts w:ascii="Cambria Math" w:hAnsi="Cambria Math" w:cs="Times"/>
                <w:color w:val="151518"/>
              </w:rPr>
              <m:t>,t</m:t>
            </m:r>
            <w:proofErr w:type="gramEnd"/>
          </m:sub>
        </m:sSub>
      </m:oMath>
      <w:r w:rsidR="00B921CF">
        <w:rPr>
          <w:rFonts w:ascii="Times" w:hAnsi="Times" w:cs="Times"/>
          <w:color w:val="151518"/>
        </w:rPr>
        <w:t xml:space="preserve"> corresponding to </w:t>
      </w:r>
      <w:r w:rsidR="00425DEB">
        <w:rPr>
          <w:rFonts w:ascii="Times" w:hAnsi="Times" w:cs="Times"/>
          <w:color w:val="151518"/>
        </w:rPr>
        <w:t xml:space="preserve">proportion of total otters observed at each location: </w:t>
      </w:r>
      <m:oMath>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r>
          <w:rPr>
            <w:rFonts w:ascii="Cambria Math" w:hAnsi="Cambria Math" w:cs="Times"/>
            <w:color w:val="151518"/>
          </w:rPr>
          <m:t>=</m:t>
        </m:r>
        <m:f>
          <m:fPr>
            <m:ctrlPr>
              <w:rPr>
                <w:rFonts w:ascii="Cambria Math" w:hAnsi="Cambria Math" w:cs="Times"/>
                <w:i/>
                <w:color w:val="151518"/>
              </w:rPr>
            </m:ctrlPr>
          </m:fPr>
          <m:num>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num>
          <m:den>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den>
        </m:f>
      </m:oMath>
      <w:r w:rsidR="00425DEB">
        <w:rPr>
          <w:rFonts w:ascii="Times" w:hAnsi="Times" w:cs="Times"/>
          <w:color w:val="151518"/>
        </w:rPr>
        <w:t xml:space="preserve">, where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oMath>
      <w:r w:rsidR="00425DEB">
        <w:rPr>
          <w:rFonts w:ascii="Times" w:hAnsi="Times" w:cs="Times"/>
          <w:color w:val="151518"/>
        </w:rPr>
        <w:t>is the number of otters observed</w:t>
      </w:r>
      <w:r w:rsidR="002D3922">
        <w:rPr>
          <w:rFonts w:ascii="Times" w:hAnsi="Times" w:cs="Times"/>
          <w:color w:val="151518"/>
        </w:rPr>
        <w:t xml:space="preserve"> during the survey</w:t>
      </w:r>
      <w:r w:rsidR="00164402">
        <w:rPr>
          <w:rFonts w:ascii="Times" w:hAnsi="Times" w:cs="Times"/>
          <w:color w:val="151518"/>
        </w:rPr>
        <w:t xml:space="preserve"> and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r>
          <w:rPr>
            <w:rFonts w:ascii="Cambria Math" w:hAnsi="Cambria Math" w:cs="Times"/>
            <w:color w:val="151518"/>
          </w:rPr>
          <m:t>=</m:t>
        </m:r>
        <m:nary>
          <m:naryPr>
            <m:chr m:val="∑"/>
            <m:limLoc m:val="subSup"/>
            <m:supHide m:val="1"/>
            <m:ctrlPr>
              <w:rPr>
                <w:rFonts w:ascii="Cambria Math" w:hAnsi="Cambria Math" w:cs="Times"/>
                <w:i/>
                <w:color w:val="151518"/>
              </w:rPr>
            </m:ctrlPr>
          </m:naryPr>
          <m:sub>
            <m:r>
              <w:rPr>
                <w:rFonts w:ascii="Cambria Math" w:hAnsi="Cambria Math" w:cs="Times"/>
                <w:color w:val="151518"/>
              </w:rPr>
              <m:t>i</m:t>
            </m:r>
          </m:sub>
          <m:sup/>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nary>
      </m:oMath>
      <w:r w:rsidR="002D3922">
        <w:rPr>
          <w:rFonts w:ascii="Times" w:hAnsi="Times" w:cs="Times"/>
          <w:color w:val="151518"/>
        </w:rPr>
        <w:t xml:space="preserve">. Then the probability density function for otters along the coast in year </w:t>
      </w:r>
      <w:r w:rsidR="002D3922">
        <w:rPr>
          <w:rFonts w:ascii="Times" w:hAnsi="Times" w:cs="Times"/>
          <w:i/>
          <w:color w:val="151518"/>
        </w:rPr>
        <w:t xml:space="preserve">t </w:t>
      </w:r>
      <w:r w:rsidR="002D3922">
        <w:rPr>
          <w:rFonts w:ascii="Times" w:hAnsi="Times" w:cs="Times"/>
          <w:color w:val="151518"/>
        </w:rPr>
        <w:t>is</w:t>
      </w:r>
    </w:p>
    <w:p w14:paraId="4222CFEC" w14:textId="77777777" w:rsidR="00B921CF" w:rsidRDefault="00B921CF" w:rsidP="006D282A">
      <w:pPr>
        <w:ind w:firstLine="720"/>
        <w:rPr>
          <w:rFonts w:ascii="Times" w:hAnsi="Times" w:cs="Times"/>
          <w:color w:val="151518"/>
        </w:rPr>
      </w:pPr>
    </w:p>
    <w:p w14:paraId="3770BEA0" w14:textId="13129FF3" w:rsidR="00B921CF" w:rsidRDefault="00B921CF" w:rsidP="006D282A">
      <w:pPr>
        <w:ind w:firstLine="720"/>
        <w:rPr>
          <w:rFonts w:ascii="Times" w:hAnsi="Times" w:cs="Times"/>
          <w:color w:val="151518"/>
        </w:rPr>
      </w:pPr>
      <m:oMathPara>
        <m:oMath>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r>
            <w:rPr>
              <w:rFonts w:ascii="Cambria Math" w:hAnsi="Cambria Math" w:cs="Times"/>
              <w:color w:val="151518"/>
            </w:rPr>
            <m:t>=</m:t>
          </m:r>
          <m:nary>
            <m:naryPr>
              <m:chr m:val="∑"/>
              <m:limLoc m:val="undOvr"/>
              <m:ctrlPr>
                <w:rPr>
                  <w:rFonts w:ascii="Cambria Math" w:hAnsi="Cambria Math" w:cs="Times"/>
                  <w:i/>
                  <w:color w:val="151518"/>
                </w:rPr>
              </m:ctrlPr>
            </m:naryPr>
            <m:sub>
              <m:r>
                <w:rPr>
                  <w:rFonts w:ascii="Cambria Math" w:hAnsi="Cambria Math" w:cs="Times"/>
                  <w:color w:val="151518"/>
                </w:rPr>
                <m:t>i=1</m:t>
              </m:r>
            </m:sub>
            <m:sup>
              <m:r>
                <w:rPr>
                  <w:rFonts w:ascii="Cambria Math" w:hAnsi="Cambria Math" w:cs="Times"/>
                  <w:color w:val="151518"/>
                </w:rPr>
                <m:t>I</m:t>
              </m:r>
            </m:sup>
            <m:e>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f>
                <m:fPr>
                  <m:ctrlPr>
                    <w:rPr>
                      <w:rFonts w:ascii="Cambria Math" w:hAnsi="Cambria Math" w:cs="Times"/>
                      <w:i/>
                      <w:color w:val="151518"/>
                    </w:rPr>
                  </m:ctrlPr>
                </m:fPr>
                <m:num>
                  <m:r>
                    <w:rPr>
                      <w:rFonts w:ascii="Cambria Math" w:hAnsi="Cambria Math" w:cs="Times"/>
                      <w:color w:val="151518"/>
                    </w:rPr>
                    <m:t>1</m:t>
                  </m:r>
                </m:num>
                <m:den>
                  <m:rad>
                    <m:radPr>
                      <m:degHide m:val="1"/>
                      <m:ctrlPr>
                        <w:rPr>
                          <w:rFonts w:ascii="Cambria Math" w:hAnsi="Cambria Math" w:cs="Times"/>
                          <w:i/>
                          <w:color w:val="151518"/>
                        </w:rPr>
                      </m:ctrlPr>
                    </m:radPr>
                    <m:deg/>
                    <m:e>
                      <m:r>
                        <w:rPr>
                          <w:rFonts w:ascii="Cambria Math" w:hAnsi="Cambria Math" w:cs="Times"/>
                          <w:color w:val="151518"/>
                        </w:rPr>
                        <m:t>2π</m:t>
                      </m:r>
                    </m:e>
                  </m:rad>
                  <m:r>
                    <w:rPr>
                      <w:rFonts w:ascii="Cambria Math" w:hAnsi="Cambria Math" w:cs="Times"/>
                      <w:color w:val="151518"/>
                    </w:rPr>
                    <m:t>h</m:t>
                  </m:r>
                </m:den>
              </m:f>
              <m:r>
                <m:rPr>
                  <m:sty m:val="p"/>
                </m:rPr>
                <w:rPr>
                  <w:rFonts w:ascii="Cambria Math" w:hAnsi="Cambria Math" w:cs="Times"/>
                  <w:color w:val="151518"/>
                </w:rPr>
                <m:t>exp⁡</m:t>
              </m:r>
              <m:d>
                <m:dPr>
                  <m:ctrlPr>
                    <w:rPr>
                      <w:rFonts w:ascii="Cambria Math" w:hAnsi="Cambria Math" w:cs="Times"/>
                      <w:i/>
                      <w:color w:val="151518"/>
                    </w:rPr>
                  </m:ctrlPr>
                </m:dPr>
                <m:e>
                  <m:r>
                    <w:rPr>
                      <w:rFonts w:ascii="Cambria Math" w:hAnsi="Cambria Math" w:cs="Times"/>
                      <w:color w:val="151518"/>
                    </w:rPr>
                    <m:t>-</m:t>
                  </m:r>
                  <m:f>
                    <m:fPr>
                      <m:ctrlPr>
                        <w:rPr>
                          <w:rFonts w:ascii="Cambria Math" w:hAnsi="Cambria Math" w:cs="Times"/>
                          <w:i/>
                          <w:color w:val="151518"/>
                        </w:rPr>
                      </m:ctrlPr>
                    </m:fPr>
                    <m:num>
                      <m:sSup>
                        <m:sSupPr>
                          <m:ctrlPr>
                            <w:rPr>
                              <w:rFonts w:ascii="Cambria Math" w:hAnsi="Cambria Math" w:cs="Times"/>
                              <w:i/>
                              <w:color w:val="151518"/>
                            </w:rPr>
                          </m:ctrlPr>
                        </m:sSupPr>
                        <m:e>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r>
                                <w:rPr>
                                  <w:rFonts w:ascii="Cambria Math" w:hAnsi="Cambria Math" w:cs="Times"/>
                                  <w:color w:val="151518"/>
                                </w:rPr>
                                <m:t>-</m:t>
                              </m:r>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d>
                        </m:e>
                        <m:sup>
                          <m:r>
                            <w:rPr>
                              <w:rFonts w:ascii="Cambria Math" w:hAnsi="Cambria Math" w:cs="Times"/>
                              <w:color w:val="151518"/>
                            </w:rPr>
                            <m:t>2</m:t>
                          </m:r>
                        </m:sup>
                      </m:sSup>
                    </m:num>
                    <m:den>
                      <m:r>
                        <w:rPr>
                          <w:rFonts w:ascii="Cambria Math" w:hAnsi="Cambria Math" w:cs="Times"/>
                          <w:color w:val="151518"/>
                        </w:rPr>
                        <m:t>2</m:t>
                      </m:r>
                      <m:sSup>
                        <m:sSupPr>
                          <m:ctrlPr>
                            <w:rPr>
                              <w:rFonts w:ascii="Cambria Math" w:hAnsi="Cambria Math" w:cs="Times"/>
                              <w:i/>
                              <w:color w:val="151518"/>
                            </w:rPr>
                          </m:ctrlPr>
                        </m:sSupPr>
                        <m:e>
                          <m:r>
                            <w:rPr>
                              <w:rFonts w:ascii="Cambria Math" w:hAnsi="Cambria Math" w:cs="Times"/>
                              <w:color w:val="151518"/>
                            </w:rPr>
                            <m:t>h</m:t>
                          </m:r>
                        </m:e>
                        <m:sup>
                          <m:r>
                            <w:rPr>
                              <w:rFonts w:ascii="Cambria Math" w:hAnsi="Cambria Math" w:cs="Times"/>
                              <w:color w:val="151518"/>
                            </w:rPr>
                            <m:t>2</m:t>
                          </m:r>
                        </m:sup>
                      </m:sSup>
                    </m:den>
                  </m:f>
                </m:e>
              </m:d>
            </m:e>
          </m:nary>
        </m:oMath>
      </m:oMathPara>
    </w:p>
    <w:p w14:paraId="027D6568" w14:textId="77777777" w:rsidR="002D3922" w:rsidRDefault="002D3922" w:rsidP="002D3922">
      <w:pPr>
        <w:rPr>
          <w:rFonts w:ascii="Times" w:hAnsi="Times" w:cs="Times"/>
          <w:color w:val="151518"/>
        </w:rPr>
      </w:pPr>
    </w:p>
    <w:p w14:paraId="1DD655E7" w14:textId="5C3FB183" w:rsidR="002D3922" w:rsidRDefault="002D3922" w:rsidP="002D3922">
      <w:pPr>
        <w:rPr>
          <w:rFonts w:ascii="Times" w:hAnsi="Times" w:cs="Times"/>
          <w:color w:val="151518"/>
        </w:rPr>
      </w:pPr>
      <w:proofErr w:type="gramStart"/>
      <w:r>
        <w:rPr>
          <w:rFonts w:ascii="Times" w:hAnsi="Times" w:cs="Times"/>
          <w:color w:val="151518"/>
        </w:rPr>
        <w:t>where</w:t>
      </w:r>
      <w:proofErr w:type="gramEnd"/>
      <w:r>
        <w:rPr>
          <w:rFonts w:ascii="Times" w:hAnsi="Times" w:cs="Times"/>
          <w:color w:val="151518"/>
        </w:rPr>
        <w:t xml:space="preserve"> </w:t>
      </w:r>
      <m:oMath>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oMath>
      <w:r>
        <w:rPr>
          <w:rFonts w:ascii="Times" w:hAnsi="Times" w:cs="Times"/>
          <w:color w:val="151518"/>
        </w:rPr>
        <w:t xml:space="preserve"> integrates to 1. </w:t>
      </w:r>
      <w:r w:rsidR="00A513A0">
        <w:rPr>
          <w:rFonts w:ascii="Times" w:hAnsi="Times" w:cs="Times"/>
          <w:color w:val="151518"/>
        </w:rPr>
        <w:t xml:space="preserve">We let </w:t>
      </w:r>
      <m:oMath>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 xml:space="preserve"> </m:t>
        </m:r>
      </m:oMath>
      <w:r w:rsidR="00A513A0">
        <w:rPr>
          <w:rFonts w:ascii="Times" w:hAnsi="Times" w:cs="Times"/>
          <w:color w:val="151518"/>
        </w:rPr>
        <w:t xml:space="preserve">be the shoreline position of the </w:t>
      </w:r>
      <w:proofErr w:type="spellStart"/>
      <w:r w:rsidR="00A513A0" w:rsidRPr="00A513A0">
        <w:rPr>
          <w:rFonts w:ascii="Times" w:hAnsi="Times" w:cs="Times"/>
          <w:i/>
          <w:color w:val="151518"/>
        </w:rPr>
        <w:t>j</w:t>
      </w:r>
      <w:r w:rsidR="00A513A0" w:rsidRPr="00A513A0">
        <w:rPr>
          <w:rFonts w:ascii="Times" w:hAnsi="Times" w:cs="Times"/>
          <w:color w:val="151518"/>
          <w:vertAlign w:val="superscript"/>
        </w:rPr>
        <w:t>th</w:t>
      </w:r>
      <w:proofErr w:type="spellEnd"/>
      <w:r w:rsidR="00A513A0">
        <w:rPr>
          <w:rFonts w:ascii="Times" w:hAnsi="Times" w:cs="Times"/>
          <w:color w:val="151518"/>
        </w:rPr>
        <w:t xml:space="preserve"> </w:t>
      </w:r>
      <w:r w:rsidR="008C6CCD">
        <w:rPr>
          <w:rFonts w:ascii="Times" w:hAnsi="Times" w:cs="Times"/>
          <w:color w:val="151518"/>
        </w:rPr>
        <w:t>focal site</w:t>
      </w:r>
      <w:r w:rsidR="00A513A0">
        <w:rPr>
          <w:rFonts w:ascii="Times" w:hAnsi="Times" w:cs="Times"/>
          <w:color w:val="151518"/>
        </w:rPr>
        <w:t xml:space="preserve"> and </w:t>
      </w:r>
      <w:r>
        <w:rPr>
          <w:rFonts w:ascii="Times" w:hAnsi="Times" w:cs="Times"/>
          <w:color w:val="151518"/>
        </w:rPr>
        <w:t>used this density to calculate the number of sea otters within a 10km shoreline ra</w:t>
      </w:r>
      <w:r w:rsidR="008815E6">
        <w:rPr>
          <w:rFonts w:ascii="Times" w:hAnsi="Times" w:cs="Times"/>
          <w:color w:val="151518"/>
        </w:rPr>
        <w:t xml:space="preserve">dius of our </w:t>
      </w:r>
      <w:r w:rsidR="008C6CCD">
        <w:rPr>
          <w:rFonts w:ascii="Times" w:hAnsi="Times" w:cs="Times"/>
          <w:color w:val="151518"/>
        </w:rPr>
        <w:t xml:space="preserve">focal sites in each year,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d>
          <m:dPr>
            <m:ctrlPr>
              <w:rPr>
                <w:rFonts w:ascii="Cambria Math" w:hAnsi="Cambria Math" w:cs="Times"/>
                <w:i/>
                <w:color w:val="151518"/>
              </w:rPr>
            </m:ctrlPr>
          </m:dPr>
          <m:e>
            <m:r>
              <w:rPr>
                <w:rFonts w:ascii="Cambria Math" w:hAnsi="Cambria Math" w:cs="Times"/>
                <w:color w:val="151518"/>
              </w:rPr>
              <m:t>j</m:t>
            </m:r>
          </m:e>
        </m:d>
        <m:r>
          <w:rPr>
            <w:rFonts w:ascii="Cambria Math" w:hAnsi="Cambria Math" w:cs="Times"/>
            <w:color w:val="151518"/>
          </w:rPr>
          <m:t>,</m:t>
        </m:r>
      </m:oMath>
      <w:r w:rsidR="00A513A0">
        <w:rPr>
          <w:rFonts w:ascii="Times" w:hAnsi="Times" w:cs="Times"/>
          <w:color w:val="151518"/>
        </w:rPr>
        <w:t xml:space="preserve"> </w:t>
      </w:r>
    </w:p>
    <w:p w14:paraId="42AA41C1" w14:textId="7B466A08" w:rsidR="002D3922" w:rsidRDefault="008815E6" w:rsidP="002D3922">
      <w:pPr>
        <w:rPr>
          <w:rFonts w:ascii="Times" w:hAnsi="Times" w:cs="Times"/>
          <w:color w:val="151518"/>
        </w:rPr>
      </w:pPr>
      <m:oMathPara>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r>
            <w:rPr>
              <w:rFonts w:ascii="Cambria Math" w:hAnsi="Cambria Math" w:cs="Times"/>
              <w:color w:val="151518"/>
            </w:rPr>
            <m:t>(</m:t>
          </m:r>
          <m:r>
            <w:rPr>
              <w:rFonts w:ascii="Cambria Math" w:hAnsi="Cambria Math" w:cs="Times"/>
              <w:color w:val="151518"/>
            </w:rPr>
            <m:t>j</m:t>
          </m:r>
          <m:r>
            <w:rPr>
              <w:rFonts w:ascii="Cambria Math" w:hAnsi="Cambria Math" w:cs="Times"/>
              <w:color w:val="151518"/>
            </w:rPr>
            <m:t>)</m:t>
          </m:r>
          <m:r>
            <w:rPr>
              <w:rFonts w:ascii="Cambria Math" w:hAnsi="Cambria Math" w:cs="Times"/>
              <w:color w:val="151518"/>
            </w:rPr>
            <m:t>=</m:t>
          </m:r>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nary>
            <m:naryPr>
              <m:limLoc m:val="subSup"/>
              <m:ctrlPr>
                <w:rPr>
                  <w:rFonts w:ascii="Cambria Math" w:hAnsi="Cambria Math" w:cs="Times"/>
                  <w:i/>
                  <w:color w:val="151518"/>
                </w:rPr>
              </m:ctrlPr>
            </m:naryPr>
            <m:sub>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-10</m:t>
              </m:r>
            </m:sub>
            <m:sup>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+10</m:t>
              </m:r>
            </m:sup>
            <m:e>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r>
                <w:rPr>
                  <w:rFonts w:ascii="Cambria Math" w:hAnsi="Cambria Math" w:cs="Times"/>
                  <w:color w:val="151518"/>
                </w:rPr>
                <m:t>dX</m:t>
              </m:r>
            </m:e>
          </m:nary>
        </m:oMath>
      </m:oMathPara>
    </w:p>
    <w:p w14:paraId="29D5E493" w14:textId="77777777" w:rsidR="002D3922" w:rsidRDefault="002D3922" w:rsidP="002D3922">
      <w:pPr>
        <w:rPr>
          <w:rFonts w:ascii="Times" w:hAnsi="Times" w:cs="Times"/>
          <w:color w:val="151518"/>
        </w:rPr>
      </w:pPr>
    </w:p>
    <w:p w14:paraId="7EC88718" w14:textId="77777777" w:rsidR="002D3922" w:rsidRDefault="002D3922" w:rsidP="002D3922">
      <w:pPr>
        <w:rPr>
          <w:rFonts w:ascii="Times" w:hAnsi="Times" w:cs="Times"/>
          <w:color w:val="151518"/>
        </w:rPr>
      </w:pPr>
    </w:p>
    <w:p w14:paraId="1D984042" w14:textId="72410D70" w:rsidR="008C6CCD" w:rsidRDefault="008C6CCD" w:rsidP="002D3922">
      <w:pPr>
        <w:rPr>
          <w:rFonts w:ascii="Times" w:hAnsi="Times" w:cs="Times"/>
          <w:color w:val="151518"/>
        </w:rPr>
      </w:pPr>
      <w:r>
        <w:rPr>
          <w:rFonts w:ascii="Times" w:hAnsi="Times" w:cs="Times"/>
          <w:color w:val="151518"/>
        </w:rPr>
        <w:t>This provides an abundance of otters in each year over a standardized shoreline and makes comparisons among sites and across time at a given site possible.</w:t>
      </w:r>
    </w:p>
    <w:p w14:paraId="44AD7407" w14:textId="5503A188" w:rsidR="008C6CCD" w:rsidRPr="00112BA4" w:rsidRDefault="008C6CCD" w:rsidP="008C6CCD">
      <w:pPr>
        <w:ind w:firstLine="720"/>
        <w:rPr>
          <w:rFonts w:ascii="Times" w:hAnsi="Times" w:cs="Times"/>
          <w:i/>
          <w:color w:val="151518"/>
        </w:rPr>
      </w:pPr>
      <w:r>
        <w:rPr>
          <w:rFonts w:ascii="Times" w:hAnsi="Times" w:cs="Times"/>
          <w:color w:val="151518"/>
        </w:rPr>
        <w:t>Due to uncertainty in the effective home-range size of sea otters, we performed sensitivity analyses using a</w:t>
      </w:r>
      <w:r w:rsidR="00164402">
        <w:rPr>
          <w:rFonts w:ascii="Times" w:hAnsi="Times" w:cs="Times"/>
          <w:color w:val="151518"/>
        </w:rPr>
        <w:t xml:space="preserve"> range of alternative bandwidths (</w:t>
      </w:r>
      <w:r w:rsidR="00164402" w:rsidRPr="00112BA4">
        <w:rPr>
          <w:rFonts w:ascii="Times" w:hAnsi="Times" w:cs="Times"/>
          <w:i/>
          <w:color w:val="151518"/>
        </w:rPr>
        <w:t>h</w:t>
      </w:r>
      <w:r w:rsidR="00164402">
        <w:rPr>
          <w:rFonts w:ascii="Times" w:hAnsi="Times" w:cs="Times"/>
          <w:color w:val="151518"/>
        </w:rPr>
        <w:t xml:space="preserve"> between 5 and 15). The qualitative results </w:t>
      </w:r>
      <w:r w:rsidR="00112BA4">
        <w:rPr>
          <w:rFonts w:ascii="Times" w:hAnsi="Times" w:cs="Times"/>
          <w:color w:val="151518"/>
        </w:rPr>
        <w:t xml:space="preserve">did not change with </w:t>
      </w:r>
      <w:r w:rsidR="00164402">
        <w:rPr>
          <w:rFonts w:ascii="Times" w:hAnsi="Times" w:cs="Times"/>
          <w:color w:val="151518"/>
        </w:rPr>
        <w:t xml:space="preserve">alternate </w:t>
      </w:r>
      <w:r w:rsidR="00112BA4">
        <w:rPr>
          <w:rFonts w:ascii="Times" w:hAnsi="Times" w:cs="Times"/>
          <w:color w:val="151518"/>
        </w:rPr>
        <w:t>bandwidths.</w:t>
      </w:r>
    </w:p>
    <w:p w14:paraId="6DF39BFA" w14:textId="77777777" w:rsidR="002D3922" w:rsidRDefault="002D3922" w:rsidP="002D3922">
      <w:pPr>
        <w:rPr>
          <w:rFonts w:ascii="Times" w:hAnsi="Times" w:cs="Times"/>
          <w:color w:val="151518"/>
        </w:rPr>
      </w:pPr>
    </w:p>
    <w:p w14:paraId="0E093ED1" w14:textId="77777777" w:rsidR="00FE5C40" w:rsidRDefault="00FE5C40">
      <w:r>
        <w:br w:type="page"/>
      </w:r>
    </w:p>
    <w:p w14:paraId="13BB8543" w14:textId="77777777" w:rsidR="00D37E76" w:rsidRDefault="00D37E76">
      <w:r>
        <w:t>Analyses for each type</w:t>
      </w:r>
    </w:p>
    <w:p w14:paraId="1BF40AB2" w14:textId="77777777" w:rsidR="00D37E76" w:rsidRDefault="00D37E76">
      <w:r>
        <w:tab/>
        <w:t xml:space="preserve">Kelp: </w:t>
      </w:r>
    </w:p>
    <w:p w14:paraId="7C4B20B5" w14:textId="77777777" w:rsidR="00D37E76" w:rsidRDefault="0068309E" w:rsidP="0068309E">
      <w:pPr>
        <w:pStyle w:val="ListParagraph"/>
        <w:numPr>
          <w:ilvl w:val="0"/>
          <w:numId w:val="1"/>
        </w:numPr>
      </w:pPr>
      <w:r>
        <w:t>Area</w:t>
      </w:r>
    </w:p>
    <w:p w14:paraId="6932BBFC" w14:textId="77777777" w:rsidR="0068309E" w:rsidRDefault="0068309E" w:rsidP="0068309E">
      <w:pPr>
        <w:pStyle w:val="ListParagraph"/>
        <w:numPr>
          <w:ilvl w:val="1"/>
          <w:numId w:val="1"/>
        </w:numPr>
      </w:pPr>
      <w:r>
        <w:t>Total</w:t>
      </w:r>
    </w:p>
    <w:p w14:paraId="5A6292AE" w14:textId="77777777" w:rsidR="0068309E" w:rsidRDefault="0068309E" w:rsidP="0068309E">
      <w:pPr>
        <w:pStyle w:val="ListParagraph"/>
        <w:numPr>
          <w:ilvl w:val="1"/>
          <w:numId w:val="1"/>
        </w:numPr>
      </w:pPr>
      <w:r>
        <w:t>By each strata associated with invertebrate surveys</w:t>
      </w:r>
    </w:p>
    <w:p w14:paraId="12A1F8C7" w14:textId="77777777" w:rsidR="0068309E" w:rsidRDefault="0068309E" w:rsidP="0068309E">
      <w:pPr>
        <w:pStyle w:val="ListParagraph"/>
        <w:numPr>
          <w:ilvl w:val="0"/>
          <w:numId w:val="1"/>
        </w:numPr>
      </w:pPr>
      <w:r>
        <w:t>Trend since 1990</w:t>
      </w:r>
    </w:p>
    <w:p w14:paraId="6AD19C6B" w14:textId="77777777" w:rsidR="0068309E" w:rsidRDefault="0068309E" w:rsidP="0068309E">
      <w:pPr>
        <w:pStyle w:val="ListParagraph"/>
        <w:numPr>
          <w:ilvl w:val="1"/>
          <w:numId w:val="1"/>
        </w:numPr>
      </w:pPr>
      <w:r>
        <w:t>Regression to estimate exponential change in area since 1990 by region</w:t>
      </w:r>
    </w:p>
    <w:p w14:paraId="066AA292" w14:textId="77777777" w:rsidR="002A0D4B" w:rsidRDefault="00FF45DB" w:rsidP="00FF45DB">
      <w:pPr>
        <w:ind w:left="720"/>
      </w:pPr>
      <w:r>
        <w:t>Otters</w:t>
      </w:r>
      <w:r w:rsidR="00FE5C40">
        <w:t>:</w:t>
      </w:r>
    </w:p>
    <w:p w14:paraId="43EB6B85" w14:textId="77777777" w:rsidR="00FF45DB" w:rsidRDefault="00FF45DB" w:rsidP="00FF45DB">
      <w:pPr>
        <w:pStyle w:val="ListParagraph"/>
        <w:numPr>
          <w:ilvl w:val="0"/>
          <w:numId w:val="2"/>
        </w:numPr>
      </w:pPr>
      <w:r>
        <w:t xml:space="preserve">Total </w:t>
      </w:r>
      <w:proofErr w:type="spellStart"/>
      <w:r>
        <w:t>Coastwide</w:t>
      </w:r>
      <w:proofErr w:type="spellEnd"/>
    </w:p>
    <w:p w14:paraId="398894CC" w14:textId="77777777" w:rsidR="00FF45DB" w:rsidRDefault="00FF45DB" w:rsidP="00FF45DB">
      <w:pPr>
        <w:pStyle w:val="ListParagraph"/>
        <w:numPr>
          <w:ilvl w:val="0"/>
          <w:numId w:val="2"/>
        </w:numPr>
      </w:pPr>
      <w:r>
        <w:t xml:space="preserve">Kernel density smoothed onto 1D shoreline for each </w:t>
      </w:r>
      <w:r w:rsidR="00FE5C40">
        <w:t>focal area using a kernel of 10</w:t>
      </w:r>
      <w:r>
        <w:t>km or so corresponding to a 95% home range of 40km</w:t>
      </w:r>
      <w:r w:rsidR="00FE5C40">
        <w:t>.</w:t>
      </w:r>
    </w:p>
    <w:p w14:paraId="47C13AE3" w14:textId="77777777" w:rsidR="00FE5C40" w:rsidRDefault="00FE5C40" w:rsidP="00FE5C40">
      <w:pPr>
        <w:pStyle w:val="ListParagraph"/>
        <w:numPr>
          <w:ilvl w:val="1"/>
          <w:numId w:val="2"/>
        </w:numPr>
      </w:pPr>
      <w:r>
        <w:t>Center of gravity</w:t>
      </w:r>
    </w:p>
    <w:p w14:paraId="5AFCFC11" w14:textId="77777777" w:rsidR="00FE5C40" w:rsidRDefault="00FE5C40" w:rsidP="00FE5C40">
      <w:pPr>
        <w:pStyle w:val="ListParagraph"/>
        <w:numPr>
          <w:ilvl w:val="0"/>
          <w:numId w:val="2"/>
        </w:numPr>
      </w:pPr>
      <w:r>
        <w:t>Local population trend</w:t>
      </w:r>
    </w:p>
    <w:p w14:paraId="365EFDB4" w14:textId="77777777" w:rsidR="00FE5C40" w:rsidRDefault="00FE5C40" w:rsidP="00FE5C40">
      <w:pPr>
        <w:pStyle w:val="ListParagraph"/>
        <w:numPr>
          <w:ilvl w:val="1"/>
          <w:numId w:val="2"/>
        </w:numPr>
      </w:pPr>
      <w:r>
        <w:t>Regression to estimate exponential change in area since 1990.</w:t>
      </w:r>
    </w:p>
    <w:p w14:paraId="789CF38B" w14:textId="77777777" w:rsidR="00876EEE" w:rsidRDefault="00876EEE" w:rsidP="00876EEE">
      <w:pPr>
        <w:ind w:left="720"/>
      </w:pPr>
    </w:p>
    <w:p w14:paraId="4A8C78BC" w14:textId="5F812608" w:rsidR="00876EEE" w:rsidRDefault="00876EEE" w:rsidP="00876EEE">
      <w:pPr>
        <w:ind w:left="720"/>
      </w:pPr>
      <w:r>
        <w:t>Invertebrates:</w:t>
      </w:r>
    </w:p>
    <w:p w14:paraId="38381841" w14:textId="22AD68F8" w:rsidR="00876EEE" w:rsidRDefault="0021570E" w:rsidP="00876EEE">
      <w:pPr>
        <w:pStyle w:val="ListParagraph"/>
        <w:numPr>
          <w:ilvl w:val="0"/>
          <w:numId w:val="7"/>
        </w:numPr>
      </w:pPr>
      <w:r>
        <w:t>Patterns for major herbivores (urchins)</w:t>
      </w:r>
    </w:p>
    <w:p w14:paraId="07C4C45A" w14:textId="173125A5" w:rsidR="0021570E" w:rsidRDefault="0021570E" w:rsidP="00876EEE">
      <w:pPr>
        <w:pStyle w:val="ListParagraph"/>
        <w:numPr>
          <w:ilvl w:val="0"/>
          <w:numId w:val="7"/>
        </w:numPr>
      </w:pPr>
      <w:r>
        <w:t>Sea stars</w:t>
      </w:r>
    </w:p>
    <w:p w14:paraId="16E9821C" w14:textId="10879A11" w:rsidR="0021570E" w:rsidRDefault="0021570E" w:rsidP="00876EEE">
      <w:pPr>
        <w:pStyle w:val="ListParagraph"/>
        <w:numPr>
          <w:ilvl w:val="0"/>
          <w:numId w:val="7"/>
        </w:numPr>
      </w:pPr>
      <w:proofErr w:type="spellStart"/>
      <w:r>
        <w:t>Cucs</w:t>
      </w:r>
      <w:proofErr w:type="spellEnd"/>
      <w:r>
        <w:t xml:space="preserve"> </w:t>
      </w:r>
    </w:p>
    <w:p w14:paraId="5CFF55D3" w14:textId="77777777" w:rsidR="00876EEE" w:rsidRDefault="00876EEE" w:rsidP="002A0D4B"/>
    <w:p w14:paraId="76F20CF4" w14:textId="77777777" w:rsidR="00FE5C40" w:rsidRDefault="00FE5C40" w:rsidP="00FE5C40">
      <w:pPr>
        <w:ind w:firstLine="720"/>
      </w:pPr>
      <w:r>
        <w:t>Comparisons:</w:t>
      </w:r>
    </w:p>
    <w:p w14:paraId="4384B0B0" w14:textId="09100BD1" w:rsidR="009233D6" w:rsidRDefault="00FE5C40" w:rsidP="00FE5C40">
      <w:pPr>
        <w:pStyle w:val="ListParagraph"/>
        <w:numPr>
          <w:ilvl w:val="0"/>
          <w:numId w:val="3"/>
        </w:numPr>
      </w:pPr>
      <w:r>
        <w:t>Local otter growth explain local ke</w:t>
      </w:r>
      <w:r w:rsidR="009233D6">
        <w:t>lp growth</w:t>
      </w:r>
      <w:r w:rsidR="0021570E">
        <w:t xml:space="preserve"> at local scales </w:t>
      </w:r>
    </w:p>
    <w:p w14:paraId="7C8FED74" w14:textId="3060B54B" w:rsidR="009233D6" w:rsidRDefault="00237497" w:rsidP="009233D6">
      <w:pPr>
        <w:pStyle w:val="ListParagraph"/>
        <w:numPr>
          <w:ilvl w:val="1"/>
          <w:numId w:val="3"/>
        </w:numPr>
      </w:pPr>
      <w:r>
        <w:t>Two periods 1989-2001,2002-2015</w:t>
      </w:r>
      <w:r w:rsidR="009233D6">
        <w:t>.</w:t>
      </w:r>
    </w:p>
    <w:p w14:paraId="01323A09" w14:textId="5EC23F32" w:rsidR="009233D6" w:rsidRDefault="00876EEE" w:rsidP="00FE5C40">
      <w:pPr>
        <w:pStyle w:val="ListParagraph"/>
        <w:numPr>
          <w:ilvl w:val="0"/>
          <w:numId w:val="3"/>
        </w:numPr>
      </w:pPr>
      <w:r>
        <w:t>Kelp CV vs. otters.</w:t>
      </w:r>
    </w:p>
    <w:p w14:paraId="363D1BBB" w14:textId="77777777" w:rsidR="000B10A6" w:rsidRDefault="000B10A6"/>
    <w:p w14:paraId="615DA58E" w14:textId="77777777" w:rsidR="000B10A6" w:rsidRDefault="000B10A6"/>
    <w:p w14:paraId="3D2E3CBE" w14:textId="77777777" w:rsidR="0021570E" w:rsidRDefault="0021570E"/>
    <w:p w14:paraId="31DD1233" w14:textId="77777777" w:rsidR="0021570E" w:rsidRDefault="0021570E"/>
    <w:p w14:paraId="3A5013C9" w14:textId="77777777" w:rsidR="000B10A6" w:rsidRDefault="000B10A6">
      <w:r>
        <w:br w:type="page"/>
      </w:r>
    </w:p>
    <w:p w14:paraId="3EAED8DA" w14:textId="77777777" w:rsidR="000B10A6" w:rsidRDefault="000B10A6">
      <w:pPr>
        <w:rPr>
          <w:b/>
        </w:rPr>
      </w:pPr>
      <w:r w:rsidRPr="000B10A6">
        <w:rPr>
          <w:b/>
          <w:highlight w:val="yellow"/>
        </w:rPr>
        <w:lastRenderedPageBreak/>
        <w:t>Results</w:t>
      </w:r>
    </w:p>
    <w:p w14:paraId="6295331D" w14:textId="77777777" w:rsidR="000B10A6" w:rsidRDefault="000B10A6">
      <w:pPr>
        <w:rPr>
          <w:b/>
        </w:rPr>
      </w:pPr>
    </w:p>
    <w:p w14:paraId="6E4C8600" w14:textId="77777777" w:rsidR="000B10A6" w:rsidRDefault="000B10A6" w:rsidP="000B10A6">
      <w:pPr>
        <w:pStyle w:val="ListParagraph"/>
        <w:numPr>
          <w:ilvl w:val="0"/>
          <w:numId w:val="6"/>
        </w:numPr>
        <w:ind w:left="360"/>
        <w:rPr>
          <w:b/>
        </w:rPr>
      </w:pPr>
      <w:r>
        <w:rPr>
          <w:b/>
        </w:rPr>
        <w:t>Substantial temporal variation in kelp &amp; otters at the outer coast scale.</w:t>
      </w:r>
    </w:p>
    <w:p w14:paraId="2DDE7CFC" w14:textId="1FF536DA" w:rsidR="003B3A98" w:rsidRPr="00F61AAF" w:rsidRDefault="003B3A98" w:rsidP="003B3A98">
      <w:pPr>
        <w:pStyle w:val="ListParagraph"/>
        <w:numPr>
          <w:ilvl w:val="1"/>
          <w:numId w:val="6"/>
        </w:numPr>
        <w:ind w:left="900"/>
      </w:pPr>
      <w:r w:rsidRPr="00F61AAF">
        <w:t>Otter exponentially increase (Fig.1)</w:t>
      </w:r>
    </w:p>
    <w:p w14:paraId="68F24EF1" w14:textId="021E5F6B" w:rsidR="00BF600F" w:rsidRPr="00F61AAF" w:rsidRDefault="003B3A98" w:rsidP="000B10A6">
      <w:pPr>
        <w:pStyle w:val="ListParagraph"/>
        <w:numPr>
          <w:ilvl w:val="1"/>
          <w:numId w:val="6"/>
        </w:numPr>
        <w:ind w:left="900"/>
      </w:pPr>
      <w:r w:rsidRPr="00F61AAF">
        <w:t>K</w:t>
      </w:r>
      <w:r w:rsidR="000B10A6" w:rsidRPr="00F61AAF">
        <w:t>elp rapidly increases</w:t>
      </w:r>
      <w:r w:rsidRPr="00F61AAF">
        <w:t xml:space="preserve"> before falling in recent years (Figure 1).</w:t>
      </w:r>
    </w:p>
    <w:p w14:paraId="7A6CF1E8" w14:textId="77777777" w:rsidR="003B3A98" w:rsidRDefault="003B3A98" w:rsidP="000B10A6">
      <w:pPr>
        <w:pStyle w:val="ListParagraph"/>
        <w:numPr>
          <w:ilvl w:val="1"/>
          <w:numId w:val="6"/>
        </w:numPr>
        <w:ind w:left="900"/>
        <w:rPr>
          <w:b/>
        </w:rPr>
      </w:pPr>
    </w:p>
    <w:p w14:paraId="534B6715" w14:textId="62BF18EB" w:rsidR="003B3A98" w:rsidRDefault="003B3A98" w:rsidP="003B3A98">
      <w:pPr>
        <w:pStyle w:val="ListParagraph"/>
        <w:numPr>
          <w:ilvl w:val="0"/>
          <w:numId w:val="6"/>
        </w:numPr>
        <w:ind w:left="360"/>
        <w:rPr>
          <w:b/>
        </w:rPr>
      </w:pPr>
      <w:proofErr w:type="spellStart"/>
      <w:r>
        <w:rPr>
          <w:b/>
        </w:rPr>
        <w:t>Coastwide</w:t>
      </w:r>
      <w:proofErr w:type="spellEnd"/>
      <w:r>
        <w:rPr>
          <w:b/>
        </w:rPr>
        <w:t xml:space="preserve"> patterns obscure patterns at the landscape scale</w:t>
      </w:r>
    </w:p>
    <w:p w14:paraId="5944BE00" w14:textId="5692B05C" w:rsidR="003B3A98" w:rsidRPr="00F61AAF" w:rsidRDefault="003B3A98" w:rsidP="003B3A98">
      <w:pPr>
        <w:pStyle w:val="ListParagraph"/>
        <w:numPr>
          <w:ilvl w:val="1"/>
          <w:numId w:val="6"/>
        </w:numPr>
        <w:ind w:left="900"/>
      </w:pPr>
      <w:r w:rsidRPr="00F61AAF">
        <w:t>Three regional patterns in otter and kelp trends are suggested by the data</w:t>
      </w:r>
    </w:p>
    <w:p w14:paraId="50C2F85E" w14:textId="00879B2F" w:rsidR="003B3A98" w:rsidRPr="00F61AAF" w:rsidRDefault="003B3A98" w:rsidP="003B3A98">
      <w:pPr>
        <w:pStyle w:val="ListParagraph"/>
        <w:numPr>
          <w:ilvl w:val="1"/>
          <w:numId w:val="6"/>
        </w:numPr>
        <w:ind w:left="900"/>
      </w:pPr>
      <w:r w:rsidRPr="00F61AAF">
        <w:t>Non-uniform patterns in overall kelp abundance and habitat availability (some sites have a lot of kelp, some have little)</w:t>
      </w:r>
    </w:p>
    <w:p w14:paraId="5484AA56" w14:textId="47A209DF" w:rsidR="003B3A98" w:rsidRDefault="003B3A98" w:rsidP="003B3A98">
      <w:pPr>
        <w:pStyle w:val="ListParagraph"/>
        <w:numPr>
          <w:ilvl w:val="1"/>
          <w:numId w:val="6"/>
        </w:numPr>
        <w:ind w:left="900"/>
      </w:pPr>
      <w:r w:rsidRPr="00F61AAF">
        <w:t xml:space="preserve">Local trends in </w:t>
      </w:r>
      <w:r w:rsidR="008C21DA" w:rsidRPr="00F61AAF">
        <w:t xml:space="preserve">kelp are strongly related to otters during the invasion and increase in otters but </w:t>
      </w:r>
      <w:r w:rsidR="00F61AAF">
        <w:t xml:space="preserve">are unrelated </w:t>
      </w:r>
      <w:r w:rsidR="008C21DA" w:rsidRPr="00F61AAF">
        <w:t xml:space="preserve">after otter numbers have stabilized </w:t>
      </w:r>
      <w:r w:rsidR="00F61AAF">
        <w:t>(Figure).</w:t>
      </w:r>
    </w:p>
    <w:p w14:paraId="6CD9BBD4" w14:textId="59D622E2" w:rsidR="00F61AAF" w:rsidRPr="00F61AAF" w:rsidRDefault="00F61AAF" w:rsidP="003B3A98">
      <w:pPr>
        <w:pStyle w:val="ListParagraph"/>
        <w:numPr>
          <w:ilvl w:val="1"/>
          <w:numId w:val="6"/>
        </w:numPr>
        <w:ind w:left="900"/>
      </w:pPr>
      <w:r>
        <w:t>Decline in kelp variability is associated with increases in otters. (</w:t>
      </w:r>
      <w:proofErr w:type="gramStart"/>
      <w:r>
        <w:t>need</w:t>
      </w:r>
      <w:proofErr w:type="gramEnd"/>
      <w:r>
        <w:t xml:space="preserve"> to do bootstrapping for confidence bounds on Fig).</w:t>
      </w:r>
    </w:p>
    <w:p w14:paraId="7E0AA862" w14:textId="4532F06F" w:rsidR="003B3A98" w:rsidRPr="00237497" w:rsidRDefault="0021570E" w:rsidP="00237497">
      <w:pPr>
        <w:pStyle w:val="ListParagraph"/>
        <w:numPr>
          <w:ilvl w:val="0"/>
          <w:numId w:val="6"/>
        </w:numPr>
        <w:ind w:left="360"/>
        <w:rPr>
          <w:b/>
        </w:rPr>
      </w:pPr>
      <w:r>
        <w:rPr>
          <w:b/>
        </w:rPr>
        <w:t>Invertebrate assemblages</w:t>
      </w:r>
    </w:p>
    <w:p w14:paraId="3F0B287B" w14:textId="77777777" w:rsidR="00BF600F" w:rsidRPr="003B3A98" w:rsidRDefault="00BF600F" w:rsidP="003B3A98">
      <w:pPr>
        <w:rPr>
          <w:b/>
        </w:rPr>
      </w:pPr>
    </w:p>
    <w:p w14:paraId="63BD9D78" w14:textId="32CB5F13" w:rsidR="002A0D4B" w:rsidRPr="000B10A6" w:rsidRDefault="002A0D4B" w:rsidP="00BF600F">
      <w:pPr>
        <w:pStyle w:val="ListParagraph"/>
        <w:numPr>
          <w:ilvl w:val="0"/>
          <w:numId w:val="6"/>
        </w:numPr>
        <w:rPr>
          <w:b/>
        </w:rPr>
      </w:pPr>
      <w:r w:rsidRPr="000B10A6">
        <w:rPr>
          <w:b/>
        </w:rPr>
        <w:br w:type="page"/>
      </w:r>
    </w:p>
    <w:p w14:paraId="7C4F01DF" w14:textId="41DB6A10" w:rsidR="00A07EA4" w:rsidRDefault="00A07EA4">
      <w:pPr>
        <w:rPr>
          <w:b/>
        </w:rPr>
      </w:pPr>
      <w:r>
        <w:lastRenderedPageBreak/>
        <w:br w:type="page"/>
      </w:r>
      <w:r w:rsidR="002147D2" w:rsidRPr="002147D2">
        <w:rPr>
          <w:b/>
        </w:rPr>
        <w:lastRenderedPageBreak/>
        <w:t>Acknowledgements:</w:t>
      </w:r>
    </w:p>
    <w:p w14:paraId="1980B298" w14:textId="2BD17FAA" w:rsidR="002147D2" w:rsidRPr="002147D2" w:rsidRDefault="002147D2">
      <w:r w:rsidRPr="002147D2">
        <w:tab/>
        <w:t xml:space="preserve">RV </w:t>
      </w:r>
      <w:proofErr w:type="spellStart"/>
      <w:r w:rsidRPr="002147D2">
        <w:t>Tatoosh</w:t>
      </w:r>
      <w:proofErr w:type="spellEnd"/>
      <w:r w:rsidRPr="002147D2">
        <w:t xml:space="preserve"> crew, Liam </w:t>
      </w:r>
      <w:proofErr w:type="spellStart"/>
      <w:r w:rsidRPr="002147D2">
        <w:t>Antrium</w:t>
      </w:r>
      <w:proofErr w:type="spellEnd"/>
      <w:r w:rsidRPr="002147D2">
        <w:t xml:space="preserve">, Helen Barry, Steve Jefferies (otter data), Cathy </w:t>
      </w:r>
      <w:proofErr w:type="spellStart"/>
      <w:r w:rsidRPr="002147D2">
        <w:t>Pfister</w:t>
      </w:r>
      <w:proofErr w:type="spellEnd"/>
      <w:r w:rsidRPr="002147D2">
        <w:t>,</w:t>
      </w:r>
    </w:p>
    <w:p w14:paraId="79502F55" w14:textId="77777777" w:rsidR="002147D2" w:rsidRDefault="002147D2">
      <w:pPr>
        <w:rPr>
          <w:b/>
        </w:rPr>
      </w:pPr>
      <w:bookmarkStart w:id="0" w:name="_GoBack"/>
      <w:bookmarkEnd w:id="0"/>
    </w:p>
    <w:p w14:paraId="1434BFFA" w14:textId="77777777" w:rsidR="002147D2" w:rsidRPr="002147D2" w:rsidRDefault="002147D2">
      <w:pPr>
        <w:rPr>
          <w:b/>
        </w:rPr>
      </w:pPr>
    </w:p>
    <w:p w14:paraId="7E07BCD2" w14:textId="77777777" w:rsidR="00A07EA4" w:rsidRDefault="00A07EA4" w:rsidP="00A07EA4">
      <w:r>
        <w:t>Description of what Ole did to the OCNMS data to massage and poke the data to make it comparable.</w:t>
      </w:r>
    </w:p>
    <w:p w14:paraId="09E3CB63" w14:textId="77777777" w:rsidR="00A07EA4" w:rsidRDefault="00A07EA4" w:rsidP="00A07EA4"/>
    <w:p w14:paraId="02FE5BA0" w14:textId="77777777" w:rsidR="00A07EA4" w:rsidRDefault="00A07EA4" w:rsidP="00A07EA4">
      <w:r>
        <w:t xml:space="preserve">Raw data from </w:t>
      </w:r>
      <w:proofErr w:type="spellStart"/>
      <w:r>
        <w:t>Kvitek’s</w:t>
      </w:r>
      <w:proofErr w:type="spellEnd"/>
      <w:r>
        <w:t xml:space="preserve"> 1987, 1995, and 1999 are generally not available, so we extracted summary statistics about density of benthic invertebrates from project reports for each year. However, the methods for estimating the density of benthic invertebrates varied substantially among years (See TABLE) and we needed to convert data from each survey year into common units for comparison. We elected to translate all of the different surveys into units of counts</w:t>
      </w:r>
      <m:oMath>
        <m:r>
          <w:rPr>
            <w:rFonts w:ascii="Cambria Math" w:hAnsi="Cambria Math"/>
          </w:rPr>
          <m:t>∙</m:t>
        </m:r>
      </m:oMath>
      <w:r>
        <w:t>m</w:t>
      </w:r>
      <w:r>
        <w:rPr>
          <w:vertAlign w:val="superscript"/>
        </w:rPr>
        <w:t>-2</w:t>
      </w:r>
      <w:r>
        <w:t>. We have estimates of mean density and standard deviation in unit m</w:t>
      </w:r>
      <w:r>
        <w:rPr>
          <w:vertAlign w:val="superscript"/>
        </w:rPr>
        <w:t>-2</w:t>
      </w:r>
      <w:r>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the uncertainty. </w:t>
      </w:r>
    </w:p>
    <w:p w14:paraId="730DC79D" w14:textId="77777777" w:rsidR="00A07EA4" w:rsidRDefault="00A07EA4" w:rsidP="00A07EA4">
      <w:pPr>
        <w:ind w:firstLine="720"/>
      </w:pPr>
      <w:r>
        <w:t>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Pr="004D7A9C">
        <w:rPr>
          <w:vertAlign w:val="superscript"/>
        </w:rPr>
        <w:t>2</w:t>
      </w:r>
      <w:r>
        <w:t xml:space="preserve"> as weights.   Similarly, in 1995 and 1999 surveys were conducted at two depths at each site (6 an 12m). We elected to combine information from both depths, again weighting the different depths by SE</w:t>
      </w:r>
      <w:r w:rsidRPr="00200D90">
        <w:rPr>
          <w:vertAlign w:val="superscript"/>
        </w:rPr>
        <w:t>2</w:t>
      </w:r>
      <w:r>
        <w:t>.</w:t>
      </w:r>
    </w:p>
    <w:p w14:paraId="72AFBE9B" w14:textId="77777777" w:rsidR="00A07EA4" w:rsidRDefault="00A07EA4" w:rsidP="00A07EA4">
      <w:pPr>
        <w:ind w:firstLine="720"/>
      </w:pPr>
    </w:p>
    <w:p w14:paraId="5B3038B8" w14:textId="77777777" w:rsidR="00A07EA4" w:rsidRDefault="00A07EA4" w:rsidP="00A07EA4">
      <w:pPr>
        <w:ind w:firstLine="720"/>
      </w:pPr>
      <w:r>
        <w:t xml:space="preserve">Weirdness: No </w:t>
      </w:r>
      <w:proofErr w:type="spellStart"/>
      <w:r>
        <w:t>seastar</w:t>
      </w:r>
      <w:proofErr w:type="spellEnd"/>
      <w:r>
        <w:t xml:space="preserve"> info from 1995.   </w:t>
      </w:r>
    </w:p>
    <w:p w14:paraId="63FCC0C9" w14:textId="77777777" w:rsidR="00A07EA4" w:rsidRDefault="00A07EA4" w:rsidP="00A07EA4"/>
    <w:p w14:paraId="727CC5F8" w14:textId="77777777" w:rsidR="00A07EA4" w:rsidRDefault="00A07EA4" w:rsidP="00A07EA4">
      <w:r>
        <w:br w:type="page"/>
      </w:r>
    </w:p>
    <w:p w14:paraId="37C3AAF6" w14:textId="77777777" w:rsidR="00A07EA4" w:rsidRDefault="00A07EA4" w:rsidP="00A07EA4">
      <w:proofErr w:type="gramStart"/>
      <w:r>
        <w:lastRenderedPageBreak/>
        <w:t>Invertebrate Survey description in table form.</w:t>
      </w:r>
      <w:proofErr w:type="gramEnd"/>
    </w:p>
    <w:tbl>
      <w:tblPr>
        <w:tblStyle w:val="TableGrid"/>
        <w:tblW w:w="8431" w:type="dxa"/>
        <w:tblLook w:val="04A0" w:firstRow="1" w:lastRow="0" w:firstColumn="1" w:lastColumn="0" w:noHBand="0" w:noVBand="1"/>
      </w:tblPr>
      <w:tblGrid>
        <w:gridCol w:w="1459"/>
        <w:gridCol w:w="4546"/>
        <w:gridCol w:w="1213"/>
        <w:gridCol w:w="1213"/>
      </w:tblGrid>
      <w:tr w:rsidR="00A07EA4" w14:paraId="3452E800" w14:textId="77777777" w:rsidTr="00A07EA4">
        <w:tc>
          <w:tcPr>
            <w:tcW w:w="1459" w:type="dxa"/>
          </w:tcPr>
          <w:p w14:paraId="6882808C" w14:textId="77777777" w:rsidR="00A07EA4" w:rsidRDefault="00A07EA4" w:rsidP="00A07EA4"/>
        </w:tc>
        <w:tc>
          <w:tcPr>
            <w:tcW w:w="4546" w:type="dxa"/>
          </w:tcPr>
          <w:p w14:paraId="718A6B40" w14:textId="77777777" w:rsidR="00A07EA4" w:rsidRDefault="00A07EA4" w:rsidP="00A07EA4">
            <w:r>
              <w:t>Survey</w:t>
            </w:r>
          </w:p>
        </w:tc>
        <w:tc>
          <w:tcPr>
            <w:tcW w:w="1213" w:type="dxa"/>
          </w:tcPr>
          <w:p w14:paraId="664161C5" w14:textId="77777777" w:rsidR="00A07EA4" w:rsidRDefault="00A07EA4" w:rsidP="00A07EA4"/>
        </w:tc>
        <w:tc>
          <w:tcPr>
            <w:tcW w:w="1213" w:type="dxa"/>
          </w:tcPr>
          <w:p w14:paraId="7550B594" w14:textId="77777777" w:rsidR="00A07EA4" w:rsidRPr="00ED3F12" w:rsidRDefault="00A07EA4" w:rsidP="00A07EA4">
            <w:r>
              <w:t>Area surveyed per site (m</w:t>
            </w:r>
            <w:r w:rsidRPr="00ED3F12">
              <w:rPr>
                <w:vertAlign w:val="superscript"/>
              </w:rPr>
              <w:t>2</w:t>
            </w:r>
            <w:r>
              <w:t>)</w:t>
            </w:r>
          </w:p>
        </w:tc>
      </w:tr>
      <w:tr w:rsidR="00A07EA4" w14:paraId="36D984D2" w14:textId="77777777" w:rsidTr="00A07EA4">
        <w:tc>
          <w:tcPr>
            <w:tcW w:w="1459" w:type="dxa"/>
          </w:tcPr>
          <w:p w14:paraId="6B9B1DF1" w14:textId="77777777" w:rsidR="00A07EA4" w:rsidRDefault="00A07EA4" w:rsidP="00A07EA4">
            <w:r>
              <w:t>1987</w:t>
            </w:r>
          </w:p>
        </w:tc>
        <w:tc>
          <w:tcPr>
            <w:tcW w:w="4546" w:type="dxa"/>
          </w:tcPr>
          <w:p w14:paraId="38D88D81" w14:textId="77777777" w:rsidR="00A07EA4" w:rsidRDefault="00A07EA4" w:rsidP="00A07EA4">
            <w:r>
              <w:t>1.0m</w:t>
            </w:r>
            <w:r w:rsidRPr="00D938E3">
              <w:rPr>
                <w:vertAlign w:val="superscript"/>
              </w:rPr>
              <w:t>2</w:t>
            </w:r>
            <w:r>
              <w:t xml:space="preserve"> quadrat by SCUBA</w:t>
            </w:r>
          </w:p>
        </w:tc>
        <w:tc>
          <w:tcPr>
            <w:tcW w:w="1213" w:type="dxa"/>
          </w:tcPr>
          <w:p w14:paraId="66B95784" w14:textId="77777777" w:rsidR="00A07EA4" w:rsidRDefault="00A07EA4" w:rsidP="00A07EA4">
            <w:r>
              <w:t>100 per site.  Not randomly placed locations</w:t>
            </w:r>
          </w:p>
        </w:tc>
        <w:tc>
          <w:tcPr>
            <w:tcW w:w="1213" w:type="dxa"/>
          </w:tcPr>
          <w:p w14:paraId="6F5F51FF" w14:textId="77777777" w:rsidR="00A07EA4" w:rsidRDefault="00A07EA4" w:rsidP="00A07EA4">
            <w:r>
              <w:t>100</w:t>
            </w:r>
          </w:p>
        </w:tc>
      </w:tr>
      <w:tr w:rsidR="00A07EA4" w14:paraId="5D8D2B26" w14:textId="77777777" w:rsidTr="00A07EA4">
        <w:tc>
          <w:tcPr>
            <w:tcW w:w="1459" w:type="dxa"/>
          </w:tcPr>
          <w:p w14:paraId="51C93664" w14:textId="77777777" w:rsidR="00A07EA4" w:rsidRDefault="00A07EA4" w:rsidP="00A07EA4"/>
        </w:tc>
        <w:tc>
          <w:tcPr>
            <w:tcW w:w="4546" w:type="dxa"/>
          </w:tcPr>
          <w:p w14:paraId="2F388CD2" w14:textId="77777777" w:rsidR="00A07EA4" w:rsidRDefault="00A07EA4" w:rsidP="00A07EA4">
            <w:r>
              <w:t xml:space="preserve">All counts conducted </w:t>
            </w:r>
            <w:r w:rsidRPr="0096563D">
              <w:rPr>
                <w:i/>
              </w:rPr>
              <w:t>in situ</w:t>
            </w:r>
          </w:p>
        </w:tc>
        <w:tc>
          <w:tcPr>
            <w:tcW w:w="1213" w:type="dxa"/>
          </w:tcPr>
          <w:p w14:paraId="277F1CBF" w14:textId="77777777" w:rsidR="00A07EA4" w:rsidRDefault="00A07EA4" w:rsidP="00A07EA4"/>
        </w:tc>
        <w:tc>
          <w:tcPr>
            <w:tcW w:w="1213" w:type="dxa"/>
          </w:tcPr>
          <w:p w14:paraId="527E97AA" w14:textId="77777777" w:rsidR="00A07EA4" w:rsidRDefault="00A07EA4" w:rsidP="00A07EA4"/>
        </w:tc>
      </w:tr>
      <w:tr w:rsidR="00A07EA4" w14:paraId="29EC2EC5" w14:textId="77777777" w:rsidTr="00A07EA4">
        <w:tc>
          <w:tcPr>
            <w:tcW w:w="1459" w:type="dxa"/>
          </w:tcPr>
          <w:p w14:paraId="0BBD3B35" w14:textId="77777777" w:rsidR="00A07EA4" w:rsidRDefault="00A07EA4" w:rsidP="00A07EA4">
            <w:r>
              <w:t>1995</w:t>
            </w:r>
          </w:p>
        </w:tc>
        <w:tc>
          <w:tcPr>
            <w:tcW w:w="4546" w:type="dxa"/>
          </w:tcPr>
          <w:p w14:paraId="75951107"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2BB4342" w14:textId="77777777" w:rsidR="00A07EA4" w:rsidRDefault="00A07EA4" w:rsidP="00A07EA4">
            <w:r>
              <w:t>14-35 per site</w:t>
            </w:r>
          </w:p>
        </w:tc>
        <w:tc>
          <w:tcPr>
            <w:tcW w:w="1213" w:type="dxa"/>
          </w:tcPr>
          <w:p w14:paraId="151035C9" w14:textId="77777777" w:rsidR="00A07EA4" w:rsidRDefault="00A07EA4" w:rsidP="00A07EA4">
            <w:r>
              <w:t>3.5-8.75</w:t>
            </w:r>
          </w:p>
        </w:tc>
      </w:tr>
      <w:tr w:rsidR="00A07EA4" w14:paraId="7BF46785" w14:textId="77777777" w:rsidTr="00A07EA4">
        <w:tc>
          <w:tcPr>
            <w:tcW w:w="1459" w:type="dxa"/>
          </w:tcPr>
          <w:p w14:paraId="64CB11BB" w14:textId="77777777" w:rsidR="00A07EA4" w:rsidRDefault="00A07EA4" w:rsidP="00A07EA4"/>
        </w:tc>
        <w:tc>
          <w:tcPr>
            <w:tcW w:w="4546" w:type="dxa"/>
          </w:tcPr>
          <w:p w14:paraId="5D742ECA" w14:textId="77777777" w:rsidR="00A07EA4" w:rsidRDefault="00A07EA4" w:rsidP="00A07EA4">
            <w:r>
              <w:t>Counts done by post-processing video.  Most of the locations with video collected were not actually processed.</w:t>
            </w:r>
          </w:p>
        </w:tc>
        <w:tc>
          <w:tcPr>
            <w:tcW w:w="1213" w:type="dxa"/>
          </w:tcPr>
          <w:p w14:paraId="4D33DEE3" w14:textId="77777777" w:rsidR="00A07EA4" w:rsidRDefault="00A07EA4" w:rsidP="00A07EA4"/>
        </w:tc>
        <w:tc>
          <w:tcPr>
            <w:tcW w:w="1213" w:type="dxa"/>
          </w:tcPr>
          <w:p w14:paraId="59FA8CB2" w14:textId="77777777" w:rsidR="00A07EA4" w:rsidRDefault="00A07EA4" w:rsidP="00A07EA4"/>
        </w:tc>
      </w:tr>
      <w:tr w:rsidR="00A07EA4" w14:paraId="41AFB55D" w14:textId="77777777" w:rsidTr="00A07EA4">
        <w:tc>
          <w:tcPr>
            <w:tcW w:w="1459" w:type="dxa"/>
          </w:tcPr>
          <w:p w14:paraId="6A3457DE" w14:textId="77777777" w:rsidR="00A07EA4" w:rsidRDefault="00A07EA4" w:rsidP="00A07EA4">
            <w:r>
              <w:t>1999</w:t>
            </w:r>
          </w:p>
        </w:tc>
        <w:tc>
          <w:tcPr>
            <w:tcW w:w="4546" w:type="dxa"/>
          </w:tcPr>
          <w:p w14:paraId="751BD7E8"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4836CD93" w14:textId="77777777" w:rsidR="00A07EA4" w:rsidRDefault="00A07EA4" w:rsidP="00A07EA4">
            <w:r>
              <w:t>30 per site</w:t>
            </w:r>
          </w:p>
        </w:tc>
        <w:tc>
          <w:tcPr>
            <w:tcW w:w="1213" w:type="dxa"/>
          </w:tcPr>
          <w:p w14:paraId="797968A0" w14:textId="77777777" w:rsidR="00A07EA4" w:rsidRDefault="00A07EA4" w:rsidP="00A07EA4">
            <w:r>
              <w:t>7.5</w:t>
            </w:r>
          </w:p>
        </w:tc>
      </w:tr>
      <w:tr w:rsidR="00A07EA4" w14:paraId="490704B2" w14:textId="77777777" w:rsidTr="00A07EA4">
        <w:tc>
          <w:tcPr>
            <w:tcW w:w="1459" w:type="dxa"/>
          </w:tcPr>
          <w:p w14:paraId="0CCD98B7" w14:textId="77777777" w:rsidR="00A07EA4" w:rsidRDefault="00A07EA4" w:rsidP="00A07EA4"/>
        </w:tc>
        <w:tc>
          <w:tcPr>
            <w:tcW w:w="4546" w:type="dxa"/>
          </w:tcPr>
          <w:p w14:paraId="4668557C" w14:textId="77777777" w:rsidR="00A07EA4" w:rsidRDefault="00A07EA4" w:rsidP="00A07EA4">
            <w:r>
              <w:t>25 x 1m video transects</w:t>
            </w:r>
          </w:p>
        </w:tc>
        <w:tc>
          <w:tcPr>
            <w:tcW w:w="1213" w:type="dxa"/>
          </w:tcPr>
          <w:p w14:paraId="2BA447F2" w14:textId="77777777" w:rsidR="00A07EA4" w:rsidRDefault="00A07EA4" w:rsidP="00A07EA4">
            <w:r>
              <w:t>3-4 per site</w:t>
            </w:r>
          </w:p>
        </w:tc>
        <w:tc>
          <w:tcPr>
            <w:tcW w:w="1213" w:type="dxa"/>
          </w:tcPr>
          <w:p w14:paraId="5868D6D8" w14:textId="77777777" w:rsidR="00A07EA4" w:rsidRDefault="00A07EA4" w:rsidP="00A07EA4">
            <w:r>
              <w:t>75-100</w:t>
            </w:r>
          </w:p>
        </w:tc>
      </w:tr>
      <w:tr w:rsidR="00A07EA4" w14:paraId="5B142E2D" w14:textId="77777777" w:rsidTr="00A07EA4">
        <w:tc>
          <w:tcPr>
            <w:tcW w:w="1459" w:type="dxa"/>
          </w:tcPr>
          <w:p w14:paraId="2D4BED8B" w14:textId="77777777" w:rsidR="00A07EA4" w:rsidRDefault="00A07EA4" w:rsidP="00A07EA4">
            <w:r>
              <w:t>2015</w:t>
            </w:r>
          </w:p>
        </w:tc>
        <w:tc>
          <w:tcPr>
            <w:tcW w:w="4546" w:type="dxa"/>
          </w:tcPr>
          <w:p w14:paraId="54E4AEE8" w14:textId="77777777" w:rsidR="00A07EA4" w:rsidRDefault="00A07EA4" w:rsidP="00A07EA4">
            <w:r>
              <w:t>30 x 2m transects by SCUBA</w:t>
            </w:r>
          </w:p>
        </w:tc>
        <w:tc>
          <w:tcPr>
            <w:tcW w:w="1213" w:type="dxa"/>
          </w:tcPr>
          <w:p w14:paraId="6416EA13" w14:textId="77777777" w:rsidR="00A07EA4" w:rsidRDefault="00A07EA4" w:rsidP="00A07EA4">
            <w:r>
              <w:t>4 per site</w:t>
            </w:r>
          </w:p>
        </w:tc>
        <w:tc>
          <w:tcPr>
            <w:tcW w:w="1213" w:type="dxa"/>
          </w:tcPr>
          <w:p w14:paraId="5E1EB50A" w14:textId="77777777" w:rsidR="00A07EA4" w:rsidRDefault="00A07EA4" w:rsidP="00A07EA4">
            <w:r>
              <w:t>240</w:t>
            </w:r>
          </w:p>
        </w:tc>
      </w:tr>
      <w:tr w:rsidR="00A07EA4" w14:paraId="0AB60F6C" w14:textId="77777777" w:rsidTr="00A07EA4">
        <w:tc>
          <w:tcPr>
            <w:tcW w:w="1459" w:type="dxa"/>
          </w:tcPr>
          <w:p w14:paraId="303C639E" w14:textId="77777777" w:rsidR="00A07EA4" w:rsidRDefault="00A07EA4" w:rsidP="00A07EA4"/>
        </w:tc>
        <w:tc>
          <w:tcPr>
            <w:tcW w:w="4546" w:type="dxa"/>
          </w:tcPr>
          <w:p w14:paraId="17C67420" w14:textId="77777777" w:rsidR="00A07EA4" w:rsidRDefault="00A07EA4" w:rsidP="00A07EA4">
            <w:pPr>
              <w:tabs>
                <w:tab w:val="left" w:pos="2390"/>
              </w:tabs>
            </w:pPr>
          </w:p>
        </w:tc>
        <w:tc>
          <w:tcPr>
            <w:tcW w:w="1213" w:type="dxa"/>
          </w:tcPr>
          <w:p w14:paraId="3361AD4B" w14:textId="77777777" w:rsidR="00A07EA4" w:rsidRDefault="00A07EA4" w:rsidP="00A07EA4"/>
        </w:tc>
        <w:tc>
          <w:tcPr>
            <w:tcW w:w="1213" w:type="dxa"/>
          </w:tcPr>
          <w:p w14:paraId="4541DC87" w14:textId="77777777" w:rsidR="00A07EA4" w:rsidRDefault="00A07EA4" w:rsidP="00A07EA4"/>
        </w:tc>
      </w:tr>
    </w:tbl>
    <w:p w14:paraId="057A56B0" w14:textId="77777777" w:rsidR="00A07EA4" w:rsidRDefault="00A07EA4" w:rsidP="00A07EA4"/>
    <w:p w14:paraId="415C571C" w14:textId="77777777" w:rsidR="00A07EA4" w:rsidRDefault="00A07EA4" w:rsidP="00A07EA4">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A07EA4" w14:paraId="5E38277C" w14:textId="77777777" w:rsidTr="00A07EA4">
        <w:tc>
          <w:tcPr>
            <w:tcW w:w="2358" w:type="dxa"/>
          </w:tcPr>
          <w:p w14:paraId="0E86975B" w14:textId="77777777" w:rsidR="00A07EA4" w:rsidRDefault="00A07EA4" w:rsidP="00A07EA4">
            <w:pPr>
              <w:jc w:val="center"/>
            </w:pPr>
          </w:p>
        </w:tc>
        <w:tc>
          <w:tcPr>
            <w:tcW w:w="1350" w:type="dxa"/>
          </w:tcPr>
          <w:p w14:paraId="5C692ACA" w14:textId="77777777" w:rsidR="00A07EA4" w:rsidRDefault="00A07EA4" w:rsidP="00A07EA4">
            <w:pPr>
              <w:jc w:val="center"/>
            </w:pPr>
            <w:r>
              <w:t>1987</w:t>
            </w:r>
          </w:p>
        </w:tc>
        <w:tc>
          <w:tcPr>
            <w:tcW w:w="1080" w:type="dxa"/>
          </w:tcPr>
          <w:p w14:paraId="499B7215" w14:textId="77777777" w:rsidR="00A07EA4" w:rsidRDefault="00A07EA4" w:rsidP="00A07EA4">
            <w:pPr>
              <w:jc w:val="center"/>
            </w:pPr>
            <w:r>
              <w:t>1995</w:t>
            </w:r>
          </w:p>
        </w:tc>
        <w:tc>
          <w:tcPr>
            <w:tcW w:w="2250" w:type="dxa"/>
            <w:gridSpan w:val="2"/>
          </w:tcPr>
          <w:p w14:paraId="6B745C47" w14:textId="77777777" w:rsidR="00A07EA4" w:rsidRDefault="00A07EA4" w:rsidP="00A07EA4">
            <w:pPr>
              <w:jc w:val="center"/>
            </w:pPr>
            <w:r>
              <w:t>1999</w:t>
            </w:r>
          </w:p>
        </w:tc>
        <w:tc>
          <w:tcPr>
            <w:tcW w:w="1184" w:type="dxa"/>
          </w:tcPr>
          <w:p w14:paraId="6A050906" w14:textId="77777777" w:rsidR="00A07EA4" w:rsidRDefault="00A07EA4" w:rsidP="00A07EA4">
            <w:pPr>
              <w:jc w:val="center"/>
            </w:pPr>
            <w:r>
              <w:t>2015</w:t>
            </w:r>
          </w:p>
        </w:tc>
      </w:tr>
      <w:tr w:rsidR="00A07EA4" w14:paraId="0DBFDA73" w14:textId="77777777" w:rsidTr="00A07EA4">
        <w:tc>
          <w:tcPr>
            <w:tcW w:w="2358" w:type="dxa"/>
          </w:tcPr>
          <w:p w14:paraId="2B4FA700" w14:textId="77777777" w:rsidR="00A07EA4" w:rsidRPr="00D938E3" w:rsidRDefault="00A07EA4" w:rsidP="00A07EA4">
            <w:pPr>
              <w:tabs>
                <w:tab w:val="left" w:pos="980"/>
              </w:tabs>
              <w:rPr>
                <w:b/>
              </w:rPr>
            </w:pPr>
            <w:r w:rsidRPr="00D938E3">
              <w:rPr>
                <w:b/>
              </w:rPr>
              <w:t>Sites</w:t>
            </w:r>
          </w:p>
        </w:tc>
        <w:tc>
          <w:tcPr>
            <w:tcW w:w="1350" w:type="dxa"/>
          </w:tcPr>
          <w:p w14:paraId="29C67482" w14:textId="77777777" w:rsidR="00A07EA4" w:rsidRPr="00437CF4" w:rsidRDefault="00A07EA4" w:rsidP="00A07EA4">
            <w:pPr>
              <w:rPr>
                <w:sz w:val="20"/>
                <w:szCs w:val="20"/>
              </w:rPr>
            </w:pPr>
            <w:r w:rsidRPr="00437CF4">
              <w:rPr>
                <w:sz w:val="20"/>
                <w:szCs w:val="20"/>
              </w:rPr>
              <w:t>Quadrats</w:t>
            </w:r>
          </w:p>
        </w:tc>
        <w:tc>
          <w:tcPr>
            <w:tcW w:w="1080" w:type="dxa"/>
          </w:tcPr>
          <w:p w14:paraId="3D7059F9" w14:textId="77777777" w:rsidR="00A07EA4" w:rsidRPr="00437CF4" w:rsidRDefault="00A07EA4" w:rsidP="00A07EA4">
            <w:pPr>
              <w:rPr>
                <w:sz w:val="20"/>
                <w:szCs w:val="20"/>
              </w:rPr>
            </w:pPr>
            <w:r w:rsidRPr="00437CF4">
              <w:rPr>
                <w:sz w:val="20"/>
                <w:szCs w:val="20"/>
              </w:rPr>
              <w:t>Quadrats</w:t>
            </w:r>
          </w:p>
        </w:tc>
        <w:tc>
          <w:tcPr>
            <w:tcW w:w="1170" w:type="dxa"/>
          </w:tcPr>
          <w:p w14:paraId="1A386885" w14:textId="77777777" w:rsidR="00A07EA4" w:rsidRPr="00437CF4" w:rsidRDefault="00A07EA4" w:rsidP="00A07EA4">
            <w:pPr>
              <w:rPr>
                <w:sz w:val="20"/>
                <w:szCs w:val="20"/>
              </w:rPr>
            </w:pPr>
            <w:r w:rsidRPr="00437CF4">
              <w:rPr>
                <w:sz w:val="20"/>
                <w:szCs w:val="20"/>
              </w:rPr>
              <w:t>Quadrats</w:t>
            </w:r>
          </w:p>
        </w:tc>
        <w:tc>
          <w:tcPr>
            <w:tcW w:w="1080" w:type="dxa"/>
          </w:tcPr>
          <w:p w14:paraId="010E7F9A" w14:textId="77777777" w:rsidR="00A07EA4" w:rsidRPr="00437CF4" w:rsidRDefault="00A07EA4" w:rsidP="00A07EA4">
            <w:pPr>
              <w:rPr>
                <w:sz w:val="20"/>
                <w:szCs w:val="20"/>
              </w:rPr>
            </w:pPr>
            <w:r w:rsidRPr="00437CF4">
              <w:rPr>
                <w:sz w:val="20"/>
                <w:szCs w:val="20"/>
              </w:rPr>
              <w:t>Transects</w:t>
            </w:r>
          </w:p>
        </w:tc>
        <w:tc>
          <w:tcPr>
            <w:tcW w:w="1184" w:type="dxa"/>
          </w:tcPr>
          <w:p w14:paraId="2441DCC9" w14:textId="77777777" w:rsidR="00A07EA4" w:rsidRPr="00437CF4" w:rsidRDefault="00A07EA4" w:rsidP="00A07EA4">
            <w:pPr>
              <w:rPr>
                <w:sz w:val="20"/>
                <w:szCs w:val="20"/>
              </w:rPr>
            </w:pPr>
            <w:r w:rsidRPr="00437CF4">
              <w:rPr>
                <w:sz w:val="20"/>
                <w:szCs w:val="20"/>
              </w:rPr>
              <w:t>Transects</w:t>
            </w:r>
          </w:p>
        </w:tc>
      </w:tr>
      <w:tr w:rsidR="00A07EA4" w14:paraId="2CAEA328" w14:textId="77777777" w:rsidTr="00A07EA4">
        <w:tc>
          <w:tcPr>
            <w:tcW w:w="2358" w:type="dxa"/>
          </w:tcPr>
          <w:p w14:paraId="142C1B13" w14:textId="77777777" w:rsidR="00A07EA4" w:rsidRDefault="00A07EA4" w:rsidP="00A07EA4">
            <w:proofErr w:type="spellStart"/>
            <w:r>
              <w:t>Neah</w:t>
            </w:r>
            <w:proofErr w:type="spellEnd"/>
            <w:r>
              <w:t xml:space="preserve"> Bay </w:t>
            </w:r>
          </w:p>
        </w:tc>
        <w:tc>
          <w:tcPr>
            <w:tcW w:w="1350" w:type="dxa"/>
          </w:tcPr>
          <w:p w14:paraId="7B1766F4" w14:textId="77777777" w:rsidR="00A07EA4" w:rsidRDefault="00A07EA4" w:rsidP="00A07EA4">
            <w:r>
              <w:t>X (2 Sites)</w:t>
            </w:r>
          </w:p>
        </w:tc>
        <w:tc>
          <w:tcPr>
            <w:tcW w:w="1080" w:type="dxa"/>
          </w:tcPr>
          <w:p w14:paraId="4BD585EE" w14:textId="77777777" w:rsidR="00A07EA4" w:rsidRDefault="00A07EA4" w:rsidP="00A07EA4">
            <w:r>
              <w:t>X</w:t>
            </w:r>
          </w:p>
        </w:tc>
        <w:tc>
          <w:tcPr>
            <w:tcW w:w="1170" w:type="dxa"/>
          </w:tcPr>
          <w:p w14:paraId="597FD141" w14:textId="77777777" w:rsidR="00A07EA4" w:rsidRDefault="00A07EA4" w:rsidP="00A07EA4">
            <w:r>
              <w:t>X</w:t>
            </w:r>
          </w:p>
        </w:tc>
        <w:tc>
          <w:tcPr>
            <w:tcW w:w="1080" w:type="dxa"/>
          </w:tcPr>
          <w:p w14:paraId="178B83A2" w14:textId="77777777" w:rsidR="00A07EA4" w:rsidRDefault="00A07EA4" w:rsidP="00A07EA4"/>
        </w:tc>
        <w:tc>
          <w:tcPr>
            <w:tcW w:w="1184" w:type="dxa"/>
          </w:tcPr>
          <w:p w14:paraId="5E45893C" w14:textId="77777777" w:rsidR="00A07EA4" w:rsidRDefault="00A07EA4" w:rsidP="00A07EA4">
            <w:r>
              <w:t>X</w:t>
            </w:r>
          </w:p>
        </w:tc>
      </w:tr>
      <w:tr w:rsidR="00A07EA4" w14:paraId="31F9EBDF" w14:textId="77777777" w:rsidTr="00A07EA4">
        <w:tc>
          <w:tcPr>
            <w:tcW w:w="2358" w:type="dxa"/>
          </w:tcPr>
          <w:p w14:paraId="42B5FFA3" w14:textId="77777777" w:rsidR="00A07EA4" w:rsidRDefault="00A07EA4" w:rsidP="00A07EA4">
            <w:proofErr w:type="spellStart"/>
            <w:r>
              <w:t>Chibahdel</w:t>
            </w:r>
            <w:proofErr w:type="spellEnd"/>
            <w:r>
              <w:t xml:space="preserve"> Rocks</w:t>
            </w:r>
          </w:p>
        </w:tc>
        <w:tc>
          <w:tcPr>
            <w:tcW w:w="1350" w:type="dxa"/>
          </w:tcPr>
          <w:p w14:paraId="5B1CDC57" w14:textId="77777777" w:rsidR="00A07EA4" w:rsidRDefault="00A07EA4" w:rsidP="00A07EA4"/>
        </w:tc>
        <w:tc>
          <w:tcPr>
            <w:tcW w:w="1080" w:type="dxa"/>
          </w:tcPr>
          <w:p w14:paraId="7D3DE46C" w14:textId="77777777" w:rsidR="00A07EA4" w:rsidRDefault="00A07EA4" w:rsidP="00A07EA4"/>
        </w:tc>
        <w:tc>
          <w:tcPr>
            <w:tcW w:w="1170" w:type="dxa"/>
          </w:tcPr>
          <w:p w14:paraId="4A70F5E0" w14:textId="77777777" w:rsidR="00A07EA4" w:rsidRDefault="00A07EA4" w:rsidP="00A07EA4">
            <w:r>
              <w:t>X</w:t>
            </w:r>
          </w:p>
        </w:tc>
        <w:tc>
          <w:tcPr>
            <w:tcW w:w="1080" w:type="dxa"/>
          </w:tcPr>
          <w:p w14:paraId="6A9568EA" w14:textId="77777777" w:rsidR="00A07EA4" w:rsidRDefault="00A07EA4" w:rsidP="00A07EA4"/>
        </w:tc>
        <w:tc>
          <w:tcPr>
            <w:tcW w:w="1184" w:type="dxa"/>
          </w:tcPr>
          <w:p w14:paraId="00E6D159" w14:textId="77777777" w:rsidR="00A07EA4" w:rsidRDefault="00A07EA4" w:rsidP="00A07EA4">
            <w:r>
              <w:t>X</w:t>
            </w:r>
          </w:p>
        </w:tc>
      </w:tr>
      <w:tr w:rsidR="00A07EA4" w14:paraId="42CC43F0" w14:textId="77777777" w:rsidTr="00A07EA4">
        <w:tc>
          <w:tcPr>
            <w:tcW w:w="2358" w:type="dxa"/>
          </w:tcPr>
          <w:p w14:paraId="5BDA87C1" w14:textId="77777777" w:rsidR="00A07EA4" w:rsidRDefault="00A07EA4" w:rsidP="00A07EA4">
            <w:proofErr w:type="spellStart"/>
            <w:r>
              <w:t>Tatoosh</w:t>
            </w:r>
            <w:proofErr w:type="spellEnd"/>
            <w:r>
              <w:t xml:space="preserve"> Island</w:t>
            </w:r>
          </w:p>
        </w:tc>
        <w:tc>
          <w:tcPr>
            <w:tcW w:w="1350" w:type="dxa"/>
          </w:tcPr>
          <w:p w14:paraId="6996CFDD" w14:textId="77777777" w:rsidR="00A07EA4" w:rsidRDefault="00A07EA4" w:rsidP="00A07EA4"/>
        </w:tc>
        <w:tc>
          <w:tcPr>
            <w:tcW w:w="1080" w:type="dxa"/>
          </w:tcPr>
          <w:p w14:paraId="59B14439" w14:textId="77777777" w:rsidR="00A07EA4" w:rsidRDefault="00A07EA4" w:rsidP="00A07EA4">
            <w:r>
              <w:t>X</w:t>
            </w:r>
          </w:p>
        </w:tc>
        <w:tc>
          <w:tcPr>
            <w:tcW w:w="1170" w:type="dxa"/>
          </w:tcPr>
          <w:p w14:paraId="009330FA" w14:textId="77777777" w:rsidR="00A07EA4" w:rsidRDefault="00A07EA4" w:rsidP="00A07EA4">
            <w:r>
              <w:t>X</w:t>
            </w:r>
          </w:p>
        </w:tc>
        <w:tc>
          <w:tcPr>
            <w:tcW w:w="1080" w:type="dxa"/>
          </w:tcPr>
          <w:p w14:paraId="29CA9A5F" w14:textId="77777777" w:rsidR="00A07EA4" w:rsidRDefault="00A07EA4" w:rsidP="00A07EA4">
            <w:r>
              <w:t>X</w:t>
            </w:r>
          </w:p>
        </w:tc>
        <w:tc>
          <w:tcPr>
            <w:tcW w:w="1184" w:type="dxa"/>
          </w:tcPr>
          <w:p w14:paraId="5C910727" w14:textId="77777777" w:rsidR="00A07EA4" w:rsidRDefault="00A07EA4" w:rsidP="00A07EA4">
            <w:r>
              <w:t>X</w:t>
            </w:r>
          </w:p>
        </w:tc>
      </w:tr>
      <w:tr w:rsidR="00A07EA4" w14:paraId="56BD0849" w14:textId="77777777" w:rsidTr="00A07EA4">
        <w:tc>
          <w:tcPr>
            <w:tcW w:w="2358" w:type="dxa"/>
          </w:tcPr>
          <w:p w14:paraId="31572B66" w14:textId="77777777" w:rsidR="00A07EA4" w:rsidRDefault="00A07EA4" w:rsidP="00A07EA4">
            <w:r>
              <w:t>Anderson Point</w:t>
            </w:r>
          </w:p>
        </w:tc>
        <w:tc>
          <w:tcPr>
            <w:tcW w:w="1350" w:type="dxa"/>
          </w:tcPr>
          <w:p w14:paraId="7828C064" w14:textId="77777777" w:rsidR="00A07EA4" w:rsidRDefault="00A07EA4" w:rsidP="00A07EA4">
            <w:r>
              <w:t>X</w:t>
            </w:r>
          </w:p>
        </w:tc>
        <w:tc>
          <w:tcPr>
            <w:tcW w:w="1080" w:type="dxa"/>
          </w:tcPr>
          <w:p w14:paraId="4E69C273" w14:textId="77777777" w:rsidR="00A07EA4" w:rsidRDefault="00A07EA4" w:rsidP="00A07EA4">
            <w:r>
              <w:t>X</w:t>
            </w:r>
          </w:p>
        </w:tc>
        <w:tc>
          <w:tcPr>
            <w:tcW w:w="1170" w:type="dxa"/>
          </w:tcPr>
          <w:p w14:paraId="4A559503" w14:textId="77777777" w:rsidR="00A07EA4" w:rsidRDefault="00A07EA4" w:rsidP="00A07EA4">
            <w:r>
              <w:t>X</w:t>
            </w:r>
          </w:p>
        </w:tc>
        <w:tc>
          <w:tcPr>
            <w:tcW w:w="1080" w:type="dxa"/>
          </w:tcPr>
          <w:p w14:paraId="504268C2" w14:textId="77777777" w:rsidR="00A07EA4" w:rsidRDefault="00A07EA4" w:rsidP="00A07EA4">
            <w:r>
              <w:t>X</w:t>
            </w:r>
          </w:p>
        </w:tc>
        <w:tc>
          <w:tcPr>
            <w:tcW w:w="1184" w:type="dxa"/>
          </w:tcPr>
          <w:p w14:paraId="1EB9BE0F" w14:textId="77777777" w:rsidR="00A07EA4" w:rsidRDefault="00A07EA4" w:rsidP="00A07EA4">
            <w:r>
              <w:t>X</w:t>
            </w:r>
          </w:p>
        </w:tc>
      </w:tr>
      <w:tr w:rsidR="00A07EA4" w14:paraId="4F4F3515" w14:textId="77777777" w:rsidTr="00A07EA4">
        <w:tc>
          <w:tcPr>
            <w:tcW w:w="2358" w:type="dxa"/>
          </w:tcPr>
          <w:p w14:paraId="2CF3B342" w14:textId="77777777" w:rsidR="00A07EA4" w:rsidRDefault="00A07EA4" w:rsidP="00A07EA4">
            <w:r>
              <w:t>Point of the Arches</w:t>
            </w:r>
          </w:p>
        </w:tc>
        <w:tc>
          <w:tcPr>
            <w:tcW w:w="1350" w:type="dxa"/>
          </w:tcPr>
          <w:p w14:paraId="1C30C38B" w14:textId="77777777" w:rsidR="00A07EA4" w:rsidRDefault="00A07EA4" w:rsidP="00A07EA4">
            <w:r>
              <w:t>X</w:t>
            </w:r>
          </w:p>
        </w:tc>
        <w:tc>
          <w:tcPr>
            <w:tcW w:w="1080" w:type="dxa"/>
          </w:tcPr>
          <w:p w14:paraId="15CA79CD" w14:textId="77777777" w:rsidR="00A07EA4" w:rsidRDefault="00A07EA4" w:rsidP="00A07EA4">
            <w:r>
              <w:t>X</w:t>
            </w:r>
          </w:p>
        </w:tc>
        <w:tc>
          <w:tcPr>
            <w:tcW w:w="1170" w:type="dxa"/>
          </w:tcPr>
          <w:p w14:paraId="13AF59D5" w14:textId="77777777" w:rsidR="00A07EA4" w:rsidRDefault="00A07EA4" w:rsidP="00A07EA4">
            <w:r>
              <w:t>X</w:t>
            </w:r>
          </w:p>
        </w:tc>
        <w:tc>
          <w:tcPr>
            <w:tcW w:w="1080" w:type="dxa"/>
          </w:tcPr>
          <w:p w14:paraId="4916083C" w14:textId="77777777" w:rsidR="00A07EA4" w:rsidRDefault="00A07EA4" w:rsidP="00A07EA4">
            <w:r>
              <w:t>X</w:t>
            </w:r>
          </w:p>
        </w:tc>
        <w:tc>
          <w:tcPr>
            <w:tcW w:w="1184" w:type="dxa"/>
          </w:tcPr>
          <w:p w14:paraId="6D46C70D" w14:textId="77777777" w:rsidR="00A07EA4" w:rsidRDefault="00A07EA4" w:rsidP="00A07EA4">
            <w:r>
              <w:t>X</w:t>
            </w:r>
          </w:p>
        </w:tc>
      </w:tr>
      <w:tr w:rsidR="00A07EA4" w14:paraId="1CE77014" w14:textId="77777777" w:rsidTr="00A07EA4">
        <w:tc>
          <w:tcPr>
            <w:tcW w:w="2358" w:type="dxa"/>
          </w:tcPr>
          <w:p w14:paraId="2CB44E1B" w14:textId="77777777" w:rsidR="00A07EA4" w:rsidRDefault="00A07EA4" w:rsidP="00A07EA4">
            <w:r>
              <w:t>Cape Alava</w:t>
            </w:r>
          </w:p>
        </w:tc>
        <w:tc>
          <w:tcPr>
            <w:tcW w:w="1350" w:type="dxa"/>
          </w:tcPr>
          <w:p w14:paraId="1C2535BB" w14:textId="77777777" w:rsidR="00A07EA4" w:rsidRDefault="00A07EA4" w:rsidP="00A07EA4">
            <w:r>
              <w:t>X</w:t>
            </w:r>
          </w:p>
        </w:tc>
        <w:tc>
          <w:tcPr>
            <w:tcW w:w="1080" w:type="dxa"/>
          </w:tcPr>
          <w:p w14:paraId="5A8B0B31" w14:textId="77777777" w:rsidR="00A07EA4" w:rsidRDefault="00A07EA4" w:rsidP="00A07EA4">
            <w:r>
              <w:t>X</w:t>
            </w:r>
          </w:p>
        </w:tc>
        <w:tc>
          <w:tcPr>
            <w:tcW w:w="1170" w:type="dxa"/>
          </w:tcPr>
          <w:p w14:paraId="233942D9" w14:textId="77777777" w:rsidR="00A07EA4" w:rsidRDefault="00A07EA4" w:rsidP="00A07EA4">
            <w:r>
              <w:t>X</w:t>
            </w:r>
          </w:p>
        </w:tc>
        <w:tc>
          <w:tcPr>
            <w:tcW w:w="1080" w:type="dxa"/>
          </w:tcPr>
          <w:p w14:paraId="66C655D2" w14:textId="77777777" w:rsidR="00A07EA4" w:rsidRDefault="00A07EA4" w:rsidP="00A07EA4">
            <w:r>
              <w:t>X</w:t>
            </w:r>
          </w:p>
        </w:tc>
        <w:tc>
          <w:tcPr>
            <w:tcW w:w="1184" w:type="dxa"/>
          </w:tcPr>
          <w:p w14:paraId="61D75512" w14:textId="77777777" w:rsidR="00A07EA4" w:rsidRDefault="00A07EA4" w:rsidP="00A07EA4">
            <w:r>
              <w:t>X</w:t>
            </w:r>
          </w:p>
        </w:tc>
      </w:tr>
      <w:tr w:rsidR="00A07EA4" w14:paraId="72023DF6" w14:textId="77777777" w:rsidTr="00A07EA4">
        <w:tc>
          <w:tcPr>
            <w:tcW w:w="2358" w:type="dxa"/>
          </w:tcPr>
          <w:p w14:paraId="75C36F40" w14:textId="77777777" w:rsidR="00A07EA4" w:rsidRDefault="00A07EA4" w:rsidP="00A07EA4">
            <w:r>
              <w:t>Cape Johnson</w:t>
            </w:r>
          </w:p>
        </w:tc>
        <w:tc>
          <w:tcPr>
            <w:tcW w:w="1350" w:type="dxa"/>
          </w:tcPr>
          <w:p w14:paraId="658FEF19" w14:textId="77777777" w:rsidR="00A07EA4" w:rsidRDefault="00A07EA4" w:rsidP="00A07EA4">
            <w:r>
              <w:t>X</w:t>
            </w:r>
          </w:p>
        </w:tc>
        <w:tc>
          <w:tcPr>
            <w:tcW w:w="1080" w:type="dxa"/>
          </w:tcPr>
          <w:p w14:paraId="5DD46DDE" w14:textId="77777777" w:rsidR="00A07EA4" w:rsidRDefault="00A07EA4" w:rsidP="00A07EA4">
            <w:r>
              <w:t>X</w:t>
            </w:r>
          </w:p>
        </w:tc>
        <w:tc>
          <w:tcPr>
            <w:tcW w:w="1170" w:type="dxa"/>
          </w:tcPr>
          <w:p w14:paraId="3987CB0B" w14:textId="77777777" w:rsidR="00A07EA4" w:rsidRDefault="00A07EA4" w:rsidP="00A07EA4">
            <w:r>
              <w:t>X</w:t>
            </w:r>
          </w:p>
        </w:tc>
        <w:tc>
          <w:tcPr>
            <w:tcW w:w="1080" w:type="dxa"/>
          </w:tcPr>
          <w:p w14:paraId="29854654" w14:textId="77777777" w:rsidR="00A07EA4" w:rsidRDefault="00A07EA4" w:rsidP="00A07EA4">
            <w:r>
              <w:t>X</w:t>
            </w:r>
          </w:p>
        </w:tc>
        <w:tc>
          <w:tcPr>
            <w:tcW w:w="1184" w:type="dxa"/>
          </w:tcPr>
          <w:p w14:paraId="78E7DC7A" w14:textId="77777777" w:rsidR="00A07EA4" w:rsidRDefault="00A07EA4" w:rsidP="00A07EA4">
            <w:r>
              <w:t>X</w:t>
            </w:r>
          </w:p>
        </w:tc>
      </w:tr>
      <w:tr w:rsidR="00A07EA4" w14:paraId="5085F5D8" w14:textId="77777777" w:rsidTr="00A07EA4">
        <w:tc>
          <w:tcPr>
            <w:tcW w:w="2358" w:type="dxa"/>
          </w:tcPr>
          <w:p w14:paraId="5B0FFA21" w14:textId="77777777" w:rsidR="00A07EA4" w:rsidRDefault="00651366" w:rsidP="00A07EA4">
            <w:r>
              <w:t xml:space="preserve">Rock </w:t>
            </w:r>
            <w:r w:rsidR="00A07EA4">
              <w:t>305</w:t>
            </w:r>
          </w:p>
        </w:tc>
        <w:tc>
          <w:tcPr>
            <w:tcW w:w="1350" w:type="dxa"/>
          </w:tcPr>
          <w:p w14:paraId="0EFBB642" w14:textId="77777777" w:rsidR="00A07EA4" w:rsidRDefault="00A07EA4" w:rsidP="00A07EA4">
            <w:r>
              <w:t>X</w:t>
            </w:r>
          </w:p>
        </w:tc>
        <w:tc>
          <w:tcPr>
            <w:tcW w:w="1080" w:type="dxa"/>
          </w:tcPr>
          <w:p w14:paraId="698BB586" w14:textId="77777777" w:rsidR="00A07EA4" w:rsidRDefault="00A07EA4" w:rsidP="00A07EA4">
            <w:r>
              <w:t>X</w:t>
            </w:r>
          </w:p>
        </w:tc>
        <w:tc>
          <w:tcPr>
            <w:tcW w:w="1170" w:type="dxa"/>
          </w:tcPr>
          <w:p w14:paraId="2FBFD4AF" w14:textId="77777777" w:rsidR="00A07EA4" w:rsidRDefault="00A07EA4" w:rsidP="00A07EA4">
            <w:r>
              <w:t>X</w:t>
            </w:r>
          </w:p>
        </w:tc>
        <w:tc>
          <w:tcPr>
            <w:tcW w:w="1080" w:type="dxa"/>
          </w:tcPr>
          <w:p w14:paraId="6D4F12D7" w14:textId="77777777" w:rsidR="00A07EA4" w:rsidRDefault="00A07EA4" w:rsidP="00A07EA4">
            <w:r>
              <w:t>X</w:t>
            </w:r>
          </w:p>
        </w:tc>
        <w:tc>
          <w:tcPr>
            <w:tcW w:w="1184" w:type="dxa"/>
          </w:tcPr>
          <w:p w14:paraId="0D92B712" w14:textId="77777777" w:rsidR="00A07EA4" w:rsidRDefault="00A07EA4" w:rsidP="00A07EA4">
            <w:r>
              <w:t>X</w:t>
            </w:r>
          </w:p>
        </w:tc>
      </w:tr>
      <w:tr w:rsidR="00A07EA4" w14:paraId="6E61A75B" w14:textId="77777777" w:rsidTr="00A07EA4">
        <w:tc>
          <w:tcPr>
            <w:tcW w:w="2358" w:type="dxa"/>
          </w:tcPr>
          <w:p w14:paraId="3E35442C" w14:textId="77777777" w:rsidR="00A07EA4" w:rsidRDefault="00A07EA4" w:rsidP="00A07EA4">
            <w:proofErr w:type="spellStart"/>
            <w:r>
              <w:t>Teahwhit</w:t>
            </w:r>
            <w:proofErr w:type="spellEnd"/>
            <w:r>
              <w:t xml:space="preserve"> Head</w:t>
            </w:r>
          </w:p>
        </w:tc>
        <w:tc>
          <w:tcPr>
            <w:tcW w:w="1350" w:type="dxa"/>
          </w:tcPr>
          <w:p w14:paraId="1C852A9F" w14:textId="77777777" w:rsidR="00A07EA4" w:rsidRDefault="00A07EA4" w:rsidP="00A07EA4">
            <w:r>
              <w:t>X</w:t>
            </w:r>
          </w:p>
        </w:tc>
        <w:tc>
          <w:tcPr>
            <w:tcW w:w="1080" w:type="dxa"/>
          </w:tcPr>
          <w:p w14:paraId="3BC0D90C" w14:textId="77777777" w:rsidR="00A07EA4" w:rsidRDefault="00A07EA4" w:rsidP="00A07EA4">
            <w:r>
              <w:t>X</w:t>
            </w:r>
          </w:p>
        </w:tc>
        <w:tc>
          <w:tcPr>
            <w:tcW w:w="1170" w:type="dxa"/>
          </w:tcPr>
          <w:p w14:paraId="70537F8B" w14:textId="77777777" w:rsidR="00A07EA4" w:rsidRDefault="00A07EA4" w:rsidP="00A07EA4">
            <w:r>
              <w:t>X</w:t>
            </w:r>
          </w:p>
        </w:tc>
        <w:tc>
          <w:tcPr>
            <w:tcW w:w="1080" w:type="dxa"/>
          </w:tcPr>
          <w:p w14:paraId="4E50DDB3" w14:textId="77777777" w:rsidR="00A07EA4" w:rsidRDefault="00A07EA4" w:rsidP="00A07EA4">
            <w:r>
              <w:t>X</w:t>
            </w:r>
          </w:p>
        </w:tc>
        <w:tc>
          <w:tcPr>
            <w:tcW w:w="1184" w:type="dxa"/>
          </w:tcPr>
          <w:p w14:paraId="0F55EC94" w14:textId="77777777" w:rsidR="00A07EA4" w:rsidRDefault="00A07EA4" w:rsidP="00A07EA4">
            <w:r>
              <w:t>X</w:t>
            </w:r>
          </w:p>
        </w:tc>
      </w:tr>
      <w:tr w:rsidR="00A07EA4" w14:paraId="744A3433" w14:textId="77777777" w:rsidTr="00A07EA4">
        <w:tc>
          <w:tcPr>
            <w:tcW w:w="2358" w:type="dxa"/>
          </w:tcPr>
          <w:p w14:paraId="335E33BD" w14:textId="77777777" w:rsidR="00A07EA4" w:rsidRDefault="00A07EA4" w:rsidP="00A07EA4">
            <w:r>
              <w:t>Destruction Island</w:t>
            </w:r>
          </w:p>
        </w:tc>
        <w:tc>
          <w:tcPr>
            <w:tcW w:w="1350" w:type="dxa"/>
          </w:tcPr>
          <w:p w14:paraId="3FF39FDE" w14:textId="77777777" w:rsidR="00A07EA4" w:rsidRDefault="00A07EA4" w:rsidP="00A07EA4"/>
        </w:tc>
        <w:tc>
          <w:tcPr>
            <w:tcW w:w="1080" w:type="dxa"/>
          </w:tcPr>
          <w:p w14:paraId="0048E90F" w14:textId="77777777" w:rsidR="00A07EA4" w:rsidRDefault="00A07EA4" w:rsidP="00A07EA4"/>
        </w:tc>
        <w:tc>
          <w:tcPr>
            <w:tcW w:w="1170" w:type="dxa"/>
          </w:tcPr>
          <w:p w14:paraId="08219D06" w14:textId="77777777" w:rsidR="00A07EA4" w:rsidRDefault="00A07EA4" w:rsidP="00A07EA4">
            <w:r>
              <w:t>X</w:t>
            </w:r>
          </w:p>
        </w:tc>
        <w:tc>
          <w:tcPr>
            <w:tcW w:w="1080" w:type="dxa"/>
          </w:tcPr>
          <w:p w14:paraId="0C91A7FB" w14:textId="77777777" w:rsidR="00A07EA4" w:rsidRDefault="00A07EA4" w:rsidP="00A07EA4"/>
        </w:tc>
        <w:tc>
          <w:tcPr>
            <w:tcW w:w="1184" w:type="dxa"/>
          </w:tcPr>
          <w:p w14:paraId="4AE5FDE6" w14:textId="77777777" w:rsidR="00A07EA4" w:rsidRDefault="00A07EA4" w:rsidP="00A07EA4">
            <w:r>
              <w:t>X</w:t>
            </w:r>
          </w:p>
        </w:tc>
      </w:tr>
      <w:tr w:rsidR="00A07EA4" w14:paraId="21CC10C1" w14:textId="77777777" w:rsidTr="00A07EA4">
        <w:tc>
          <w:tcPr>
            <w:tcW w:w="2358" w:type="dxa"/>
          </w:tcPr>
          <w:p w14:paraId="5DC1850F" w14:textId="77777777" w:rsidR="00A07EA4" w:rsidRDefault="00A07EA4" w:rsidP="00A07EA4"/>
        </w:tc>
        <w:tc>
          <w:tcPr>
            <w:tcW w:w="1350" w:type="dxa"/>
          </w:tcPr>
          <w:p w14:paraId="641A6617" w14:textId="77777777" w:rsidR="00A07EA4" w:rsidRDefault="00A07EA4" w:rsidP="00A07EA4"/>
        </w:tc>
        <w:tc>
          <w:tcPr>
            <w:tcW w:w="1080" w:type="dxa"/>
          </w:tcPr>
          <w:p w14:paraId="63CB71CC" w14:textId="77777777" w:rsidR="00A07EA4" w:rsidRDefault="00A07EA4" w:rsidP="00A07EA4"/>
        </w:tc>
        <w:tc>
          <w:tcPr>
            <w:tcW w:w="1170" w:type="dxa"/>
          </w:tcPr>
          <w:p w14:paraId="0ED9791A" w14:textId="77777777" w:rsidR="00A07EA4" w:rsidRDefault="00A07EA4" w:rsidP="00A07EA4"/>
        </w:tc>
        <w:tc>
          <w:tcPr>
            <w:tcW w:w="1080" w:type="dxa"/>
          </w:tcPr>
          <w:p w14:paraId="480793B1" w14:textId="77777777" w:rsidR="00A07EA4" w:rsidRDefault="00A07EA4" w:rsidP="00A07EA4"/>
        </w:tc>
        <w:tc>
          <w:tcPr>
            <w:tcW w:w="1184" w:type="dxa"/>
          </w:tcPr>
          <w:p w14:paraId="65B9BE72" w14:textId="77777777" w:rsidR="00A07EA4" w:rsidRDefault="00A07EA4" w:rsidP="00A07EA4"/>
        </w:tc>
      </w:tr>
      <w:tr w:rsidR="00FD6C33" w14:paraId="0C6E0794" w14:textId="77777777" w:rsidTr="00A07EA4">
        <w:tc>
          <w:tcPr>
            <w:tcW w:w="2358" w:type="dxa"/>
          </w:tcPr>
          <w:p w14:paraId="7FA91869" w14:textId="77777777" w:rsidR="00FD6C33" w:rsidRDefault="00FD6C33" w:rsidP="00A07EA4"/>
        </w:tc>
        <w:tc>
          <w:tcPr>
            <w:tcW w:w="1350" w:type="dxa"/>
          </w:tcPr>
          <w:p w14:paraId="151A721A" w14:textId="77777777" w:rsidR="00FD6C33" w:rsidRDefault="00FD6C33" w:rsidP="00A07EA4"/>
        </w:tc>
        <w:tc>
          <w:tcPr>
            <w:tcW w:w="1080" w:type="dxa"/>
          </w:tcPr>
          <w:p w14:paraId="32980FF6" w14:textId="77777777" w:rsidR="00FD6C33" w:rsidRDefault="00FD6C33" w:rsidP="00A07EA4"/>
        </w:tc>
        <w:tc>
          <w:tcPr>
            <w:tcW w:w="1170" w:type="dxa"/>
          </w:tcPr>
          <w:p w14:paraId="0EA912E8" w14:textId="77777777" w:rsidR="00FD6C33" w:rsidRDefault="00FD6C33" w:rsidP="00A07EA4"/>
        </w:tc>
        <w:tc>
          <w:tcPr>
            <w:tcW w:w="1080" w:type="dxa"/>
          </w:tcPr>
          <w:p w14:paraId="07470D26" w14:textId="77777777" w:rsidR="00FD6C33" w:rsidRDefault="00FD6C33" w:rsidP="00A07EA4"/>
        </w:tc>
        <w:tc>
          <w:tcPr>
            <w:tcW w:w="1184" w:type="dxa"/>
          </w:tcPr>
          <w:p w14:paraId="4BD02D7E" w14:textId="77777777" w:rsidR="00FD6C33" w:rsidRDefault="00FD6C33" w:rsidP="00A07EA4"/>
        </w:tc>
      </w:tr>
    </w:tbl>
    <w:p w14:paraId="2CAB80D3" w14:textId="77777777" w:rsidR="00651366" w:rsidRDefault="00651366" w:rsidP="00A07EA4"/>
    <w:p w14:paraId="054A7069" w14:textId="77777777" w:rsidR="00FD6C33" w:rsidRDefault="00FD6C33">
      <w:r>
        <w:br w:type="page"/>
      </w:r>
    </w:p>
    <w:tbl>
      <w:tblPr>
        <w:tblStyle w:val="TableGrid"/>
        <w:tblW w:w="0" w:type="auto"/>
        <w:tblLayout w:type="fixed"/>
        <w:tblLook w:val="04A0" w:firstRow="1" w:lastRow="0" w:firstColumn="1" w:lastColumn="0" w:noHBand="0" w:noVBand="1"/>
      </w:tblPr>
      <w:tblGrid>
        <w:gridCol w:w="2358"/>
        <w:gridCol w:w="1350"/>
        <w:gridCol w:w="1080"/>
        <w:gridCol w:w="1080"/>
        <w:gridCol w:w="1350"/>
      </w:tblGrid>
      <w:tr w:rsidR="00FD6C33" w14:paraId="2C9E480B" w14:textId="77777777" w:rsidTr="00FD6C33">
        <w:tc>
          <w:tcPr>
            <w:tcW w:w="2358" w:type="dxa"/>
          </w:tcPr>
          <w:p w14:paraId="13C71C8D" w14:textId="77777777" w:rsidR="00FD6C33" w:rsidRDefault="00FD6C33" w:rsidP="00FD6C33">
            <w:pPr>
              <w:jc w:val="center"/>
            </w:pPr>
          </w:p>
        </w:tc>
        <w:tc>
          <w:tcPr>
            <w:tcW w:w="4860" w:type="dxa"/>
            <w:gridSpan w:val="4"/>
          </w:tcPr>
          <w:p w14:paraId="7F3B9A60" w14:textId="60127B75" w:rsidR="00FD6C33" w:rsidRDefault="00FD6C33" w:rsidP="00FD6C33">
            <w:pPr>
              <w:jc w:val="center"/>
            </w:pPr>
            <w:r>
              <w:t>Year Otters Exceed Number</w:t>
            </w:r>
          </w:p>
        </w:tc>
      </w:tr>
      <w:tr w:rsidR="00FD6C33" w:rsidRPr="00437CF4" w14:paraId="139B8B95" w14:textId="77777777" w:rsidTr="00FD6C33">
        <w:tc>
          <w:tcPr>
            <w:tcW w:w="2358" w:type="dxa"/>
          </w:tcPr>
          <w:p w14:paraId="4F3E8884" w14:textId="77777777" w:rsidR="00FD6C33" w:rsidRPr="00D938E3" w:rsidRDefault="00FD6C33" w:rsidP="00FD6C33">
            <w:pPr>
              <w:tabs>
                <w:tab w:val="left" w:pos="980"/>
              </w:tabs>
              <w:rPr>
                <w:b/>
              </w:rPr>
            </w:pPr>
            <w:r w:rsidRPr="00D938E3">
              <w:rPr>
                <w:b/>
              </w:rPr>
              <w:t>Sites</w:t>
            </w:r>
          </w:p>
        </w:tc>
        <w:tc>
          <w:tcPr>
            <w:tcW w:w="1350" w:type="dxa"/>
          </w:tcPr>
          <w:p w14:paraId="2D080479" w14:textId="5EEB7B05" w:rsidR="00FD6C33" w:rsidRPr="00EC400A" w:rsidRDefault="00FD6C33" w:rsidP="00EC400A">
            <w:pPr>
              <w:jc w:val="center"/>
              <w:rPr>
                <w:b/>
                <w:sz w:val="20"/>
                <w:szCs w:val="20"/>
              </w:rPr>
            </w:pPr>
            <w:r w:rsidRPr="00EC400A">
              <w:rPr>
                <w:b/>
                <w:sz w:val="20"/>
                <w:szCs w:val="20"/>
              </w:rPr>
              <w:t>2</w:t>
            </w:r>
          </w:p>
        </w:tc>
        <w:tc>
          <w:tcPr>
            <w:tcW w:w="1080" w:type="dxa"/>
          </w:tcPr>
          <w:p w14:paraId="27A06B9A" w14:textId="68B4CA96" w:rsidR="00FD6C33" w:rsidRPr="00EC400A" w:rsidRDefault="00FD6C33" w:rsidP="00EC400A">
            <w:pPr>
              <w:jc w:val="center"/>
              <w:rPr>
                <w:b/>
                <w:sz w:val="20"/>
                <w:szCs w:val="20"/>
              </w:rPr>
            </w:pPr>
            <w:r w:rsidRPr="00EC400A">
              <w:rPr>
                <w:b/>
                <w:sz w:val="20"/>
                <w:szCs w:val="20"/>
              </w:rPr>
              <w:t>5</w:t>
            </w:r>
          </w:p>
        </w:tc>
        <w:tc>
          <w:tcPr>
            <w:tcW w:w="1080" w:type="dxa"/>
          </w:tcPr>
          <w:p w14:paraId="504CBE06" w14:textId="7ACCBEF2" w:rsidR="00FD6C33" w:rsidRPr="00EC400A" w:rsidRDefault="00FD6C33" w:rsidP="00EC400A">
            <w:pPr>
              <w:jc w:val="center"/>
              <w:rPr>
                <w:b/>
                <w:sz w:val="20"/>
                <w:szCs w:val="20"/>
              </w:rPr>
            </w:pPr>
            <w:r w:rsidRPr="00EC400A">
              <w:rPr>
                <w:b/>
                <w:sz w:val="20"/>
                <w:szCs w:val="20"/>
              </w:rPr>
              <w:t>10</w:t>
            </w:r>
          </w:p>
        </w:tc>
        <w:tc>
          <w:tcPr>
            <w:tcW w:w="1350" w:type="dxa"/>
          </w:tcPr>
          <w:p w14:paraId="70193F3A" w14:textId="1BC63DAE" w:rsidR="00FD6C33" w:rsidRPr="00EC400A" w:rsidRDefault="00FD6C33" w:rsidP="00EC400A">
            <w:pPr>
              <w:jc w:val="center"/>
              <w:rPr>
                <w:b/>
                <w:sz w:val="20"/>
                <w:szCs w:val="20"/>
              </w:rPr>
            </w:pPr>
            <w:r w:rsidRPr="00EC400A">
              <w:rPr>
                <w:b/>
                <w:sz w:val="20"/>
                <w:szCs w:val="20"/>
              </w:rPr>
              <w:t>25</w:t>
            </w:r>
          </w:p>
        </w:tc>
      </w:tr>
      <w:tr w:rsidR="00FD6C33" w14:paraId="49723618" w14:textId="77777777" w:rsidTr="00FD6C33">
        <w:tc>
          <w:tcPr>
            <w:tcW w:w="2358" w:type="dxa"/>
          </w:tcPr>
          <w:p w14:paraId="5146A22D" w14:textId="77777777" w:rsidR="00FD6C33" w:rsidRDefault="00FD6C33" w:rsidP="00FD6C33">
            <w:proofErr w:type="spellStart"/>
            <w:r>
              <w:t>Neah</w:t>
            </w:r>
            <w:proofErr w:type="spellEnd"/>
            <w:r>
              <w:t xml:space="preserve"> Bay </w:t>
            </w:r>
          </w:p>
        </w:tc>
        <w:tc>
          <w:tcPr>
            <w:tcW w:w="1350" w:type="dxa"/>
          </w:tcPr>
          <w:p w14:paraId="1DC88A64" w14:textId="7A9985AF" w:rsidR="00FD6C33" w:rsidRDefault="00FD6C33" w:rsidP="00FD6C33">
            <w:r>
              <w:t>1988</w:t>
            </w:r>
          </w:p>
        </w:tc>
        <w:tc>
          <w:tcPr>
            <w:tcW w:w="1080" w:type="dxa"/>
          </w:tcPr>
          <w:p w14:paraId="3171E357" w14:textId="6EAA835B" w:rsidR="00FD6C33" w:rsidRDefault="00FD6C33" w:rsidP="00FD6C33">
            <w:r>
              <w:t>1991</w:t>
            </w:r>
          </w:p>
        </w:tc>
        <w:tc>
          <w:tcPr>
            <w:tcW w:w="1080" w:type="dxa"/>
          </w:tcPr>
          <w:p w14:paraId="792B3F3E" w14:textId="1E7E32C5" w:rsidR="00FD6C33" w:rsidRDefault="00FD6C33" w:rsidP="00FD6C33">
            <w:r>
              <w:t>1991</w:t>
            </w:r>
          </w:p>
        </w:tc>
        <w:tc>
          <w:tcPr>
            <w:tcW w:w="1350" w:type="dxa"/>
          </w:tcPr>
          <w:p w14:paraId="51DA9425" w14:textId="6A6E7B04" w:rsidR="00FD6C33" w:rsidRDefault="00FD6C33" w:rsidP="00FD6C33">
            <w:r>
              <w:t>-</w:t>
            </w:r>
          </w:p>
        </w:tc>
      </w:tr>
      <w:tr w:rsidR="00FD6C33" w14:paraId="6A862A08" w14:textId="77777777" w:rsidTr="00FD6C33">
        <w:tc>
          <w:tcPr>
            <w:tcW w:w="2358" w:type="dxa"/>
          </w:tcPr>
          <w:p w14:paraId="3D920AB7" w14:textId="77777777" w:rsidR="00FD6C33" w:rsidRDefault="00FD6C33" w:rsidP="00FD6C33">
            <w:proofErr w:type="spellStart"/>
            <w:r>
              <w:t>Chibahdel</w:t>
            </w:r>
            <w:proofErr w:type="spellEnd"/>
            <w:r>
              <w:t xml:space="preserve"> Rocks</w:t>
            </w:r>
          </w:p>
        </w:tc>
        <w:tc>
          <w:tcPr>
            <w:tcW w:w="1350" w:type="dxa"/>
          </w:tcPr>
          <w:p w14:paraId="26B1D9B6" w14:textId="12975C54" w:rsidR="00FD6C33" w:rsidRDefault="00FD6C33" w:rsidP="00FD6C33">
            <w:r>
              <w:t>1988</w:t>
            </w:r>
          </w:p>
        </w:tc>
        <w:tc>
          <w:tcPr>
            <w:tcW w:w="1080" w:type="dxa"/>
          </w:tcPr>
          <w:p w14:paraId="0FF9DCAF" w14:textId="53BDB59E" w:rsidR="00FD6C33" w:rsidRDefault="00FD6C33" w:rsidP="00FD6C33">
            <w:r>
              <w:t>1990</w:t>
            </w:r>
          </w:p>
        </w:tc>
        <w:tc>
          <w:tcPr>
            <w:tcW w:w="1080" w:type="dxa"/>
          </w:tcPr>
          <w:p w14:paraId="7F93D693" w14:textId="2FED4398" w:rsidR="00FD6C33" w:rsidRDefault="00FD6C33" w:rsidP="00FD6C33">
            <w:r>
              <w:t>1991</w:t>
            </w:r>
          </w:p>
        </w:tc>
        <w:tc>
          <w:tcPr>
            <w:tcW w:w="1350" w:type="dxa"/>
          </w:tcPr>
          <w:p w14:paraId="22C7EAC4" w14:textId="3C46E5DA" w:rsidR="00FD6C33" w:rsidRDefault="00FD6C33" w:rsidP="00FD6C33">
            <w:r>
              <w:t>1991</w:t>
            </w:r>
          </w:p>
        </w:tc>
      </w:tr>
      <w:tr w:rsidR="00FD6C33" w14:paraId="3CC514C4" w14:textId="77777777" w:rsidTr="00FD6C33">
        <w:tc>
          <w:tcPr>
            <w:tcW w:w="2358" w:type="dxa"/>
          </w:tcPr>
          <w:p w14:paraId="38076407" w14:textId="77777777" w:rsidR="00FD6C33" w:rsidRDefault="00FD6C33" w:rsidP="00FD6C33">
            <w:proofErr w:type="spellStart"/>
            <w:r>
              <w:t>Tatoosh</w:t>
            </w:r>
            <w:proofErr w:type="spellEnd"/>
            <w:r>
              <w:t xml:space="preserve"> Island</w:t>
            </w:r>
          </w:p>
        </w:tc>
        <w:tc>
          <w:tcPr>
            <w:tcW w:w="1350" w:type="dxa"/>
          </w:tcPr>
          <w:p w14:paraId="0E952255" w14:textId="57497357" w:rsidR="00FD6C33" w:rsidRDefault="00FD6C33" w:rsidP="00FD6C33">
            <w:r>
              <w:t>1987</w:t>
            </w:r>
          </w:p>
        </w:tc>
        <w:tc>
          <w:tcPr>
            <w:tcW w:w="1080" w:type="dxa"/>
          </w:tcPr>
          <w:p w14:paraId="0A52DCCA" w14:textId="37DAC844" w:rsidR="00FD6C33" w:rsidRDefault="00FD6C33" w:rsidP="00FD6C33">
            <w:r>
              <w:t>1988</w:t>
            </w:r>
          </w:p>
        </w:tc>
        <w:tc>
          <w:tcPr>
            <w:tcW w:w="1080" w:type="dxa"/>
          </w:tcPr>
          <w:p w14:paraId="27ECF6EB" w14:textId="5F41B59D" w:rsidR="00FD6C33" w:rsidRDefault="00FD6C33" w:rsidP="00FD6C33">
            <w:r>
              <w:t>1990</w:t>
            </w:r>
          </w:p>
        </w:tc>
        <w:tc>
          <w:tcPr>
            <w:tcW w:w="1350" w:type="dxa"/>
          </w:tcPr>
          <w:p w14:paraId="70385941" w14:textId="76E12ADD" w:rsidR="00FD6C33" w:rsidRDefault="00FD6C33" w:rsidP="00FD6C33">
            <w:r>
              <w:t>1991</w:t>
            </w:r>
          </w:p>
        </w:tc>
      </w:tr>
      <w:tr w:rsidR="00FD6C33" w14:paraId="231587B5" w14:textId="77777777" w:rsidTr="00FD6C33">
        <w:tc>
          <w:tcPr>
            <w:tcW w:w="2358" w:type="dxa"/>
          </w:tcPr>
          <w:p w14:paraId="6FBA6A4F" w14:textId="77777777" w:rsidR="00FD6C33" w:rsidRDefault="00FD6C33" w:rsidP="00FD6C33">
            <w:r>
              <w:t>Anderson Point</w:t>
            </w:r>
          </w:p>
        </w:tc>
        <w:tc>
          <w:tcPr>
            <w:tcW w:w="1350" w:type="dxa"/>
          </w:tcPr>
          <w:p w14:paraId="5D8D40FF" w14:textId="66039929" w:rsidR="00FD6C33" w:rsidRDefault="00EC400A" w:rsidP="00FD6C33">
            <w:r>
              <w:t>1977</w:t>
            </w:r>
          </w:p>
        </w:tc>
        <w:tc>
          <w:tcPr>
            <w:tcW w:w="1080" w:type="dxa"/>
          </w:tcPr>
          <w:p w14:paraId="0F0370D9" w14:textId="3317965B" w:rsidR="00FD6C33" w:rsidRDefault="00EC400A" w:rsidP="00FD6C33">
            <w:r>
              <w:t>1981</w:t>
            </w:r>
          </w:p>
        </w:tc>
        <w:tc>
          <w:tcPr>
            <w:tcW w:w="1080" w:type="dxa"/>
          </w:tcPr>
          <w:p w14:paraId="120CF220" w14:textId="2AF00072" w:rsidR="00FD6C33" w:rsidRDefault="00EC400A" w:rsidP="00FD6C33">
            <w:r>
              <w:t>1983</w:t>
            </w:r>
          </w:p>
        </w:tc>
        <w:tc>
          <w:tcPr>
            <w:tcW w:w="1350" w:type="dxa"/>
          </w:tcPr>
          <w:p w14:paraId="55727594" w14:textId="544DD1A8" w:rsidR="00FD6C33" w:rsidRDefault="00EC400A" w:rsidP="00FD6C33">
            <w:r>
              <w:t>1988</w:t>
            </w:r>
          </w:p>
        </w:tc>
      </w:tr>
      <w:tr w:rsidR="00FD6C33" w14:paraId="7BA01C1D" w14:textId="77777777" w:rsidTr="00FD6C33">
        <w:tc>
          <w:tcPr>
            <w:tcW w:w="2358" w:type="dxa"/>
          </w:tcPr>
          <w:p w14:paraId="0C03F589" w14:textId="77777777" w:rsidR="00FD6C33" w:rsidRDefault="00FD6C33" w:rsidP="00FD6C33">
            <w:r>
              <w:t>Point of the Arches</w:t>
            </w:r>
          </w:p>
        </w:tc>
        <w:tc>
          <w:tcPr>
            <w:tcW w:w="1350" w:type="dxa"/>
          </w:tcPr>
          <w:p w14:paraId="0EEF46E3" w14:textId="7C744031" w:rsidR="00FD6C33" w:rsidRDefault="00FD6C33" w:rsidP="00FD6C33">
            <w:r>
              <w:t>1977</w:t>
            </w:r>
          </w:p>
        </w:tc>
        <w:tc>
          <w:tcPr>
            <w:tcW w:w="1080" w:type="dxa"/>
          </w:tcPr>
          <w:p w14:paraId="0C7F3C33" w14:textId="12CF9A54" w:rsidR="00FD6C33" w:rsidRDefault="00FD6C33" w:rsidP="00FD6C33">
            <w:r>
              <w:t>1980</w:t>
            </w:r>
          </w:p>
        </w:tc>
        <w:tc>
          <w:tcPr>
            <w:tcW w:w="1080" w:type="dxa"/>
          </w:tcPr>
          <w:p w14:paraId="083519D1" w14:textId="41604C2D" w:rsidR="00FD6C33" w:rsidRDefault="00FD6C33" w:rsidP="00FD6C33">
            <w:r>
              <w:t>1981</w:t>
            </w:r>
          </w:p>
        </w:tc>
        <w:tc>
          <w:tcPr>
            <w:tcW w:w="1350" w:type="dxa"/>
          </w:tcPr>
          <w:p w14:paraId="4F794D87" w14:textId="26573503" w:rsidR="00FD6C33" w:rsidRDefault="00FD6C33" w:rsidP="00FD6C33">
            <w:r>
              <w:t>1987</w:t>
            </w:r>
          </w:p>
        </w:tc>
      </w:tr>
      <w:tr w:rsidR="00FD6C33" w14:paraId="3AFC6656" w14:textId="77777777" w:rsidTr="00FD6C33">
        <w:tc>
          <w:tcPr>
            <w:tcW w:w="2358" w:type="dxa"/>
          </w:tcPr>
          <w:p w14:paraId="48639034" w14:textId="77777777" w:rsidR="00FD6C33" w:rsidRDefault="00FD6C33" w:rsidP="00FD6C33">
            <w:r>
              <w:t>Cape Alava</w:t>
            </w:r>
          </w:p>
        </w:tc>
        <w:tc>
          <w:tcPr>
            <w:tcW w:w="1350" w:type="dxa"/>
          </w:tcPr>
          <w:p w14:paraId="2E9FE48C" w14:textId="60EE0378" w:rsidR="00FD6C33" w:rsidRDefault="00EC400A" w:rsidP="00FD6C33">
            <w:r>
              <w:t>1977</w:t>
            </w:r>
          </w:p>
        </w:tc>
        <w:tc>
          <w:tcPr>
            <w:tcW w:w="1080" w:type="dxa"/>
          </w:tcPr>
          <w:p w14:paraId="470F978A" w14:textId="26080CBB" w:rsidR="00FD6C33" w:rsidRDefault="00EC400A" w:rsidP="00FD6C33">
            <w:r>
              <w:t>1977</w:t>
            </w:r>
          </w:p>
        </w:tc>
        <w:tc>
          <w:tcPr>
            <w:tcW w:w="1080" w:type="dxa"/>
          </w:tcPr>
          <w:p w14:paraId="3C356A51" w14:textId="1DDD1842" w:rsidR="00FD6C33" w:rsidRDefault="00EC400A" w:rsidP="00FD6C33">
            <w:r>
              <w:t>1981</w:t>
            </w:r>
          </w:p>
        </w:tc>
        <w:tc>
          <w:tcPr>
            <w:tcW w:w="1350" w:type="dxa"/>
          </w:tcPr>
          <w:p w14:paraId="718CA0A9" w14:textId="45F869E7" w:rsidR="00FD6C33" w:rsidRDefault="00EC400A" w:rsidP="00FD6C33">
            <w:r>
              <w:t>1984</w:t>
            </w:r>
          </w:p>
        </w:tc>
      </w:tr>
      <w:tr w:rsidR="00FD6C33" w14:paraId="03667F9E" w14:textId="77777777" w:rsidTr="00FD6C33">
        <w:tc>
          <w:tcPr>
            <w:tcW w:w="2358" w:type="dxa"/>
          </w:tcPr>
          <w:p w14:paraId="7FEEBD4A" w14:textId="77777777" w:rsidR="00FD6C33" w:rsidRDefault="00FD6C33" w:rsidP="00FD6C33">
            <w:r>
              <w:t>Cape Johnson</w:t>
            </w:r>
          </w:p>
        </w:tc>
        <w:tc>
          <w:tcPr>
            <w:tcW w:w="1350" w:type="dxa"/>
          </w:tcPr>
          <w:p w14:paraId="04E0CE1A" w14:textId="7C48AA9E" w:rsidR="00FD6C33" w:rsidRDefault="00EC400A" w:rsidP="00FD6C33">
            <w:r>
              <w:t>1977</w:t>
            </w:r>
          </w:p>
        </w:tc>
        <w:tc>
          <w:tcPr>
            <w:tcW w:w="1080" w:type="dxa"/>
          </w:tcPr>
          <w:p w14:paraId="3F4F65A1" w14:textId="0AC66D48" w:rsidR="00FD6C33" w:rsidRDefault="00EC400A" w:rsidP="00FD6C33">
            <w:r>
              <w:t>1979</w:t>
            </w:r>
          </w:p>
        </w:tc>
        <w:tc>
          <w:tcPr>
            <w:tcW w:w="1080" w:type="dxa"/>
          </w:tcPr>
          <w:p w14:paraId="63FAB571" w14:textId="795B1CA0" w:rsidR="00FD6C33" w:rsidRDefault="00EC400A" w:rsidP="00FD6C33">
            <w:r>
              <w:t>1983</w:t>
            </w:r>
          </w:p>
        </w:tc>
        <w:tc>
          <w:tcPr>
            <w:tcW w:w="1350" w:type="dxa"/>
          </w:tcPr>
          <w:p w14:paraId="04EFED12" w14:textId="37660C2E" w:rsidR="00FD6C33" w:rsidRDefault="00EC400A" w:rsidP="00FD6C33">
            <w:r>
              <w:t>1987</w:t>
            </w:r>
          </w:p>
        </w:tc>
      </w:tr>
      <w:tr w:rsidR="00FD6C33" w14:paraId="2F4EA603" w14:textId="77777777" w:rsidTr="00FD6C33">
        <w:tc>
          <w:tcPr>
            <w:tcW w:w="2358" w:type="dxa"/>
          </w:tcPr>
          <w:p w14:paraId="0E3A8D18" w14:textId="77777777" w:rsidR="00FD6C33" w:rsidRDefault="00FD6C33" w:rsidP="00FD6C33">
            <w:r>
              <w:t>Rock 305</w:t>
            </w:r>
          </w:p>
        </w:tc>
        <w:tc>
          <w:tcPr>
            <w:tcW w:w="1350" w:type="dxa"/>
          </w:tcPr>
          <w:p w14:paraId="77438A23" w14:textId="37365087" w:rsidR="00FD6C33" w:rsidRDefault="00FD6C33" w:rsidP="00FD6C33">
            <w:r>
              <w:t>1977</w:t>
            </w:r>
          </w:p>
        </w:tc>
        <w:tc>
          <w:tcPr>
            <w:tcW w:w="1080" w:type="dxa"/>
          </w:tcPr>
          <w:p w14:paraId="7517584C" w14:textId="39BC28C7" w:rsidR="00FD6C33" w:rsidRDefault="00FD6C33" w:rsidP="00FD6C33">
            <w:r>
              <w:t>1979</w:t>
            </w:r>
          </w:p>
        </w:tc>
        <w:tc>
          <w:tcPr>
            <w:tcW w:w="1080" w:type="dxa"/>
          </w:tcPr>
          <w:p w14:paraId="1BA357EB" w14:textId="02753D0D" w:rsidR="00FD6C33" w:rsidRDefault="00FD6C33" w:rsidP="00FD6C33">
            <w:r>
              <w:t>1983</w:t>
            </w:r>
          </w:p>
        </w:tc>
        <w:tc>
          <w:tcPr>
            <w:tcW w:w="1350" w:type="dxa"/>
          </w:tcPr>
          <w:p w14:paraId="4DC590BE" w14:textId="66B3DEA2" w:rsidR="00FD6C33" w:rsidRDefault="00FD6C33" w:rsidP="00FD6C33">
            <w:r>
              <w:t>1987</w:t>
            </w:r>
          </w:p>
        </w:tc>
      </w:tr>
      <w:tr w:rsidR="00FD6C33" w14:paraId="2DAB029F" w14:textId="77777777" w:rsidTr="00FD6C33">
        <w:tc>
          <w:tcPr>
            <w:tcW w:w="2358" w:type="dxa"/>
          </w:tcPr>
          <w:p w14:paraId="77438486" w14:textId="77777777" w:rsidR="00FD6C33" w:rsidRDefault="00FD6C33" w:rsidP="00FD6C33">
            <w:proofErr w:type="spellStart"/>
            <w:r>
              <w:t>Teahwhit</w:t>
            </w:r>
            <w:proofErr w:type="spellEnd"/>
            <w:r>
              <w:t xml:space="preserve"> Head</w:t>
            </w:r>
          </w:p>
        </w:tc>
        <w:tc>
          <w:tcPr>
            <w:tcW w:w="1350" w:type="dxa"/>
          </w:tcPr>
          <w:p w14:paraId="743FF4CC" w14:textId="40172E57" w:rsidR="00FD6C33" w:rsidRDefault="00FD6C33" w:rsidP="00FD6C33">
            <w:r>
              <w:t>1977</w:t>
            </w:r>
          </w:p>
        </w:tc>
        <w:tc>
          <w:tcPr>
            <w:tcW w:w="1080" w:type="dxa"/>
          </w:tcPr>
          <w:p w14:paraId="549F3A82" w14:textId="54599C97" w:rsidR="00FD6C33" w:rsidRDefault="00FD6C33" w:rsidP="00FD6C33">
            <w:r>
              <w:t>1981</w:t>
            </w:r>
          </w:p>
        </w:tc>
        <w:tc>
          <w:tcPr>
            <w:tcW w:w="1080" w:type="dxa"/>
          </w:tcPr>
          <w:p w14:paraId="7B946590" w14:textId="0CD936A8" w:rsidR="00FD6C33" w:rsidRDefault="00FD6C33" w:rsidP="00FD6C33">
            <w:r>
              <w:t>1986</w:t>
            </w:r>
          </w:p>
        </w:tc>
        <w:tc>
          <w:tcPr>
            <w:tcW w:w="1350" w:type="dxa"/>
          </w:tcPr>
          <w:p w14:paraId="0A9FC090" w14:textId="041290CB" w:rsidR="00FD6C33" w:rsidRDefault="00FD6C33" w:rsidP="00FD6C33">
            <w:r>
              <w:t>1991</w:t>
            </w:r>
          </w:p>
        </w:tc>
      </w:tr>
      <w:tr w:rsidR="00FD6C33" w14:paraId="6771DB7C" w14:textId="77777777" w:rsidTr="00FD6C33">
        <w:tc>
          <w:tcPr>
            <w:tcW w:w="2358" w:type="dxa"/>
          </w:tcPr>
          <w:p w14:paraId="14904AFB" w14:textId="77777777" w:rsidR="00FD6C33" w:rsidRDefault="00FD6C33" w:rsidP="00FD6C33">
            <w:r>
              <w:t>Destruction Island</w:t>
            </w:r>
          </w:p>
        </w:tc>
        <w:tc>
          <w:tcPr>
            <w:tcW w:w="1350" w:type="dxa"/>
          </w:tcPr>
          <w:p w14:paraId="7E994204" w14:textId="2B724549" w:rsidR="00FD6C33" w:rsidRDefault="00FD6C33" w:rsidP="00FD6C33">
            <w:r>
              <w:t>1977</w:t>
            </w:r>
          </w:p>
        </w:tc>
        <w:tc>
          <w:tcPr>
            <w:tcW w:w="1080" w:type="dxa"/>
          </w:tcPr>
          <w:p w14:paraId="5886948E" w14:textId="59D8CC86" w:rsidR="00FD6C33" w:rsidRDefault="00FD6C33" w:rsidP="00FD6C33">
            <w:r>
              <w:t>1984</w:t>
            </w:r>
          </w:p>
        </w:tc>
        <w:tc>
          <w:tcPr>
            <w:tcW w:w="1080" w:type="dxa"/>
          </w:tcPr>
          <w:p w14:paraId="3DFDE43A" w14:textId="6D2B03B3" w:rsidR="00FD6C33" w:rsidRDefault="00FD6C33" w:rsidP="00FD6C33">
            <w:r>
              <w:t>1988</w:t>
            </w:r>
          </w:p>
        </w:tc>
        <w:tc>
          <w:tcPr>
            <w:tcW w:w="1350" w:type="dxa"/>
          </w:tcPr>
          <w:p w14:paraId="5D7B8A34" w14:textId="2639CDC2" w:rsidR="00FD6C33" w:rsidRDefault="00FD6C33" w:rsidP="00FD6C33">
            <w:r>
              <w:t>1994</w:t>
            </w:r>
          </w:p>
        </w:tc>
      </w:tr>
    </w:tbl>
    <w:p w14:paraId="4A79E7C8" w14:textId="07814541" w:rsidR="00651366" w:rsidRDefault="00651366">
      <w:r>
        <w:br w:type="page"/>
      </w:r>
    </w:p>
    <w:p w14:paraId="001550E9" w14:textId="77777777" w:rsidR="00FD6C33" w:rsidRDefault="00FD6C33"/>
    <w:p w14:paraId="4CCDA009" w14:textId="77777777" w:rsidR="00FD6C33" w:rsidRDefault="00FD6C33"/>
    <w:p w14:paraId="41BDC849" w14:textId="77777777" w:rsidR="00A07EA4" w:rsidRPr="009D4947" w:rsidRDefault="00A07EA4" w:rsidP="00A07EA4"/>
    <w:p w14:paraId="28B97030" w14:textId="77777777" w:rsidR="00A07EA4" w:rsidRDefault="00A07EA4"/>
    <w:p w14:paraId="6D11A8D7" w14:textId="77777777" w:rsidR="00A07EA4" w:rsidRDefault="00A07EA4"/>
    <w:p w14:paraId="59874447" w14:textId="77777777" w:rsidR="00A07EA4" w:rsidRDefault="00A07EA4"/>
    <w:p w14:paraId="35534185" w14:textId="77777777" w:rsidR="00A07EA4" w:rsidRDefault="00A07EA4"/>
    <w:p w14:paraId="56054A1B" w14:textId="77777777" w:rsidR="00A07EA4" w:rsidRDefault="00A07EA4"/>
    <w:p w14:paraId="23F8CFE4" w14:textId="77777777" w:rsidR="002A0D4B" w:rsidRDefault="002A0D4B" w:rsidP="002A0D4B">
      <w:r>
        <w:t>Figure 1</w:t>
      </w:r>
      <w:r w:rsidR="00A07EA4">
        <w:t xml:space="preserve"> Map and </w:t>
      </w:r>
      <w:proofErr w:type="spellStart"/>
      <w:r w:rsidR="00A07EA4">
        <w:t>Coastwide</w:t>
      </w:r>
      <w:proofErr w:type="spellEnd"/>
      <w:r w:rsidR="00A07EA4">
        <w:t xml:space="preserve"> trends in otters and kelp area.</w:t>
      </w:r>
    </w:p>
    <w:p w14:paraId="1B4C2EC1" w14:textId="56DAF285" w:rsidR="002A0D4B" w:rsidRDefault="002A0D4B">
      <w:r>
        <w:br w:type="page"/>
      </w:r>
      <w:ins w:id="1" w:author="Ole Shelton" w:date="2017-08-23T14:25:00Z">
        <w:r w:rsidRPr="002A0D4B">
          <w:rPr>
            <w:noProof/>
          </w:rPr>
          <w:lastRenderedPageBreak/>
          <w:drawing>
            <wp:anchor distT="0" distB="0" distL="114300" distR="114300" simplePos="0" relativeHeight="251659264" behindDoc="0" locked="0" layoutInCell="1" allowOverlap="1" wp14:anchorId="2C22333A" wp14:editId="37140DA4">
              <wp:simplePos x="0" y="0"/>
              <wp:positionH relativeFrom="column">
                <wp:posOffset>-571500</wp:posOffset>
              </wp:positionH>
              <wp:positionV relativeFrom="paragraph">
                <wp:posOffset>100330</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6F179C">
        <w:rPr>
          <w:noProof/>
        </w:rPr>
        <w:drawing>
          <wp:inline distT="0" distB="0" distL="0" distR="0" wp14:anchorId="2896AFAF" wp14:editId="266F9FB1">
            <wp:extent cx="3048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54AA5C2F" w14:textId="77777777" w:rsidR="002A0D4B" w:rsidRDefault="002A0D4B" w:rsidP="002A0D4B">
      <w:r>
        <w:t>Figure 2:</w:t>
      </w:r>
    </w:p>
    <w:p w14:paraId="269F4826" w14:textId="77777777" w:rsidR="002A0D4B" w:rsidRDefault="002A0D4B" w:rsidP="002A0D4B">
      <w:r>
        <w:rPr>
          <w:noProof/>
        </w:rPr>
        <w:lastRenderedPageBreak/>
        <w:drawing>
          <wp:inline distT="0" distB="0" distL="0" distR="0" wp14:anchorId="0A9CC199" wp14:editId="3ABBB8E3">
            <wp:extent cx="5486400" cy="626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index and Kelp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p>
    <w:p w14:paraId="479FA1D0" w14:textId="77777777" w:rsidR="002A0D4B" w:rsidRDefault="002A0D4B" w:rsidP="002A0D4B"/>
    <w:p w14:paraId="520F7164" w14:textId="77777777" w:rsidR="002A0D4B" w:rsidRDefault="002A0D4B">
      <w:r>
        <w:br w:type="page"/>
      </w:r>
    </w:p>
    <w:p w14:paraId="357DF873" w14:textId="77777777" w:rsidR="002A0D4B" w:rsidRDefault="002A0D4B" w:rsidP="002A0D4B"/>
    <w:p w14:paraId="3CB11591" w14:textId="022B16C3" w:rsidR="002A0D4B" w:rsidRDefault="002A0D4B" w:rsidP="002A0D4B">
      <w:r>
        <w:t xml:space="preserve"> Figure 3</w:t>
      </w:r>
      <w:proofErr w:type="gramStart"/>
      <w:r>
        <w:t>?:</w:t>
      </w:r>
      <w:proofErr w:type="gramEnd"/>
      <w:r>
        <w:t xml:space="preserve">  Essentially a summary of Figure 2.  Otter and Ke</w:t>
      </w:r>
      <w:r w:rsidR="00A07EA4">
        <w:t>lp exponential growth rates by site &amp; region</w:t>
      </w:r>
      <w:r>
        <w:t xml:space="preserve"> and the number of otters present at each site in 1990.</w:t>
      </w:r>
    </w:p>
    <w:p w14:paraId="70952195" w14:textId="77777777" w:rsidR="002A0D4B" w:rsidRDefault="002A0D4B" w:rsidP="002A0D4B"/>
    <w:p w14:paraId="24363D07" w14:textId="379E36FB" w:rsidR="002A0D4B" w:rsidRDefault="002A0D4B" w:rsidP="002A0D4B"/>
    <w:p w14:paraId="4FCFFE99" w14:textId="4560C8CC" w:rsidR="002A0D4B" w:rsidRDefault="006F179C" w:rsidP="002A0D4B">
      <w:r>
        <w:rPr>
          <w:noProof/>
        </w:rPr>
        <w:drawing>
          <wp:inline distT="0" distB="0" distL="0" distR="0" wp14:anchorId="2D04221C" wp14:editId="129D6A82">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7967113D" w14:textId="77777777" w:rsidR="002A0D4B" w:rsidRDefault="002A0D4B" w:rsidP="002A0D4B"/>
    <w:p w14:paraId="020D5351" w14:textId="77777777" w:rsidR="002A0D4B" w:rsidRDefault="002A0D4B" w:rsidP="002A0D4B"/>
    <w:p w14:paraId="5441EB2B" w14:textId="77777777" w:rsidR="002A0D4B" w:rsidRDefault="002A0D4B" w:rsidP="002A0D4B"/>
    <w:p w14:paraId="5DD420E9" w14:textId="1B69A924" w:rsidR="00641522" w:rsidRDefault="002A0D4B">
      <w:r>
        <w:br w:type="page"/>
      </w:r>
      <w:r w:rsidR="00641522">
        <w:lastRenderedPageBreak/>
        <w:t xml:space="preserve">Kelp CV in two periods </w:t>
      </w:r>
      <w:proofErr w:type="gramStart"/>
      <w:r w:rsidR="00641522">
        <w:t>( after</w:t>
      </w:r>
      <w:proofErr w:type="gramEnd"/>
      <w:r w:rsidR="00641522">
        <w:t xml:space="preserve"> accounting for trend in abundance)</w:t>
      </w:r>
    </w:p>
    <w:p w14:paraId="3A48B483" w14:textId="77777777" w:rsidR="00641522" w:rsidRDefault="00641522"/>
    <w:p w14:paraId="7FE7B8EC" w14:textId="12AC92F3" w:rsidR="00641522" w:rsidRDefault="006F179C">
      <w:r>
        <w:rPr>
          <w:noProof/>
        </w:rPr>
        <w:drawing>
          <wp:inline distT="0" distB="0" distL="0" distR="0" wp14:anchorId="018E286E" wp14:editId="45B1C79F">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CV change.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r w:rsidR="00641522">
        <w:br w:type="page"/>
      </w:r>
    </w:p>
    <w:p w14:paraId="7B71D08A" w14:textId="77777777" w:rsidR="002A0D4B" w:rsidRDefault="002A0D4B"/>
    <w:p w14:paraId="77AE2094" w14:textId="77777777" w:rsidR="002A0D4B" w:rsidRDefault="002A0D4B" w:rsidP="002A0D4B">
      <w:r>
        <w:t>Figure 4? Otter Distribution</w:t>
      </w:r>
    </w:p>
    <w:p w14:paraId="6E24CEDD" w14:textId="77777777" w:rsidR="002A0D4B" w:rsidRDefault="002A0D4B" w:rsidP="002A0D4B"/>
    <w:p w14:paraId="1520F34B" w14:textId="3E13A31A" w:rsidR="002A0D4B" w:rsidRDefault="000B2B77" w:rsidP="002A0D4B">
      <w:r>
        <w:rPr>
          <w:noProof/>
        </w:rPr>
        <w:drawing>
          <wp:inline distT="0" distB="0" distL="0" distR="0" wp14:anchorId="12650306" wp14:editId="7047C406">
            <wp:extent cx="4876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660988F" w14:textId="3C27188B" w:rsidR="00FD6C33" w:rsidRDefault="00FD6C33" w:rsidP="002A0D4B">
      <w:r>
        <w:rPr>
          <w:noProof/>
        </w:rPr>
        <w:drawing>
          <wp:anchor distT="0" distB="0" distL="114300" distR="114300" simplePos="0" relativeHeight="251662336" behindDoc="0" locked="0" layoutInCell="1" allowOverlap="1" wp14:anchorId="3C7A772D" wp14:editId="76CFF4AF">
            <wp:simplePos x="0" y="0"/>
            <wp:positionH relativeFrom="column">
              <wp:posOffset>114300</wp:posOffset>
            </wp:positionH>
            <wp:positionV relativeFrom="paragraph">
              <wp:posOffset>201295</wp:posOffset>
            </wp:positionV>
            <wp:extent cx="5486400" cy="365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density thresholds.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14:sizeRelH relativeFrom="page">
              <wp14:pctWidth>0</wp14:pctWidth>
            </wp14:sizeRelH>
            <wp14:sizeRelV relativeFrom="page">
              <wp14:pctHeight>0</wp14:pctHeight>
            </wp14:sizeRelV>
          </wp:anchor>
        </w:drawing>
      </w:r>
    </w:p>
    <w:p w14:paraId="22C99871" w14:textId="402DBF96" w:rsidR="00FD6C33" w:rsidRPr="00D37E76" w:rsidRDefault="00FD6C33" w:rsidP="002A0D4B"/>
    <w:sectPr w:rsidR="00FD6C33" w:rsidRPr="00D37E76"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29C3"/>
    <w:multiLevelType w:val="hybridMultilevel"/>
    <w:tmpl w:val="B0EE1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83553F"/>
    <w:multiLevelType w:val="hybridMultilevel"/>
    <w:tmpl w:val="1BC25D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F57B39"/>
    <w:multiLevelType w:val="hybridMultilevel"/>
    <w:tmpl w:val="FA34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063F3D"/>
    <w:multiLevelType w:val="hybridMultilevel"/>
    <w:tmpl w:val="A8020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2937444"/>
    <w:multiLevelType w:val="hybridMultilevel"/>
    <w:tmpl w:val="58DC4B60"/>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716918F0"/>
    <w:multiLevelType w:val="hybridMultilevel"/>
    <w:tmpl w:val="A3B60A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94E782C"/>
    <w:multiLevelType w:val="hybridMultilevel"/>
    <w:tmpl w:val="03A2D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23"/>
    <w:rsid w:val="00032441"/>
    <w:rsid w:val="00094297"/>
    <w:rsid w:val="000B10A6"/>
    <w:rsid w:val="000B2B77"/>
    <w:rsid w:val="00112BA4"/>
    <w:rsid w:val="00131B35"/>
    <w:rsid w:val="00164402"/>
    <w:rsid w:val="00177F20"/>
    <w:rsid w:val="002147D2"/>
    <w:rsid w:val="0021570E"/>
    <w:rsid w:val="00217912"/>
    <w:rsid w:val="00235CB6"/>
    <w:rsid w:val="00237497"/>
    <w:rsid w:val="00243C23"/>
    <w:rsid w:val="0027181D"/>
    <w:rsid w:val="002A0D4B"/>
    <w:rsid w:val="002A4F81"/>
    <w:rsid w:val="002B25E1"/>
    <w:rsid w:val="002B316D"/>
    <w:rsid w:val="002D03AF"/>
    <w:rsid w:val="002D3922"/>
    <w:rsid w:val="003B3A98"/>
    <w:rsid w:val="0041256A"/>
    <w:rsid w:val="00425DEB"/>
    <w:rsid w:val="004B394C"/>
    <w:rsid w:val="0053263D"/>
    <w:rsid w:val="005F6B9A"/>
    <w:rsid w:val="00641522"/>
    <w:rsid w:val="00651366"/>
    <w:rsid w:val="00662193"/>
    <w:rsid w:val="00663E28"/>
    <w:rsid w:val="00664463"/>
    <w:rsid w:val="006657B9"/>
    <w:rsid w:val="0068309E"/>
    <w:rsid w:val="006B6E9A"/>
    <w:rsid w:val="006D282A"/>
    <w:rsid w:val="006F179C"/>
    <w:rsid w:val="00700ADF"/>
    <w:rsid w:val="007035AB"/>
    <w:rsid w:val="007D7D6C"/>
    <w:rsid w:val="00810D5F"/>
    <w:rsid w:val="00876EEE"/>
    <w:rsid w:val="008815E6"/>
    <w:rsid w:val="008C21DA"/>
    <w:rsid w:val="008C6CCD"/>
    <w:rsid w:val="008E6BAC"/>
    <w:rsid w:val="009103F5"/>
    <w:rsid w:val="009233D6"/>
    <w:rsid w:val="009676C7"/>
    <w:rsid w:val="00995B42"/>
    <w:rsid w:val="009A31B2"/>
    <w:rsid w:val="00A07EA4"/>
    <w:rsid w:val="00A513A0"/>
    <w:rsid w:val="00A52FBE"/>
    <w:rsid w:val="00A535D4"/>
    <w:rsid w:val="00A905A0"/>
    <w:rsid w:val="00AE0D3D"/>
    <w:rsid w:val="00B8411F"/>
    <w:rsid w:val="00B921CF"/>
    <w:rsid w:val="00B93F26"/>
    <w:rsid w:val="00BD0BE7"/>
    <w:rsid w:val="00BD18EF"/>
    <w:rsid w:val="00BF600F"/>
    <w:rsid w:val="00C006BE"/>
    <w:rsid w:val="00CB3CAA"/>
    <w:rsid w:val="00D37E76"/>
    <w:rsid w:val="00DE46E6"/>
    <w:rsid w:val="00E27068"/>
    <w:rsid w:val="00EC400A"/>
    <w:rsid w:val="00F54D71"/>
    <w:rsid w:val="00F61AAF"/>
    <w:rsid w:val="00F71FC1"/>
    <w:rsid w:val="00FC248C"/>
    <w:rsid w:val="00FD6C33"/>
    <w:rsid w:val="00FE5C40"/>
    <w:rsid w:val="00FF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E66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21C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21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8AE66-A889-3F48-B5FF-190AEA376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19</Pages>
  <Words>5843</Words>
  <Characters>33308</Characters>
  <Application>Microsoft Macintosh Word</Application>
  <DocSecurity>0</DocSecurity>
  <Lines>277</Lines>
  <Paragraphs>78</Paragraphs>
  <ScaleCrop>false</ScaleCrop>
  <Company/>
  <LinksUpToDate>false</LinksUpToDate>
  <CharactersWithSpaces>39073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16</cp:revision>
  <dcterms:created xsi:type="dcterms:W3CDTF">2017-08-30T18:01:00Z</dcterms:created>
  <dcterms:modified xsi:type="dcterms:W3CDTF">2017-09-05T21:08:00Z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citations="15" publications="14"/&gt;&lt;/info&gt;PAPERS2_INFO_END</vt:lpwstr>
  </property>
</Properties>
</file>