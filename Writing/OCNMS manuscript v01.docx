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1516C2" w14:textId="77777777" w:rsidR="00D37E76" w:rsidRDefault="00D37E76">
      <w:r>
        <w:t>OCNMS Kelp-Invert-Otter Paper</w:t>
      </w:r>
    </w:p>
    <w:p w14:paraId="2316FA81" w14:textId="77777777" w:rsidR="00D37E76" w:rsidRDefault="00D37E76"/>
    <w:p w14:paraId="4394DB3D" w14:textId="77777777" w:rsidR="00D37E76" w:rsidRDefault="00D37E76">
      <w:r>
        <w:t xml:space="preserve">Andrew O. Shelton, </w:t>
      </w:r>
      <w:proofErr w:type="spellStart"/>
      <w:r>
        <w:t>Jameal</w:t>
      </w:r>
      <w:proofErr w:type="spellEnd"/>
      <w:r>
        <w:t xml:space="preserve"> F. </w:t>
      </w:r>
      <w:proofErr w:type="spellStart"/>
      <w:r>
        <w:t>Samhouri</w:t>
      </w:r>
      <w:proofErr w:type="spellEnd"/>
      <w:r>
        <w:t xml:space="preserve">, Chris Harvey, Blake E. </w:t>
      </w:r>
      <w:proofErr w:type="spellStart"/>
      <w:r>
        <w:t>Feist</w:t>
      </w:r>
      <w:proofErr w:type="spellEnd"/>
      <w:r>
        <w:t xml:space="preserve">, Kelly Andrews, Kinsey Frick, Nick </w:t>
      </w:r>
      <w:proofErr w:type="spellStart"/>
      <w:r>
        <w:t>Tolimieri</w:t>
      </w:r>
      <w:proofErr w:type="spellEnd"/>
      <w:r>
        <w:t>, Greg Williams, ……</w:t>
      </w:r>
    </w:p>
    <w:p w14:paraId="40AB8BBA" w14:textId="77777777" w:rsidR="00D37E76" w:rsidRDefault="00D37E76"/>
    <w:p w14:paraId="101C2CE0" w14:textId="77777777" w:rsidR="00D37E76" w:rsidRDefault="00D37E76">
      <w:bookmarkStart w:id="0" w:name="_GoBack"/>
      <w:r>
        <w:br w:type="page"/>
      </w:r>
    </w:p>
    <w:bookmarkEnd w:id="0"/>
    <w:p w14:paraId="23F239BC" w14:textId="77777777" w:rsidR="00D37E76" w:rsidRDefault="00D37E76"/>
    <w:p w14:paraId="26482EDE" w14:textId="116D72F8" w:rsidR="007035AB" w:rsidRDefault="007035AB">
      <w:r>
        <w:t>Introduction</w:t>
      </w:r>
    </w:p>
    <w:p w14:paraId="5F4A2181" w14:textId="77777777" w:rsidR="007035AB" w:rsidRDefault="007035AB"/>
    <w:p w14:paraId="2EE04194" w14:textId="77777777" w:rsidR="007035AB" w:rsidRDefault="007035AB"/>
    <w:p w14:paraId="4D96CB43" w14:textId="3ACE3847" w:rsidR="00FC248C" w:rsidRDefault="00FC248C" w:rsidP="0027181D">
      <w:pPr>
        <w:pStyle w:val="ListParagraph"/>
        <w:ind w:left="0" w:firstLine="720"/>
      </w:pPr>
      <w:r>
        <w:t>Otter- Kelp-Invertebrate interactions</w:t>
      </w:r>
      <w:r w:rsidR="0027181D">
        <w:t xml:space="preserve"> are a classic example of a trophic cascade </w:t>
      </w:r>
      <w:r w:rsidR="0027181D">
        <w:fldChar w:fldCharType="begin"/>
      </w:r>
      <w:r w:rsidR="00A905A0">
        <w:instrText xml:space="preserve"> ADDIN PAPERS2_CITATIONS &lt;citation&gt;&lt;uuid&gt;EC784BCC-B190-41CC-8F58-0C9252C06651&lt;/uuid&gt;&lt;priority&gt;0&lt;/priority&gt;&lt;publications&gt;&lt;publication&gt;&lt;uuid&gt;4422A175-36E7-4E61-B8B0-1314F2059E93&lt;/uuid&gt;&lt;volume&gt;282&lt;/volume&gt;&lt;doi&gt;10.1126/science.282.5388.473&lt;/doi&gt;&lt;startpage&gt;473&lt;/startpage&gt;&lt;publication_date&gt;99199810161200000000222000&lt;/publication_date&gt;&lt;url&gt;http://science.sciencemag.org/content/282/5388/473.abstract&lt;/url&gt;&lt;type&gt;400&lt;/type&gt;&lt;title&gt;Killer Whale Predation on Sea Otters Linking Oceanic and Nearshore Ecosystems&lt;/title&gt;&lt;publisher&gt;American Association for the Advancement of Science&lt;/publisher&gt;&lt;number&gt;5388&lt;/number&gt;&lt;subtype&gt;400&lt;/subtype&gt;&lt;endpage&gt;476&lt;/endpage&gt;&lt;bundle&gt;&lt;publication&gt;&lt;publisher&gt;American Association for the Advancement of Science&lt;/publisher&gt;&lt;title&gt;Science&lt;/title&gt;&lt;type&gt;-100&lt;/type&gt;&lt;subtype&gt;-100&lt;/subtype&gt;&lt;uuid&gt;32445AF0-22E3-468F-A5CF-8F3DD17BB12D&lt;/uuid&gt;&lt;/publication&gt;&lt;/bundle&gt;&lt;authors&gt;&lt;author&gt;&lt;firstName&gt;J&lt;/firstName&gt;&lt;middleNames&gt;A&lt;/middleNames&gt;&lt;lastName&gt;Estes&lt;/lastName&gt;&lt;/author&gt;&lt;author&gt;&lt;firstName&gt;M&lt;/firstName&gt;&lt;middleNames&gt;T&lt;/middleNames&gt;&lt;lastName&gt;Tinker&lt;/lastName&gt;&lt;/author&gt;&lt;author&gt;&lt;firstName&gt;T&lt;/firstName&gt;&lt;middleNames&gt;M&lt;/middleNames&gt;&lt;lastName&gt;Williams&lt;/lastName&gt;&lt;/author&gt;&lt;author&gt;&lt;firstName&gt;D&lt;/firstName&gt;&lt;middleNames&gt;F&lt;/middleNames&gt;&lt;lastName&gt;Doak&lt;/lastName&gt;&lt;/author&gt;&lt;/authors&gt;&lt;/publication&gt;&lt;publication&gt;&lt;uuid&gt;C230BA33-B378-45A4-BAD9-043176200880&lt;/uuid&gt;&lt;volume&gt;65&lt;/volume&gt;&lt;doi&gt;10.2307/2937159&lt;/doi&gt;&lt;startpage&gt;75&lt;/startpage&gt;&lt;publication_date&gt;99199502011200000000222000&lt;/publication_date&gt;&lt;url&gt;http://doi.wiley.com/10.2307/2937159&lt;/url&gt;&lt;type&gt;400&lt;/type&gt;&lt;title&gt;Sea Otters and Kelp Forests in Alaska: Generality and Variation in a Community Ecological Paradigm&lt;/title&gt;&lt;publisher&gt;Ecological Society of America&lt;/publisher&gt;&lt;number&gt;1&lt;/number&gt;&lt;subtype&gt;400&lt;/subtype&gt;&lt;endpage&gt;100&lt;/endpage&gt;&lt;bundle&gt;&lt;publication&gt;&lt;publisher&gt; ap &lt;/publisher&gt;&lt;title&gt;Ecological Monographs&lt;/title&gt;&lt;type&gt;-100&lt;/type&gt;&lt;subtype&gt;-100&lt;/subtype&gt;&lt;uuid&gt;F9DF2E26-C6FE-4CA2-85FA-FEB00F39E796&lt;/uuid&gt;&lt;/publication&gt;&lt;/bundle&gt;&lt;authors&gt;&lt;author&gt;&lt;firstName&gt;James&lt;/firstName&gt;&lt;middleNames&gt;A&lt;/middleNames&gt;&lt;lastName&gt;Estes&lt;/lastName&gt;&lt;/author&gt;&lt;author&gt;&lt;firstName&gt;David&lt;/firstName&gt;&lt;middleNames&gt;O&lt;/middleNames&gt;&lt;lastName&gt;Duggins&lt;/lastName&gt;&lt;/author&gt;&lt;/authors&gt;&lt;/publication&gt;&lt;publication&gt;&lt;type&gt;400&lt;/type&gt;&lt;publication_date&gt;99197400001200000000200000&lt;/publication_date&gt;&lt;title&gt;Sea otters: their role in structuring nearshore communities&lt;/title&gt;&lt;url&gt;http://www.life.illinois.edu/ib/453/Comm%20Ecol%20papers/otters.pdf&lt;/url&gt;&lt;subtype&gt;400&lt;/subtype&gt;&lt;uuid&gt;726E07CD-2BCF-4B91-AD6B-E138EFB1E557&lt;/uuid&gt;&lt;bundle&gt;&lt;publication&gt;&lt;title&gt;Science&lt;/title&gt;&lt;type&gt;-100&lt;/type&gt;&lt;subtype&gt;-100&lt;/subtype&gt;&lt;uuid&gt;5B921C76-80C3-4F1E-B9A5-2ADEF9884C46&lt;/uuid&gt;&lt;/publication&gt;&lt;/bundle&gt;&lt;authors&gt;&lt;author&gt;&lt;firstName&gt;J&lt;/firstName&gt;&lt;middleNames&gt;A&lt;/middleNames&gt;&lt;lastName&gt;Estes&lt;/lastName&gt;&lt;/author&gt;&lt;author&gt;&lt;firstName&gt;J&lt;/firstName&gt;&lt;middleNames&gt;F&lt;/middleNames&gt;&lt;lastName&gt;Palmisano&lt;/lastName&gt;&lt;/author&gt;&lt;/authors&gt;&lt;/publication&gt;&lt;/publications&gt;&lt;cites&gt;&lt;/cites&gt;&lt;/citation&gt;</w:instrText>
      </w:r>
      <w:r w:rsidR="0027181D">
        <w:fldChar w:fldCharType="separate"/>
      </w:r>
      <w:r w:rsidR="00A905A0">
        <w:rPr>
          <w:rFonts w:ascii="Cambria" w:hAnsi="Cambria" w:cs="Cambria"/>
        </w:rPr>
        <w:t>{Estes:1998hr, Estes:1995hv, Estes:1974tk}</w:t>
      </w:r>
      <w:r w:rsidR="0027181D">
        <w:fldChar w:fldCharType="end"/>
      </w:r>
    </w:p>
    <w:p w14:paraId="0F5F06F4" w14:textId="77777777" w:rsidR="0027181D" w:rsidRDefault="0027181D" w:rsidP="0027181D">
      <w:pPr>
        <w:pStyle w:val="ListParagraph"/>
        <w:ind w:left="0" w:firstLine="720"/>
      </w:pPr>
    </w:p>
    <w:p w14:paraId="4B9A6D05" w14:textId="1E4FDFF5" w:rsidR="0027181D" w:rsidRDefault="0041256A" w:rsidP="0027181D">
      <w:pPr>
        <w:pStyle w:val="ListParagraph"/>
        <w:ind w:left="0" w:firstLine="720"/>
      </w:pPr>
      <w:r>
        <w:t xml:space="preserve">Mixture of patterns for kelps – </w:t>
      </w:r>
    </w:p>
    <w:p w14:paraId="1AF25AD0" w14:textId="52697752" w:rsidR="0041256A" w:rsidRDefault="0041256A" w:rsidP="0041256A">
      <w:pPr>
        <w:pStyle w:val="ListParagraph"/>
        <w:numPr>
          <w:ilvl w:val="0"/>
          <w:numId w:val="5"/>
        </w:numPr>
      </w:pPr>
      <w:r>
        <w:t>Bottom up driven dynamics over relatively short time-periods (Dan Reed and friends).</w:t>
      </w:r>
    </w:p>
    <w:p w14:paraId="553AB7E6" w14:textId="77777777" w:rsidR="00A905A0" w:rsidRDefault="0041256A" w:rsidP="0041256A">
      <w:pPr>
        <w:pStyle w:val="ListParagraph"/>
        <w:numPr>
          <w:ilvl w:val="0"/>
          <w:numId w:val="5"/>
        </w:numPr>
      </w:pPr>
      <w:r>
        <w:t xml:space="preserve">Other species are performing top down control in the absence of otters </w:t>
      </w:r>
      <w:r w:rsidR="00C006BE">
        <w:fldChar w:fldCharType="begin"/>
      </w:r>
      <w:r w:rsidR="00A905A0">
        <w:instrText xml:space="preserve"> ADDIN PAPERS2_CITATIONS &lt;citation&gt;&lt;uuid&gt;2D104BF7-7C04-4112-92C9-AC84CCCF8006&lt;/uuid&gt;&lt;priority&gt;0&lt;/priority&gt;&lt;publications&gt;&lt;publication&gt;&lt;uuid&gt;1108DB57-BCA3-427D-82C0-35F33F7F018E&lt;/uuid&gt;&lt;volume&gt;14&lt;/volume&gt;&lt;doi&gt;10.1890/03-5088&lt;/doi&gt;&lt;startpage&gt;1566&lt;/startpage&gt;&lt;publication_date&gt;99200410011200000000222000&lt;/publication_date&gt;&lt;url&gt;http://onlinelibrary.wiley.com/doi/10.1890/03-5088/full&lt;/url&gt;&lt;type&gt;400&lt;/type&gt;&lt;title&gt;FISHING FOR LOBSTERS INDIRECTLY INCREASES EPIDEMICS IN SEA URCHINS&lt;/title&gt;&lt;publisher&gt;Ecological Society of America&lt;/publisher&gt;&lt;number&gt;5&lt;/number&gt;&lt;subtype&gt;400&lt;/subtype&gt;&lt;endpage&gt;1573&lt;/endpage&gt;&lt;bundle&gt;&lt;publication&gt;&lt;publisher&gt; Ecological Society of America &lt;/publisher&gt;&lt;title&gt;Ecological Applications&lt;/title&gt;&lt;type&gt;-100&lt;/type&gt;&lt;subtype&gt;-100&lt;/subtype&gt;&lt;uuid&gt;1DFA57A8-F5BE-404A-8D46-BD0C3BB9ADA4&lt;/uuid&gt;&lt;/publication&gt;&lt;/bundle&gt;&lt;authors&gt;&lt;author&gt;&lt;firstName&gt;Kevin&lt;/firstName&gt;&lt;middleNames&gt;D&lt;/middleNames&gt;&lt;lastName&gt;Lafferty&lt;/lastName&gt;&lt;/author&gt;&lt;/authors&gt;&lt;/publication&gt;&lt;/publications&gt;&lt;cites&gt;&lt;/cites&gt;&lt;/citation&gt;</w:instrText>
      </w:r>
      <w:r w:rsidR="00C006BE">
        <w:fldChar w:fldCharType="separate"/>
      </w:r>
      <w:r w:rsidR="00C006BE">
        <w:rPr>
          <w:rFonts w:ascii="Cambria" w:hAnsi="Cambria" w:cs="Cambria"/>
        </w:rPr>
        <w:t>{Lafferty:2004dn}</w:t>
      </w:r>
      <w:r w:rsidR="00C006BE">
        <w:fldChar w:fldCharType="end"/>
      </w:r>
      <w:r w:rsidR="00C006BE">
        <w:t xml:space="preserve"> but this is disputed by some </w:t>
      </w:r>
      <w:r w:rsidR="00C006BE">
        <w:fldChar w:fldCharType="begin"/>
      </w:r>
      <w:r w:rsidR="00A905A0">
        <w:instrText xml:space="preserve"> ADDIN PAPERS2_CITATIONS &lt;citation&gt;&lt;uuid&gt;B580ECFA-BC4F-43A6-A539-5F80623BDC84&lt;/uuid&gt;&lt;priority&gt;0&lt;/priority&gt;&lt;publications&gt;&lt;publication&gt;&lt;volume&gt;45&lt;/volume&gt;&lt;publication_date&gt;99200700001200000000200000&lt;/publication_date&gt;&lt;startpage&gt;39&lt;/startpage&gt;&lt;title&gt;Global ecology of the giant kelp Macrocystis: from ecotypes to ecosystems </w:instrText>
      </w:r>
    </w:p>
    <w:p w14:paraId="2B395B1F" w14:textId="0ADC35DF" w:rsidR="0041256A" w:rsidRDefault="00A905A0" w:rsidP="0041256A">
      <w:pPr>
        <w:pStyle w:val="ListParagraph"/>
        <w:numPr>
          <w:ilvl w:val="0"/>
          <w:numId w:val="5"/>
        </w:numPr>
      </w:pPr>
      <w:r>
        <w:instrText>&lt;/title&gt;&lt;uuid&gt;D1F1759D-C347-448B-9F24-17D1343AF983&lt;/uuid&gt;&lt;subtype&gt;400&lt;/subtype&gt;&lt;endpage&gt;88&lt;/endpage&gt;&lt;type&gt;400&lt;/type&gt;&lt;url&gt;https://books.google.com/books/about/Oceanography_and_Marine_Biology.html?id=bb5dEUANTp0C&lt;/url&gt;&lt;bundle&gt;&lt;publication&gt;&lt;title&gt;Oceanography and Marine Biology: An Annual Review&lt;/title&gt;&lt;type&gt;-100&lt;/type&gt;&lt;subtype&gt;-100&lt;/subtype&gt;&lt;uuid&gt;4C3BD754-ADFB-4F1D-A2C3-6F4966CE8A1A&lt;/uuid&gt;&lt;/publication&gt;&lt;/bundle&gt;&lt;authors&gt;&lt;author&gt;&lt;firstName&gt;Michael&lt;/firstName&gt;&lt;middleNames&gt;H&lt;/middleNames&gt;&lt;lastName&gt;Graham&lt;/lastName&gt;&lt;/author&gt;&lt;author&gt;&lt;firstName&gt;Julio&lt;/firstName&gt;&lt;middleNames&gt;A&lt;/middleNames&gt;&lt;lastName&gt;Vasquez&lt;/lastName&gt;&lt;/author&gt;&lt;author&gt;&lt;firstName&gt;Alejandro&lt;/firstName&gt;&lt;middleNames&gt;H&lt;/middleNames&gt;&lt;lastName&gt;Buschmann&lt;/lastName&gt;&lt;/author&gt;&lt;/authors&gt;&lt;/publication&gt;&lt;/publications&gt;&lt;cites&gt;&lt;/cites&gt;&lt;/citation&gt;</w:instrText>
      </w:r>
      <w:r w:rsidR="00C006BE">
        <w:fldChar w:fldCharType="separate"/>
      </w:r>
      <w:r w:rsidR="00C006BE">
        <w:rPr>
          <w:rFonts w:ascii="Cambria" w:hAnsi="Cambria" w:cs="Cambria"/>
        </w:rPr>
        <w:t>{Graham</w:t>
      </w:r>
      <w:proofErr w:type="gramStart"/>
      <w:r w:rsidR="00C006BE">
        <w:rPr>
          <w:rFonts w:ascii="Cambria" w:hAnsi="Cambria" w:cs="Cambria"/>
        </w:rPr>
        <w:t>:2007wp</w:t>
      </w:r>
      <w:proofErr w:type="gramEnd"/>
      <w:r w:rsidR="00C006BE">
        <w:rPr>
          <w:rFonts w:ascii="Cambria" w:hAnsi="Cambria" w:cs="Cambria"/>
        </w:rPr>
        <w:t>}</w:t>
      </w:r>
      <w:r w:rsidR="00C006BE">
        <w:fldChar w:fldCharType="end"/>
      </w:r>
    </w:p>
    <w:p w14:paraId="02B07142" w14:textId="77777777" w:rsidR="007035AB" w:rsidRDefault="007035AB"/>
    <w:p w14:paraId="6B7ED90C" w14:textId="77777777" w:rsidR="007035AB" w:rsidRDefault="007035AB"/>
    <w:p w14:paraId="3A3ACB6C" w14:textId="77777777" w:rsidR="007035AB" w:rsidRDefault="007035AB"/>
    <w:p w14:paraId="3D426108" w14:textId="1729B623" w:rsidR="002A4F81" w:rsidRPr="000B10A6" w:rsidRDefault="000B10A6">
      <w:pPr>
        <w:rPr>
          <w:b/>
        </w:rPr>
      </w:pPr>
      <w:proofErr w:type="spellStart"/>
      <w:r w:rsidRPr="000B10A6">
        <w:rPr>
          <w:b/>
        </w:rPr>
        <w:t>Pfister</w:t>
      </w:r>
      <w:proofErr w:type="spellEnd"/>
      <w:r w:rsidRPr="000B10A6">
        <w:rPr>
          <w:b/>
        </w:rPr>
        <w:t xml:space="preserve"> et al. In review:</w:t>
      </w:r>
    </w:p>
    <w:p w14:paraId="40CD184A" w14:textId="77777777" w:rsidR="000B10A6" w:rsidRDefault="000B10A6"/>
    <w:p w14:paraId="369138AA" w14:textId="260D31EC" w:rsidR="002A4F81" w:rsidRDefault="002A4F81" w:rsidP="000B10A6">
      <w:pPr>
        <w:ind w:left="720"/>
      </w:pPr>
      <w:r>
        <w:t xml:space="preserve">Reference </w:t>
      </w:r>
      <w:proofErr w:type="spellStart"/>
      <w:r>
        <w:t>Pfister</w:t>
      </w:r>
      <w:proofErr w:type="spellEnd"/>
      <w:r>
        <w:t xml:space="preserve"> et al. </w:t>
      </w:r>
      <w:proofErr w:type="gramStart"/>
      <w:r>
        <w:t>In review for WDNR methods description.</w:t>
      </w:r>
      <w:proofErr w:type="gramEnd"/>
      <w:r>
        <w:t xml:space="preserve"> Also,</w:t>
      </w:r>
    </w:p>
    <w:p w14:paraId="7C9AC0BA" w14:textId="77777777" w:rsidR="007035AB" w:rsidRDefault="007035AB" w:rsidP="000B10A6">
      <w:pPr>
        <w:ind w:left="720"/>
      </w:pPr>
    </w:p>
    <w:p w14:paraId="57E09F3F" w14:textId="77777777" w:rsidR="007035AB" w:rsidRDefault="007035AB" w:rsidP="000B10A6">
      <w:pPr>
        <w:ind w:left="720"/>
      </w:pPr>
    </w:p>
    <w:p w14:paraId="39C06C72" w14:textId="77777777" w:rsidR="002A4F81" w:rsidRDefault="002A4F81" w:rsidP="000B10A6">
      <w:pPr>
        <w:widowControl w:val="0"/>
        <w:autoSpaceDE w:val="0"/>
        <w:autoSpaceDN w:val="0"/>
        <w:adjustRightInd w:val="0"/>
        <w:spacing w:after="240" w:line="360" w:lineRule="atLeast"/>
        <w:ind w:left="720"/>
        <w:rPr>
          <w:rFonts w:ascii="Times New Roman" w:hAnsi="Times New Roman" w:cs="Times New Roman"/>
          <w:color w:val="000000"/>
          <w:sz w:val="32"/>
          <w:szCs w:val="32"/>
        </w:rPr>
      </w:pPr>
      <w:r>
        <w:rPr>
          <w:rFonts w:ascii="Times New Roman" w:hAnsi="Times New Roman" w:cs="Times New Roman"/>
          <w:color w:val="000000"/>
          <w:sz w:val="32"/>
          <w:szCs w:val="32"/>
        </w:rPr>
        <w:t xml:space="preserve">(http://www.dnr.wa.gov/programs-and- services/aquatics/aquatic-science/kelp-monitoring) </w:t>
      </w:r>
    </w:p>
    <w:p w14:paraId="2964B8A0" w14:textId="522717E9" w:rsidR="002A4F81" w:rsidRDefault="002A4F81" w:rsidP="000B10A6">
      <w:pPr>
        <w:widowControl w:val="0"/>
        <w:autoSpaceDE w:val="0"/>
        <w:autoSpaceDN w:val="0"/>
        <w:adjustRightInd w:val="0"/>
        <w:spacing w:after="240" w:line="360" w:lineRule="atLeast"/>
        <w:ind w:left="720"/>
        <w:rPr>
          <w:rFonts w:ascii="Times" w:hAnsi="Times" w:cs="Times"/>
          <w:color w:val="000000"/>
        </w:rPr>
      </w:pPr>
      <w:r>
        <w:rPr>
          <w:rFonts w:ascii="Times New Roman" w:hAnsi="Times New Roman" w:cs="Times New Roman"/>
          <w:color w:val="000000"/>
          <w:sz w:val="32"/>
          <w:szCs w:val="32"/>
        </w:rPr>
        <w:t xml:space="preserve">There was no evidence of negatively correlated dynamics that are associated with competition (Rees </w:t>
      </w:r>
      <w:r>
        <w:rPr>
          <w:rFonts w:ascii="Times" w:hAnsi="Times" w:cs="Times"/>
          <w:i/>
          <w:iCs/>
          <w:color w:val="000000"/>
          <w:sz w:val="32"/>
          <w:szCs w:val="32"/>
        </w:rPr>
        <w:t>et al.</w:t>
      </w:r>
      <w:r>
        <w:rPr>
          <w:rFonts w:ascii="Times New Roman" w:hAnsi="Times New Roman" w:cs="Times New Roman"/>
          <w:color w:val="000000"/>
          <w:sz w:val="32"/>
          <w:szCs w:val="32"/>
        </w:rPr>
        <w:t xml:space="preserve">, 1996). Instead, both species appeared to </w:t>
      </w:r>
      <w:proofErr w:type="spellStart"/>
      <w:r>
        <w:rPr>
          <w:rFonts w:ascii="Times New Roman" w:hAnsi="Times New Roman" w:cs="Times New Roman"/>
          <w:color w:val="000000"/>
          <w:sz w:val="32"/>
          <w:szCs w:val="32"/>
        </w:rPr>
        <w:t>covary</w:t>
      </w:r>
      <w:proofErr w:type="spellEnd"/>
      <w:r>
        <w:rPr>
          <w:rFonts w:ascii="Times New Roman" w:hAnsi="Times New Roman" w:cs="Times New Roman"/>
          <w:color w:val="000000"/>
          <w:sz w:val="32"/>
          <w:szCs w:val="32"/>
        </w:rPr>
        <w:t xml:space="preserve"> through time, suggesting that conditions favorable to one species were also favorable to the other. </w:t>
      </w:r>
    </w:p>
    <w:p w14:paraId="634102C6" w14:textId="77777777" w:rsidR="002A4F81" w:rsidRDefault="002A4F81" w:rsidP="002A4F81">
      <w:pPr>
        <w:widowControl w:val="0"/>
        <w:autoSpaceDE w:val="0"/>
        <w:autoSpaceDN w:val="0"/>
        <w:adjustRightInd w:val="0"/>
        <w:spacing w:after="240" w:line="360" w:lineRule="atLeast"/>
        <w:rPr>
          <w:rFonts w:ascii="Times New Roman" w:hAnsi="Times New Roman" w:cs="Times New Roman"/>
          <w:color w:val="000000"/>
          <w:sz w:val="32"/>
          <w:szCs w:val="32"/>
        </w:rPr>
      </w:pPr>
    </w:p>
    <w:p w14:paraId="5014502D" w14:textId="77777777" w:rsidR="002A4F81" w:rsidRDefault="002A4F81" w:rsidP="002A4F81">
      <w:pPr>
        <w:widowControl w:val="0"/>
        <w:autoSpaceDE w:val="0"/>
        <w:autoSpaceDN w:val="0"/>
        <w:adjustRightInd w:val="0"/>
        <w:spacing w:after="240" w:line="360" w:lineRule="atLeast"/>
        <w:rPr>
          <w:rFonts w:ascii="Times" w:hAnsi="Times" w:cs="Times"/>
          <w:color w:val="000000"/>
        </w:rPr>
      </w:pPr>
    </w:p>
    <w:p w14:paraId="7B2427C4" w14:textId="77777777" w:rsidR="002A4F81" w:rsidRDefault="002A4F81"/>
    <w:p w14:paraId="1E9DA928" w14:textId="77777777" w:rsidR="00D37E76" w:rsidRDefault="00D37E76"/>
    <w:p w14:paraId="216F1E6D" w14:textId="77777777" w:rsidR="005F6B9A" w:rsidRDefault="00243C23">
      <w:r>
        <w:t>Methods</w:t>
      </w:r>
    </w:p>
    <w:p w14:paraId="3EEF0C98" w14:textId="77777777" w:rsidR="00243C23" w:rsidRDefault="00243C23"/>
    <w:p w14:paraId="73C30A9E" w14:textId="77777777" w:rsidR="00243C23" w:rsidRDefault="00D37E76">
      <w:pPr>
        <w:rPr>
          <w:b/>
        </w:rPr>
      </w:pPr>
      <w:r>
        <w:rPr>
          <w:b/>
        </w:rPr>
        <w:t>Data</w:t>
      </w:r>
      <w:r w:rsidR="00243C23" w:rsidRPr="002B316D">
        <w:rPr>
          <w:b/>
        </w:rPr>
        <w:t xml:space="preserve"> </w:t>
      </w:r>
    </w:p>
    <w:p w14:paraId="1C7B42B7" w14:textId="77777777" w:rsidR="0068309E" w:rsidRDefault="0068309E" w:rsidP="0068309E">
      <w:pPr>
        <w:rPr>
          <w:i/>
        </w:rPr>
      </w:pPr>
    </w:p>
    <w:p w14:paraId="3FBB2EF0" w14:textId="77777777" w:rsidR="0068309E" w:rsidRDefault="0068309E" w:rsidP="0068309E">
      <w:pPr>
        <w:rPr>
          <w:i/>
        </w:rPr>
      </w:pPr>
      <w:r w:rsidRPr="00D37E76">
        <w:rPr>
          <w:i/>
        </w:rPr>
        <w:t>Invertebrates</w:t>
      </w:r>
    </w:p>
    <w:p w14:paraId="0B047978" w14:textId="40A45DC8" w:rsidR="00651366" w:rsidRDefault="0068309E" w:rsidP="00FF45DB">
      <w:r w:rsidRPr="0068309E">
        <w:tab/>
        <w:t xml:space="preserve">We combined multiple </w:t>
      </w:r>
      <w:r w:rsidR="009A31B2">
        <w:t xml:space="preserve">SCUBA </w:t>
      </w:r>
      <w:r w:rsidRPr="0068309E">
        <w:t>surveys conducted along the</w:t>
      </w:r>
      <w:r>
        <w:t xml:space="preserve"> </w:t>
      </w:r>
      <w:r w:rsidR="009A31B2">
        <w:t>Olympic coast to characterize the benthic invertebrate fauna</w:t>
      </w:r>
      <w:r w:rsidR="00651366">
        <w:t xml:space="preserve"> over time</w:t>
      </w:r>
      <w:r w:rsidR="009A31B2">
        <w:t xml:space="preserve"> at 10 focal sites (Fig. 1).  We extracted survey data from surveys conducted in 1987 (</w:t>
      </w:r>
      <w:proofErr w:type="spellStart"/>
      <w:r w:rsidR="009A31B2">
        <w:t>Kvitek</w:t>
      </w:r>
      <w:proofErr w:type="spellEnd"/>
      <w:r w:rsidR="009A31B2">
        <w:t xml:space="preserve"> et al. 19</w:t>
      </w:r>
      <w:r w:rsidR="00651366">
        <w:t>89, REF), 1995 (REF), and 1999 (REF) and conducted SCUBA surveys</w:t>
      </w:r>
      <w:r w:rsidR="009A31B2">
        <w:t xml:space="preserve"> </w:t>
      </w:r>
      <w:r w:rsidR="00651366">
        <w:t>i</w:t>
      </w:r>
      <w:r w:rsidR="009A31B2">
        <w:t>n August 2015</w:t>
      </w:r>
      <w:r w:rsidR="00FF45DB">
        <w:t xml:space="preserve"> (see below)</w:t>
      </w:r>
      <w:r w:rsidR="00651366">
        <w:t>.</w:t>
      </w:r>
      <w:r w:rsidR="009A31B2">
        <w:t xml:space="preserve"> </w:t>
      </w:r>
      <w:r w:rsidR="00651366">
        <w:t>Unfortunately, not all sites were visited in all years (see Table 1) and the survey methodologies varied among surveys but all involved a mix of quadrat and transect sampling</w:t>
      </w:r>
      <w:r w:rsidR="00FF45DB">
        <w:t xml:space="preserve"> conducted at shallow depths (5-10m)</w:t>
      </w:r>
      <w:r w:rsidR="00651366">
        <w:t xml:space="preserve">. </w:t>
      </w:r>
      <w:r w:rsidR="00FF45DB">
        <w:t xml:space="preserve">Survey </w:t>
      </w:r>
      <w:r w:rsidR="00651366">
        <w:t>locations and survey d</w:t>
      </w:r>
      <w:r w:rsidR="00FF45DB">
        <w:t xml:space="preserve">epths were consistent over time.  We have estimates of mean density and standard deviation in </w:t>
      </w:r>
      <w:proofErr w:type="gramStart"/>
      <w:r w:rsidR="00FF45DB">
        <w:t>unit</w:t>
      </w:r>
      <w:r w:rsidR="007035AB">
        <w:t>s</w:t>
      </w:r>
      <w:proofErr w:type="gramEnd"/>
      <w:r w:rsidR="00FF45DB">
        <w:t xml:space="preserve"> m</w:t>
      </w:r>
      <w:r w:rsidR="00FF45DB">
        <w:rPr>
          <w:vertAlign w:val="superscript"/>
        </w:rPr>
        <w:t>-2</w:t>
      </w:r>
      <w:r w:rsidR="00FF45DB">
        <w:t xml:space="preserve"> from the years 1987, 1995, and 1999, but we lack the raw data at the quadrat data. Importantly, the sampling design from 1987 – in which many quadrats were placed directly adjacent to one another – means that the number of independent replicates are far less than the number of quadrats samples (the quadrats are pseudo-replicated). In the absence of the information to estimate the effective sample size, we used a sample size of 20 for the 1987 data to better reflect this uncertainty. For 1999 we had both quadrat and transect information. We combined the quadrat and transect data by </w:t>
      </w:r>
      <w:r w:rsidR="007035AB">
        <w:t>first calculating the mean and SE</w:t>
      </w:r>
      <w:r w:rsidR="00FF45DB">
        <w:t xml:space="preserve"> for each data independently and combining the information using a weighted mean and weighted standard deviation. We used the inverse of SE</w:t>
      </w:r>
      <w:r w:rsidR="00FF45DB" w:rsidRPr="004D7A9C">
        <w:rPr>
          <w:vertAlign w:val="superscript"/>
        </w:rPr>
        <w:t>2</w:t>
      </w:r>
      <w:r w:rsidR="00FF45DB">
        <w:t xml:space="preserve"> as weights.   Similarly, in 1995 and 1999 surveys were conducted at two depths at each site (6 an 12m). We elected to combine information from both depths, again weighting the different depths by SE</w:t>
      </w:r>
      <w:r w:rsidR="00FF45DB" w:rsidRPr="00200D90">
        <w:rPr>
          <w:vertAlign w:val="superscript"/>
        </w:rPr>
        <w:t>2</w:t>
      </w:r>
      <w:r w:rsidR="00FF45DB">
        <w:t>.</w:t>
      </w:r>
    </w:p>
    <w:p w14:paraId="45B4A09F" w14:textId="77777777" w:rsidR="009A31B2" w:rsidRDefault="00FF45DB" w:rsidP="0068309E">
      <w:r>
        <w:tab/>
      </w:r>
      <w:proofErr w:type="gramStart"/>
      <w:r w:rsidRPr="00FF45DB">
        <w:rPr>
          <w:highlight w:val="yellow"/>
        </w:rPr>
        <w:t>DESCRIPTION OF INVERT SURVEYS IN 2015.</w:t>
      </w:r>
      <w:proofErr w:type="gramEnd"/>
    </w:p>
    <w:p w14:paraId="3D82DE29" w14:textId="77777777" w:rsidR="00FF45DB" w:rsidRDefault="00FF45DB" w:rsidP="0068309E"/>
    <w:p w14:paraId="6091A209" w14:textId="77777777" w:rsidR="0068309E" w:rsidRDefault="0068309E">
      <w:pPr>
        <w:rPr>
          <w:i/>
        </w:rPr>
      </w:pPr>
    </w:p>
    <w:p w14:paraId="4E0216A0" w14:textId="77777777" w:rsidR="0068309E" w:rsidRDefault="0068309E">
      <w:pPr>
        <w:rPr>
          <w:i/>
        </w:rPr>
      </w:pPr>
      <w:r>
        <w:rPr>
          <w:i/>
        </w:rPr>
        <w:t xml:space="preserve">Red Urchin Fishery closed in </w:t>
      </w:r>
      <w:proofErr w:type="spellStart"/>
      <w:r>
        <w:rPr>
          <w:i/>
        </w:rPr>
        <w:t>Neah</w:t>
      </w:r>
      <w:proofErr w:type="spellEnd"/>
      <w:r>
        <w:rPr>
          <w:i/>
        </w:rPr>
        <w:t xml:space="preserve"> Bay</w:t>
      </w:r>
      <w:r w:rsidR="002A0D4B">
        <w:rPr>
          <w:i/>
        </w:rPr>
        <w:t xml:space="preserve"> region (#5)</w:t>
      </w:r>
      <w:r>
        <w:rPr>
          <w:i/>
        </w:rPr>
        <w:t xml:space="preserve"> in 1995</w:t>
      </w:r>
    </w:p>
    <w:p w14:paraId="412ACC6B" w14:textId="77777777" w:rsidR="0068309E" w:rsidRDefault="0068309E">
      <w:pPr>
        <w:rPr>
          <w:i/>
        </w:rPr>
      </w:pPr>
    </w:p>
    <w:p w14:paraId="21F10BF9" w14:textId="77777777" w:rsidR="0068309E" w:rsidRDefault="0068309E">
      <w:pPr>
        <w:rPr>
          <w:i/>
        </w:rPr>
      </w:pPr>
    </w:p>
    <w:p w14:paraId="376526E6" w14:textId="77777777" w:rsidR="00D37E76" w:rsidRPr="00D37E76" w:rsidRDefault="00D37E76">
      <w:pPr>
        <w:rPr>
          <w:i/>
        </w:rPr>
      </w:pPr>
      <w:r w:rsidRPr="00D37E76">
        <w:rPr>
          <w:i/>
        </w:rPr>
        <w:t>Kelp</w:t>
      </w:r>
    </w:p>
    <w:p w14:paraId="3E921E6C" w14:textId="525F1F7F" w:rsidR="00810D5F" w:rsidRDefault="00243C23" w:rsidP="00810D5F">
      <w:pPr>
        <w:ind w:firstLine="720"/>
      </w:pPr>
      <w:r>
        <w:t xml:space="preserve">We used publically available aerial surveys of algae from the Washington Department of Natural resources to document changes in </w:t>
      </w:r>
      <w:r w:rsidR="007035AB">
        <w:t xml:space="preserve">canopy forming </w:t>
      </w:r>
      <w:r>
        <w:t xml:space="preserve">brown algae. We used </w:t>
      </w:r>
      <w:r w:rsidR="00810D5F">
        <w:t xml:space="preserve">the mostly </w:t>
      </w:r>
      <w:r>
        <w:t xml:space="preserve">annual </w:t>
      </w:r>
      <w:r w:rsidR="00810D5F">
        <w:t>surveys between 1989 and 2015 to examine changes in kelp area (no data were available for 1993)</w:t>
      </w:r>
      <w:r>
        <w:t>. Coastal kelp forests of the Olympic coast consist of a mix of giant kelp (</w:t>
      </w:r>
      <w:proofErr w:type="spellStart"/>
      <w:r>
        <w:rPr>
          <w:rFonts w:eastAsia="Times New Roman" w:cs="Times New Roman"/>
          <w:i/>
          <w:iCs/>
        </w:rPr>
        <w:t>Macrocystis</w:t>
      </w:r>
      <w:proofErr w:type="spellEnd"/>
      <w:r>
        <w:rPr>
          <w:rFonts w:eastAsia="Times New Roman" w:cs="Times New Roman"/>
          <w:i/>
          <w:iCs/>
        </w:rPr>
        <w:t xml:space="preserve"> </w:t>
      </w:r>
      <w:proofErr w:type="spellStart"/>
      <w:r>
        <w:rPr>
          <w:rFonts w:eastAsia="Times New Roman" w:cs="Times New Roman"/>
          <w:i/>
          <w:iCs/>
        </w:rPr>
        <w:t>pyrifera</w:t>
      </w:r>
      <w:proofErr w:type="spellEnd"/>
      <w:r>
        <w:rPr>
          <w:rFonts w:eastAsia="Times New Roman" w:cs="Times New Roman"/>
          <w:i/>
          <w:iCs/>
        </w:rPr>
        <w:t xml:space="preserve">) </w:t>
      </w:r>
      <w:r w:rsidRPr="00243C23">
        <w:rPr>
          <w:rFonts w:eastAsia="Times New Roman" w:cs="Times New Roman"/>
          <w:iCs/>
        </w:rPr>
        <w:t>and bull kelp</w:t>
      </w:r>
      <w:r w:rsidRPr="00243C23">
        <w:rPr>
          <w:rFonts w:eastAsia="Times New Roman" w:cs="Times New Roman"/>
          <w:b/>
          <w:i/>
          <w:iCs/>
        </w:rPr>
        <w:t xml:space="preserve"> </w:t>
      </w:r>
      <w:r>
        <w:rPr>
          <w:rFonts w:eastAsia="Times New Roman" w:cs="Times New Roman"/>
          <w:i/>
          <w:iCs/>
        </w:rPr>
        <w:t>(</w:t>
      </w:r>
      <w:proofErr w:type="spellStart"/>
      <w:r>
        <w:rPr>
          <w:rFonts w:eastAsia="Times New Roman" w:cs="Times New Roman"/>
          <w:i/>
          <w:iCs/>
        </w:rPr>
        <w:t>N</w:t>
      </w:r>
      <w:r w:rsidRPr="00243C23">
        <w:rPr>
          <w:rFonts w:eastAsia="Times New Roman" w:cs="Times New Roman"/>
          <w:i/>
          <w:iCs/>
        </w:rPr>
        <w:t>ereocystis</w:t>
      </w:r>
      <w:proofErr w:type="spellEnd"/>
      <w:r w:rsidRPr="00243C23">
        <w:rPr>
          <w:rFonts w:eastAsia="Times New Roman" w:cs="Times New Roman"/>
          <w:i/>
          <w:iCs/>
        </w:rPr>
        <w:t xml:space="preserve"> </w:t>
      </w:r>
      <w:proofErr w:type="spellStart"/>
      <w:r w:rsidRPr="00243C23">
        <w:rPr>
          <w:rFonts w:eastAsia="Times New Roman" w:cs="Times New Roman"/>
          <w:i/>
          <w:iCs/>
        </w:rPr>
        <w:t>luetkeana</w:t>
      </w:r>
      <w:proofErr w:type="spellEnd"/>
      <w:r>
        <w:rPr>
          <w:rFonts w:eastAsia="Times New Roman" w:cs="Times New Roman"/>
          <w:i/>
          <w:iCs/>
        </w:rPr>
        <w:t xml:space="preserve">).  </w:t>
      </w:r>
      <w:r w:rsidRPr="00243C23">
        <w:rPr>
          <w:rFonts w:eastAsia="Times New Roman" w:cs="Times New Roman"/>
          <w:iCs/>
        </w:rPr>
        <w:t xml:space="preserve">While </w:t>
      </w:r>
      <w:proofErr w:type="spellStart"/>
      <w:r>
        <w:rPr>
          <w:rFonts w:eastAsia="Times New Roman" w:cs="Times New Roman"/>
          <w:iCs/>
        </w:rPr>
        <w:t>overflight</w:t>
      </w:r>
      <w:proofErr w:type="spellEnd"/>
      <w:r>
        <w:rPr>
          <w:rFonts w:eastAsia="Times New Roman" w:cs="Times New Roman"/>
          <w:iCs/>
        </w:rPr>
        <w:t xml:space="preserve"> surveys differentiate between the two species (REF), we are primarily interested in the canopy habitat </w:t>
      </w:r>
      <w:r w:rsidR="00810D5F">
        <w:rPr>
          <w:rFonts w:eastAsia="Times New Roman" w:cs="Times New Roman"/>
          <w:iCs/>
        </w:rPr>
        <w:t xml:space="preserve">kelps and so we focus on the total surface area provided by the two species. </w:t>
      </w:r>
      <w:r>
        <w:rPr>
          <w:rFonts w:eastAsia="Times New Roman" w:cs="Times New Roman"/>
          <w:iCs/>
        </w:rPr>
        <w:t xml:space="preserve">Additionally, the two species abundance </w:t>
      </w:r>
      <w:proofErr w:type="gramStart"/>
      <w:r>
        <w:rPr>
          <w:rFonts w:eastAsia="Times New Roman" w:cs="Times New Roman"/>
          <w:iCs/>
        </w:rPr>
        <w:t>are</w:t>
      </w:r>
      <w:proofErr w:type="gramEnd"/>
      <w:r>
        <w:rPr>
          <w:rFonts w:eastAsia="Times New Roman" w:cs="Times New Roman"/>
          <w:iCs/>
        </w:rPr>
        <w:t xml:space="preserve"> strongly po</w:t>
      </w:r>
      <w:r w:rsidR="00810D5F">
        <w:rPr>
          <w:rFonts w:eastAsia="Times New Roman" w:cs="Times New Roman"/>
          <w:iCs/>
        </w:rPr>
        <w:t>sitively correlated in the data (</w:t>
      </w:r>
      <w:proofErr w:type="spellStart"/>
      <w:r w:rsidR="00810D5F">
        <w:rPr>
          <w:rFonts w:eastAsia="Times New Roman" w:cs="Times New Roman"/>
          <w:iCs/>
        </w:rPr>
        <w:t>Pfister</w:t>
      </w:r>
      <w:proofErr w:type="spellEnd"/>
      <w:r w:rsidR="00810D5F">
        <w:rPr>
          <w:rFonts w:eastAsia="Times New Roman" w:cs="Times New Roman"/>
          <w:iCs/>
        </w:rPr>
        <w:t xml:space="preserve"> et al. </w:t>
      </w:r>
      <w:proofErr w:type="gramStart"/>
      <w:r w:rsidR="00810D5F">
        <w:rPr>
          <w:rFonts w:eastAsia="Times New Roman" w:cs="Times New Roman"/>
          <w:iCs/>
        </w:rPr>
        <w:t>In Review).</w:t>
      </w:r>
      <w:proofErr w:type="gramEnd"/>
      <w:r w:rsidR="00810D5F">
        <w:rPr>
          <w:rFonts w:eastAsia="Times New Roman" w:cs="Times New Roman"/>
          <w:iCs/>
        </w:rPr>
        <w:t xml:space="preserve"> </w:t>
      </w:r>
      <w:r>
        <w:t>We examine kelp</w:t>
      </w:r>
      <w:r w:rsidR="00810D5F">
        <w:t xml:space="preserve"> abundance at two scales. We use estimates of kelp area within discrete strata along the coast to provide estimates of local kelp area trends for each of our 10 focal study sites (see Fig. Supplement X). Additionally, we summed the area of kelp present in all strata between </w:t>
      </w:r>
      <w:proofErr w:type="spellStart"/>
      <w:r w:rsidR="00810D5F">
        <w:t>Neah</w:t>
      </w:r>
      <w:proofErr w:type="spellEnd"/>
      <w:r w:rsidR="00810D5F">
        <w:t xml:space="preserve"> Bay and Destruction Island (Fig. 1) to provide </w:t>
      </w:r>
      <w:proofErr w:type="gramStart"/>
      <w:r w:rsidR="00810D5F">
        <w:t xml:space="preserve">a </w:t>
      </w:r>
      <w:proofErr w:type="spellStart"/>
      <w:r w:rsidR="00810D5F">
        <w:t>coastwide</w:t>
      </w:r>
      <w:proofErr w:type="spellEnd"/>
      <w:proofErr w:type="gramEnd"/>
      <w:r w:rsidR="00810D5F">
        <w:t xml:space="preserve"> estimate kelp along the northern Olympic coast (see Supplement for list of survey strata used for each area and areas used to derive a total kelp area metric).</w:t>
      </w:r>
      <w:r w:rsidR="00B93F26">
        <w:t xml:space="preserve"> Surveys were conducted during peak kelp abundance in Washington (late summer: late July or early August)</w:t>
      </w:r>
    </w:p>
    <w:p w14:paraId="06A5D90C" w14:textId="77777777" w:rsidR="00810D5F" w:rsidRDefault="00810D5F">
      <w:r w:rsidRPr="00810D5F">
        <w:rPr>
          <w:highlight w:val="yellow"/>
        </w:rPr>
        <w:t>BLAKE: add detailed methods if needed.</w:t>
      </w:r>
    </w:p>
    <w:p w14:paraId="23846399" w14:textId="77777777" w:rsidR="00810D5F" w:rsidRDefault="00810D5F">
      <w:r>
        <w:tab/>
      </w:r>
    </w:p>
    <w:p w14:paraId="28EDADF0" w14:textId="77777777" w:rsidR="00810D5F" w:rsidRPr="00D37E76" w:rsidRDefault="00D37E76" w:rsidP="002B316D">
      <w:pPr>
        <w:tabs>
          <w:tab w:val="left" w:pos="2450"/>
        </w:tabs>
        <w:rPr>
          <w:i/>
        </w:rPr>
      </w:pPr>
      <w:r>
        <w:rPr>
          <w:i/>
        </w:rPr>
        <w:t xml:space="preserve">Sea </w:t>
      </w:r>
      <w:r w:rsidR="00810D5F" w:rsidRPr="00D37E76">
        <w:rPr>
          <w:i/>
        </w:rPr>
        <w:t xml:space="preserve">Otter </w:t>
      </w:r>
    </w:p>
    <w:p w14:paraId="4136A35C" w14:textId="77777777" w:rsidR="00810D5F" w:rsidRDefault="00810D5F">
      <w:r>
        <w:tab/>
        <w:t xml:space="preserve">We </w:t>
      </w:r>
      <w:r w:rsidR="00B93F26">
        <w:t>extracted otter location and abundance information from publically available research reports and published literature.  Otter surveys have been conducted by a mix of aerial survey and land-based observations since 1977</w:t>
      </w:r>
      <w:r w:rsidR="00D37E76">
        <w:t xml:space="preserve"> (see e.g. </w:t>
      </w:r>
      <w:r w:rsidR="00D37E76" w:rsidRPr="00D37E76">
        <w:rPr>
          <w:highlight w:val="yellow"/>
        </w:rPr>
        <w:t>THESE REPORTS</w:t>
      </w:r>
      <w:r w:rsidR="00D37E76">
        <w:t>)</w:t>
      </w:r>
      <w:r w:rsidR="00B93F26">
        <w:t>, every two years through the 1980s (no data in 1979, 80, 82, 84, 86, or 88)</w:t>
      </w:r>
      <w:r w:rsidR="002B316D">
        <w:t>, and mostly annually from 1989-2015</w:t>
      </w:r>
      <w:r w:rsidR="00B93F26">
        <w:t xml:space="preserve"> (no data in 2009 or 2014). </w:t>
      </w:r>
      <w:r w:rsidR="002B316D">
        <w:t xml:space="preserve">We mapped the location of otter observations from WDFW reports to examine shifts in otter abundance and distribution over the time-series. </w:t>
      </w:r>
      <w:r w:rsidR="00B93F26">
        <w:t xml:space="preserve">We used total otter counts for our analyses. Similar to the kelp data, otter surveys reflect summer distribution and abundance (REF).  As otters are highly mobile predators with </w:t>
      </w:r>
      <w:r w:rsidR="002B316D">
        <w:t xml:space="preserve">substantial </w:t>
      </w:r>
      <w:proofErr w:type="gramStart"/>
      <w:r w:rsidR="002B316D">
        <w:t>home-ranges</w:t>
      </w:r>
      <w:proofErr w:type="gramEnd"/>
      <w:r w:rsidR="002B316D">
        <w:t xml:space="preserve"> and the potential to have distinct seasonal distributions (</w:t>
      </w:r>
      <w:proofErr w:type="spellStart"/>
      <w:r w:rsidR="002B316D">
        <w:t>Laidre</w:t>
      </w:r>
      <w:proofErr w:type="spellEnd"/>
      <w:r w:rsidR="002B316D">
        <w:t xml:space="preserve"> et al. XXXX), our data only allow us to discuss summer distributions.  However, anecdotal evidence does not suggest that winter distribution of ott</w:t>
      </w:r>
      <w:r w:rsidR="00BD0BE7">
        <w:t>ers are substantially different (</w:t>
      </w:r>
      <w:proofErr w:type="spellStart"/>
      <w:r w:rsidR="00BD0BE7">
        <w:t>Laidre</w:t>
      </w:r>
      <w:proofErr w:type="spellEnd"/>
      <w:r w:rsidR="00BD0BE7">
        <w:t xml:space="preserve"> et al. XXXX) and we make use of published otter home-range sizes to help incorporate uncertainty in </w:t>
      </w:r>
      <w:r w:rsidR="00094297">
        <w:t>the effect of otters along the coast.</w:t>
      </w:r>
    </w:p>
    <w:p w14:paraId="6825CBB9" w14:textId="77777777" w:rsidR="00D37E76" w:rsidRDefault="00D37E76"/>
    <w:p w14:paraId="0D05671B" w14:textId="77777777" w:rsidR="00D37E76" w:rsidRDefault="00D37E76"/>
    <w:p w14:paraId="235123B1" w14:textId="77777777" w:rsidR="00D37E76" w:rsidRDefault="00D37E76"/>
    <w:p w14:paraId="7AD30F92" w14:textId="77777777" w:rsidR="00D37E76" w:rsidRDefault="00D37E76"/>
    <w:p w14:paraId="0E093ED1" w14:textId="77777777" w:rsidR="00FE5C40" w:rsidRDefault="00FE5C40">
      <w:r>
        <w:br w:type="page"/>
      </w:r>
    </w:p>
    <w:p w14:paraId="13BB8543" w14:textId="77777777" w:rsidR="00D37E76" w:rsidRDefault="00D37E76">
      <w:r>
        <w:t>Analyses for each type</w:t>
      </w:r>
    </w:p>
    <w:p w14:paraId="1BF40AB2" w14:textId="77777777" w:rsidR="00D37E76" w:rsidRDefault="00D37E76">
      <w:r>
        <w:tab/>
        <w:t xml:space="preserve">Kelp: </w:t>
      </w:r>
    </w:p>
    <w:p w14:paraId="7C4B20B5" w14:textId="77777777" w:rsidR="00D37E76" w:rsidRDefault="0068309E" w:rsidP="0068309E">
      <w:pPr>
        <w:pStyle w:val="ListParagraph"/>
        <w:numPr>
          <w:ilvl w:val="0"/>
          <w:numId w:val="1"/>
        </w:numPr>
      </w:pPr>
      <w:r>
        <w:t>Area</w:t>
      </w:r>
    </w:p>
    <w:p w14:paraId="6932BBFC" w14:textId="77777777" w:rsidR="0068309E" w:rsidRDefault="0068309E" w:rsidP="0068309E">
      <w:pPr>
        <w:pStyle w:val="ListParagraph"/>
        <w:numPr>
          <w:ilvl w:val="1"/>
          <w:numId w:val="1"/>
        </w:numPr>
      </w:pPr>
      <w:r>
        <w:t>Total</w:t>
      </w:r>
    </w:p>
    <w:p w14:paraId="5A6292AE" w14:textId="77777777" w:rsidR="0068309E" w:rsidRDefault="0068309E" w:rsidP="0068309E">
      <w:pPr>
        <w:pStyle w:val="ListParagraph"/>
        <w:numPr>
          <w:ilvl w:val="1"/>
          <w:numId w:val="1"/>
        </w:numPr>
      </w:pPr>
      <w:r>
        <w:t>By each strata associated with invertebrate surveys</w:t>
      </w:r>
    </w:p>
    <w:p w14:paraId="12A1F8C7" w14:textId="77777777" w:rsidR="0068309E" w:rsidRDefault="0068309E" w:rsidP="0068309E">
      <w:pPr>
        <w:pStyle w:val="ListParagraph"/>
        <w:numPr>
          <w:ilvl w:val="0"/>
          <w:numId w:val="1"/>
        </w:numPr>
      </w:pPr>
      <w:r>
        <w:t>Trend since 1990</w:t>
      </w:r>
    </w:p>
    <w:p w14:paraId="6AD19C6B" w14:textId="77777777" w:rsidR="0068309E" w:rsidRDefault="0068309E" w:rsidP="0068309E">
      <w:pPr>
        <w:pStyle w:val="ListParagraph"/>
        <w:numPr>
          <w:ilvl w:val="1"/>
          <w:numId w:val="1"/>
        </w:numPr>
      </w:pPr>
      <w:r>
        <w:t>Regression to estimate exponential change in area since 1990 by region</w:t>
      </w:r>
    </w:p>
    <w:p w14:paraId="066AA292" w14:textId="77777777" w:rsidR="002A0D4B" w:rsidRDefault="00FF45DB" w:rsidP="00FF45DB">
      <w:pPr>
        <w:ind w:left="720"/>
      </w:pPr>
      <w:r>
        <w:t>Otters</w:t>
      </w:r>
      <w:r w:rsidR="00FE5C40">
        <w:t>:</w:t>
      </w:r>
    </w:p>
    <w:p w14:paraId="43EB6B85" w14:textId="77777777" w:rsidR="00FF45DB" w:rsidRDefault="00FF45DB" w:rsidP="00FF45DB">
      <w:pPr>
        <w:pStyle w:val="ListParagraph"/>
        <w:numPr>
          <w:ilvl w:val="0"/>
          <w:numId w:val="2"/>
        </w:numPr>
      </w:pPr>
      <w:r>
        <w:t xml:space="preserve">Total </w:t>
      </w:r>
      <w:proofErr w:type="spellStart"/>
      <w:r>
        <w:t>Coastwide</w:t>
      </w:r>
      <w:proofErr w:type="spellEnd"/>
    </w:p>
    <w:p w14:paraId="398894CC" w14:textId="77777777" w:rsidR="00FF45DB" w:rsidRDefault="00FF45DB" w:rsidP="00FF45DB">
      <w:pPr>
        <w:pStyle w:val="ListParagraph"/>
        <w:numPr>
          <w:ilvl w:val="0"/>
          <w:numId w:val="2"/>
        </w:numPr>
      </w:pPr>
      <w:r>
        <w:t xml:space="preserve">Kernel density smoothed onto 1D shoreline for each </w:t>
      </w:r>
      <w:r w:rsidR="00FE5C40">
        <w:t>focal area using a kernel of 10</w:t>
      </w:r>
      <w:r>
        <w:t>km or so corresponding to a 95% home range of 40km</w:t>
      </w:r>
      <w:r w:rsidR="00FE5C40">
        <w:t>.</w:t>
      </w:r>
    </w:p>
    <w:p w14:paraId="47C13AE3" w14:textId="77777777" w:rsidR="00FE5C40" w:rsidRDefault="00FE5C40" w:rsidP="00FE5C40">
      <w:pPr>
        <w:pStyle w:val="ListParagraph"/>
        <w:numPr>
          <w:ilvl w:val="1"/>
          <w:numId w:val="2"/>
        </w:numPr>
      </w:pPr>
      <w:r>
        <w:t>Center of gravity</w:t>
      </w:r>
    </w:p>
    <w:p w14:paraId="5AFCFC11" w14:textId="77777777" w:rsidR="00FE5C40" w:rsidRDefault="00FE5C40" w:rsidP="00FE5C40">
      <w:pPr>
        <w:pStyle w:val="ListParagraph"/>
        <w:numPr>
          <w:ilvl w:val="0"/>
          <w:numId w:val="2"/>
        </w:numPr>
      </w:pPr>
      <w:r>
        <w:t>Local population trend</w:t>
      </w:r>
    </w:p>
    <w:p w14:paraId="365EFDB4" w14:textId="77777777" w:rsidR="00FE5C40" w:rsidRDefault="00FE5C40" w:rsidP="00FE5C40">
      <w:pPr>
        <w:pStyle w:val="ListParagraph"/>
        <w:numPr>
          <w:ilvl w:val="1"/>
          <w:numId w:val="2"/>
        </w:numPr>
      </w:pPr>
      <w:r>
        <w:t>Regression to estimate exponential change in area since 1990.</w:t>
      </w:r>
    </w:p>
    <w:p w14:paraId="7537C0F2" w14:textId="77777777" w:rsidR="002A0D4B" w:rsidRDefault="002A0D4B" w:rsidP="002A0D4B"/>
    <w:p w14:paraId="76F20CF4" w14:textId="77777777" w:rsidR="00FE5C40" w:rsidRDefault="00FE5C40" w:rsidP="00FE5C40">
      <w:pPr>
        <w:ind w:firstLine="720"/>
      </w:pPr>
      <w:r>
        <w:t>Comparisons:</w:t>
      </w:r>
    </w:p>
    <w:p w14:paraId="3EE7F563" w14:textId="77777777" w:rsidR="00FE5C40" w:rsidRDefault="00FE5C40" w:rsidP="00FE5C40">
      <w:pPr>
        <w:pStyle w:val="ListParagraph"/>
        <w:numPr>
          <w:ilvl w:val="0"/>
          <w:numId w:val="3"/>
        </w:numPr>
      </w:pPr>
      <w:r>
        <w:t>Local otter growth explain local kelp growth (plus otter pop in 1980)</w:t>
      </w:r>
    </w:p>
    <w:p w14:paraId="363D1BBB" w14:textId="77777777" w:rsidR="000B10A6" w:rsidRDefault="000B10A6"/>
    <w:p w14:paraId="615DA58E" w14:textId="77777777" w:rsidR="000B10A6" w:rsidRDefault="000B10A6"/>
    <w:p w14:paraId="3A5013C9" w14:textId="77777777" w:rsidR="000B10A6" w:rsidRDefault="000B10A6">
      <w:r>
        <w:br w:type="page"/>
      </w:r>
    </w:p>
    <w:p w14:paraId="3EAED8DA" w14:textId="77777777" w:rsidR="000B10A6" w:rsidRDefault="000B10A6">
      <w:pPr>
        <w:rPr>
          <w:b/>
        </w:rPr>
      </w:pPr>
      <w:r w:rsidRPr="000B10A6">
        <w:rPr>
          <w:b/>
          <w:highlight w:val="yellow"/>
        </w:rPr>
        <w:t>Results</w:t>
      </w:r>
    </w:p>
    <w:p w14:paraId="6295331D" w14:textId="77777777" w:rsidR="000B10A6" w:rsidRDefault="000B10A6">
      <w:pPr>
        <w:rPr>
          <w:b/>
        </w:rPr>
      </w:pPr>
    </w:p>
    <w:p w14:paraId="6E4C8600" w14:textId="77777777" w:rsidR="000B10A6" w:rsidRDefault="000B10A6" w:rsidP="000B10A6">
      <w:pPr>
        <w:pStyle w:val="ListParagraph"/>
        <w:numPr>
          <w:ilvl w:val="0"/>
          <w:numId w:val="6"/>
        </w:numPr>
        <w:ind w:left="360"/>
        <w:rPr>
          <w:b/>
        </w:rPr>
      </w:pPr>
      <w:r>
        <w:rPr>
          <w:b/>
        </w:rPr>
        <w:t>Substantial temporal variation in kelp &amp; otters at the outer coast scale.</w:t>
      </w:r>
    </w:p>
    <w:p w14:paraId="2DDE7CFC" w14:textId="1FF536DA" w:rsidR="003B3A98" w:rsidRPr="00F61AAF" w:rsidRDefault="003B3A98" w:rsidP="003B3A98">
      <w:pPr>
        <w:pStyle w:val="ListParagraph"/>
        <w:numPr>
          <w:ilvl w:val="1"/>
          <w:numId w:val="6"/>
        </w:numPr>
        <w:ind w:left="900"/>
      </w:pPr>
      <w:r w:rsidRPr="00F61AAF">
        <w:t>Otter exponentially increase (Fig.1)</w:t>
      </w:r>
    </w:p>
    <w:p w14:paraId="68F24EF1" w14:textId="021E5F6B" w:rsidR="00BF600F" w:rsidRPr="00F61AAF" w:rsidRDefault="003B3A98" w:rsidP="000B10A6">
      <w:pPr>
        <w:pStyle w:val="ListParagraph"/>
        <w:numPr>
          <w:ilvl w:val="1"/>
          <w:numId w:val="6"/>
        </w:numPr>
        <w:ind w:left="900"/>
      </w:pPr>
      <w:r w:rsidRPr="00F61AAF">
        <w:t>K</w:t>
      </w:r>
      <w:r w:rsidR="000B10A6" w:rsidRPr="00F61AAF">
        <w:t>elp rapidly increases</w:t>
      </w:r>
      <w:r w:rsidRPr="00F61AAF">
        <w:t xml:space="preserve"> before falling in recent years (Figure 1).</w:t>
      </w:r>
    </w:p>
    <w:p w14:paraId="7A6CF1E8" w14:textId="77777777" w:rsidR="003B3A98" w:rsidRDefault="003B3A98" w:rsidP="000B10A6">
      <w:pPr>
        <w:pStyle w:val="ListParagraph"/>
        <w:numPr>
          <w:ilvl w:val="1"/>
          <w:numId w:val="6"/>
        </w:numPr>
        <w:ind w:left="900"/>
        <w:rPr>
          <w:b/>
        </w:rPr>
      </w:pPr>
    </w:p>
    <w:p w14:paraId="534B6715" w14:textId="62BF18EB" w:rsidR="003B3A98" w:rsidRDefault="003B3A98" w:rsidP="003B3A98">
      <w:pPr>
        <w:pStyle w:val="ListParagraph"/>
        <w:numPr>
          <w:ilvl w:val="0"/>
          <w:numId w:val="6"/>
        </w:numPr>
        <w:ind w:left="360"/>
        <w:rPr>
          <w:b/>
        </w:rPr>
      </w:pPr>
      <w:proofErr w:type="spellStart"/>
      <w:r>
        <w:rPr>
          <w:b/>
        </w:rPr>
        <w:t>Coastwide</w:t>
      </w:r>
      <w:proofErr w:type="spellEnd"/>
      <w:r>
        <w:rPr>
          <w:b/>
        </w:rPr>
        <w:t xml:space="preserve"> patterns obscure patterns at the landscape scale</w:t>
      </w:r>
    </w:p>
    <w:p w14:paraId="5944BE00" w14:textId="5692B05C" w:rsidR="003B3A98" w:rsidRPr="00F61AAF" w:rsidRDefault="003B3A98" w:rsidP="003B3A98">
      <w:pPr>
        <w:pStyle w:val="ListParagraph"/>
        <w:numPr>
          <w:ilvl w:val="1"/>
          <w:numId w:val="6"/>
        </w:numPr>
        <w:ind w:left="900"/>
      </w:pPr>
      <w:r w:rsidRPr="00F61AAF">
        <w:t>Three regional patterns in otter and kelp trends are suggested by the data</w:t>
      </w:r>
    </w:p>
    <w:p w14:paraId="50C2F85E" w14:textId="00879B2F" w:rsidR="003B3A98" w:rsidRPr="00F61AAF" w:rsidRDefault="003B3A98" w:rsidP="003B3A98">
      <w:pPr>
        <w:pStyle w:val="ListParagraph"/>
        <w:numPr>
          <w:ilvl w:val="1"/>
          <w:numId w:val="6"/>
        </w:numPr>
        <w:ind w:left="900"/>
      </w:pPr>
      <w:r w:rsidRPr="00F61AAF">
        <w:t>Non-uniform patterns in overall kelp abundance and habitat availability (some sites have a lot of kelp, some have little)</w:t>
      </w:r>
    </w:p>
    <w:p w14:paraId="5484AA56" w14:textId="7807AF1F" w:rsidR="003B3A98" w:rsidRDefault="003B3A98" w:rsidP="003B3A98">
      <w:pPr>
        <w:pStyle w:val="ListParagraph"/>
        <w:numPr>
          <w:ilvl w:val="1"/>
          <w:numId w:val="6"/>
        </w:numPr>
        <w:ind w:left="900"/>
      </w:pPr>
      <w:r w:rsidRPr="00F61AAF">
        <w:t xml:space="preserve">Local trends in </w:t>
      </w:r>
      <w:r w:rsidR="008C21DA" w:rsidRPr="00F61AAF">
        <w:t xml:space="preserve">kelp are strongly related to otters during the invasion and increase in otters but </w:t>
      </w:r>
      <w:r w:rsidR="00F61AAF">
        <w:t xml:space="preserve">are unrelated </w:t>
      </w:r>
      <w:r w:rsidR="008C21DA" w:rsidRPr="00F61AAF">
        <w:t xml:space="preserve">after otter numbers have stabilized or </w:t>
      </w:r>
      <w:r w:rsidR="00F61AAF">
        <w:t>(Figure).</w:t>
      </w:r>
    </w:p>
    <w:p w14:paraId="6CD9BBD4" w14:textId="59D622E2" w:rsidR="00F61AAF" w:rsidRPr="00F61AAF" w:rsidRDefault="00F61AAF" w:rsidP="003B3A98">
      <w:pPr>
        <w:pStyle w:val="ListParagraph"/>
        <w:numPr>
          <w:ilvl w:val="1"/>
          <w:numId w:val="6"/>
        </w:numPr>
        <w:ind w:left="900"/>
      </w:pPr>
      <w:r>
        <w:t>Decline in kelp variability is associated with increases in otters. (</w:t>
      </w:r>
      <w:proofErr w:type="gramStart"/>
      <w:r>
        <w:t>need</w:t>
      </w:r>
      <w:proofErr w:type="gramEnd"/>
      <w:r>
        <w:t xml:space="preserve"> to do bootstrapping for confidence bounds on Fig).</w:t>
      </w:r>
    </w:p>
    <w:p w14:paraId="093C9717" w14:textId="0EBE7F87" w:rsidR="003B3A98" w:rsidRDefault="003B3A98" w:rsidP="003B3A98">
      <w:pPr>
        <w:pStyle w:val="ListParagraph"/>
        <w:numPr>
          <w:ilvl w:val="0"/>
          <w:numId w:val="6"/>
        </w:numPr>
        <w:ind w:left="360"/>
        <w:rPr>
          <w:b/>
        </w:rPr>
      </w:pPr>
      <w:proofErr w:type="spellStart"/>
      <w:r>
        <w:rPr>
          <w:b/>
        </w:rPr>
        <w:t>Asdf</w:t>
      </w:r>
      <w:proofErr w:type="spellEnd"/>
    </w:p>
    <w:p w14:paraId="7E0AA862" w14:textId="232EBE68" w:rsidR="003B3A98" w:rsidRDefault="003B3A98" w:rsidP="003B3A98">
      <w:pPr>
        <w:pStyle w:val="ListParagraph"/>
        <w:numPr>
          <w:ilvl w:val="0"/>
          <w:numId w:val="6"/>
        </w:numPr>
        <w:ind w:left="360"/>
        <w:rPr>
          <w:b/>
        </w:rPr>
      </w:pPr>
      <w:proofErr w:type="spellStart"/>
      <w:proofErr w:type="gramStart"/>
      <w:r>
        <w:rPr>
          <w:b/>
        </w:rPr>
        <w:t>asdf</w:t>
      </w:r>
      <w:proofErr w:type="spellEnd"/>
      <w:proofErr w:type="gramEnd"/>
    </w:p>
    <w:p w14:paraId="3F0B287B" w14:textId="77777777" w:rsidR="00BF600F" w:rsidRPr="003B3A98" w:rsidRDefault="00BF600F" w:rsidP="003B3A98">
      <w:pPr>
        <w:rPr>
          <w:b/>
        </w:rPr>
      </w:pPr>
    </w:p>
    <w:p w14:paraId="63BD9D78" w14:textId="32CB5F13" w:rsidR="002A0D4B" w:rsidRPr="000B10A6" w:rsidRDefault="002A0D4B" w:rsidP="00BF600F">
      <w:pPr>
        <w:pStyle w:val="ListParagraph"/>
        <w:numPr>
          <w:ilvl w:val="0"/>
          <w:numId w:val="6"/>
        </w:numPr>
        <w:rPr>
          <w:b/>
        </w:rPr>
      </w:pPr>
      <w:r w:rsidRPr="000B10A6">
        <w:rPr>
          <w:b/>
        </w:rPr>
        <w:br w:type="page"/>
      </w:r>
    </w:p>
    <w:p w14:paraId="7C4F01DF" w14:textId="77777777" w:rsidR="00A07EA4" w:rsidRDefault="00A07EA4">
      <w:r>
        <w:br w:type="page"/>
      </w:r>
    </w:p>
    <w:p w14:paraId="7E07BCD2" w14:textId="77777777" w:rsidR="00A07EA4" w:rsidRDefault="00A07EA4" w:rsidP="00A07EA4">
      <w:r>
        <w:t>Description of what Ole did to the OCNMS data to massage and poke the data to make it comparable.</w:t>
      </w:r>
    </w:p>
    <w:p w14:paraId="09E3CB63" w14:textId="77777777" w:rsidR="00A07EA4" w:rsidRDefault="00A07EA4" w:rsidP="00A07EA4"/>
    <w:p w14:paraId="02FE5BA0" w14:textId="77777777" w:rsidR="00A07EA4" w:rsidRDefault="00A07EA4" w:rsidP="00A07EA4">
      <w:r>
        <w:t xml:space="preserve">Raw data from </w:t>
      </w:r>
      <w:proofErr w:type="spellStart"/>
      <w:r>
        <w:t>Kvitek’s</w:t>
      </w:r>
      <w:proofErr w:type="spellEnd"/>
      <w:r>
        <w:t xml:space="preserve"> 1987, 1995, and 1999 are generally not available, so we extracted summary statistics about density of benthic invertebrates from project reports for each year. However, the methods for estimating the density of benthic invertebrates varied substantially among years (See TABLE) and we needed to convert data from each survey year into common units for comparison. We elected to translate all of the different surveys into units of counts</w:t>
      </w:r>
      <m:oMath>
        <m:r>
          <w:rPr>
            <w:rFonts w:ascii="Cambria Math" w:hAnsi="Cambria Math"/>
          </w:rPr>
          <m:t>∙</m:t>
        </m:r>
      </m:oMath>
      <w:r>
        <w:t>m</w:t>
      </w:r>
      <w:r>
        <w:rPr>
          <w:vertAlign w:val="superscript"/>
        </w:rPr>
        <w:t>-2</w:t>
      </w:r>
      <w:r>
        <w:t>. We have estimates of mean density and standard deviation in unit m</w:t>
      </w:r>
      <w:r>
        <w:rPr>
          <w:vertAlign w:val="superscript"/>
        </w:rPr>
        <w:t>-2</w:t>
      </w:r>
      <w:r>
        <w:t xml:space="preserve"> from the years 1987, 1995, and 1999, but we lack the raw data at the quadrat data. Importantly, the sampling design from 1987 – in which many quadrats were placed directly adjacent to one another – means that the number of independent replicates are far less than the number of quadrats samples (i.e. the quadrats are pseudo-replicated). In the absence of the information to estimate the effective sample size, we used a sample size of 20 for the 1987 data to better reflect the uncertainty. </w:t>
      </w:r>
    </w:p>
    <w:p w14:paraId="730DC79D" w14:textId="77777777" w:rsidR="00A07EA4" w:rsidRDefault="00A07EA4" w:rsidP="00A07EA4">
      <w:pPr>
        <w:ind w:firstLine="720"/>
      </w:pPr>
      <w:r>
        <w:t>For 1999 we had both quadrat and transect information. We combined the quadrat and transect data by first calculating the mean and se for each data independently and combining the information using a weighted mean and weighted standard deviation.  We used the inverse of SE</w:t>
      </w:r>
      <w:r w:rsidRPr="004D7A9C">
        <w:rPr>
          <w:vertAlign w:val="superscript"/>
        </w:rPr>
        <w:t>2</w:t>
      </w:r>
      <w:r>
        <w:t xml:space="preserve"> as weights.   Similarly, in 1995 and 1999 surveys were conducted at two depths at each site (6 an 12m). We elected to combine information from both depths, again weighting the different depths by SE</w:t>
      </w:r>
      <w:r w:rsidRPr="00200D90">
        <w:rPr>
          <w:vertAlign w:val="superscript"/>
        </w:rPr>
        <w:t>2</w:t>
      </w:r>
      <w:r>
        <w:t>.</w:t>
      </w:r>
    </w:p>
    <w:p w14:paraId="72AFBE9B" w14:textId="77777777" w:rsidR="00A07EA4" w:rsidRDefault="00A07EA4" w:rsidP="00A07EA4">
      <w:pPr>
        <w:ind w:firstLine="720"/>
      </w:pPr>
    </w:p>
    <w:p w14:paraId="5B3038B8" w14:textId="77777777" w:rsidR="00A07EA4" w:rsidRDefault="00A07EA4" w:rsidP="00A07EA4">
      <w:pPr>
        <w:ind w:firstLine="720"/>
      </w:pPr>
      <w:r>
        <w:t xml:space="preserve">Weirdness: No </w:t>
      </w:r>
      <w:proofErr w:type="spellStart"/>
      <w:r>
        <w:t>seastar</w:t>
      </w:r>
      <w:proofErr w:type="spellEnd"/>
      <w:r>
        <w:t xml:space="preserve"> info from 1995.   </w:t>
      </w:r>
    </w:p>
    <w:p w14:paraId="63FCC0C9" w14:textId="77777777" w:rsidR="00A07EA4" w:rsidRDefault="00A07EA4" w:rsidP="00A07EA4"/>
    <w:p w14:paraId="727CC5F8" w14:textId="77777777" w:rsidR="00A07EA4" w:rsidRDefault="00A07EA4" w:rsidP="00A07EA4">
      <w:r>
        <w:br w:type="page"/>
      </w:r>
    </w:p>
    <w:p w14:paraId="37C3AAF6" w14:textId="77777777" w:rsidR="00A07EA4" w:rsidRDefault="00A07EA4" w:rsidP="00A07EA4">
      <w:proofErr w:type="gramStart"/>
      <w:r>
        <w:t>Invertebrate Survey description in table form.</w:t>
      </w:r>
      <w:proofErr w:type="gramEnd"/>
    </w:p>
    <w:tbl>
      <w:tblPr>
        <w:tblStyle w:val="TableGrid"/>
        <w:tblW w:w="8431" w:type="dxa"/>
        <w:tblLook w:val="04A0" w:firstRow="1" w:lastRow="0" w:firstColumn="1" w:lastColumn="0" w:noHBand="0" w:noVBand="1"/>
      </w:tblPr>
      <w:tblGrid>
        <w:gridCol w:w="1459"/>
        <w:gridCol w:w="4546"/>
        <w:gridCol w:w="1213"/>
        <w:gridCol w:w="1213"/>
      </w:tblGrid>
      <w:tr w:rsidR="00A07EA4" w14:paraId="3452E800" w14:textId="77777777" w:rsidTr="00A07EA4">
        <w:tc>
          <w:tcPr>
            <w:tcW w:w="1459" w:type="dxa"/>
          </w:tcPr>
          <w:p w14:paraId="6882808C" w14:textId="77777777" w:rsidR="00A07EA4" w:rsidRDefault="00A07EA4" w:rsidP="00A07EA4"/>
        </w:tc>
        <w:tc>
          <w:tcPr>
            <w:tcW w:w="4546" w:type="dxa"/>
          </w:tcPr>
          <w:p w14:paraId="718A6B40" w14:textId="77777777" w:rsidR="00A07EA4" w:rsidRDefault="00A07EA4" w:rsidP="00A07EA4">
            <w:r>
              <w:t>Survey</w:t>
            </w:r>
          </w:p>
        </w:tc>
        <w:tc>
          <w:tcPr>
            <w:tcW w:w="1213" w:type="dxa"/>
          </w:tcPr>
          <w:p w14:paraId="664161C5" w14:textId="77777777" w:rsidR="00A07EA4" w:rsidRDefault="00A07EA4" w:rsidP="00A07EA4"/>
        </w:tc>
        <w:tc>
          <w:tcPr>
            <w:tcW w:w="1213" w:type="dxa"/>
          </w:tcPr>
          <w:p w14:paraId="7550B594" w14:textId="77777777" w:rsidR="00A07EA4" w:rsidRPr="00ED3F12" w:rsidRDefault="00A07EA4" w:rsidP="00A07EA4">
            <w:r>
              <w:t>Area surveyed per site (m</w:t>
            </w:r>
            <w:r w:rsidRPr="00ED3F12">
              <w:rPr>
                <w:vertAlign w:val="superscript"/>
              </w:rPr>
              <w:t>2</w:t>
            </w:r>
            <w:r>
              <w:t>)</w:t>
            </w:r>
          </w:p>
        </w:tc>
      </w:tr>
      <w:tr w:rsidR="00A07EA4" w14:paraId="36D984D2" w14:textId="77777777" w:rsidTr="00A07EA4">
        <w:tc>
          <w:tcPr>
            <w:tcW w:w="1459" w:type="dxa"/>
          </w:tcPr>
          <w:p w14:paraId="6B9B1DF1" w14:textId="77777777" w:rsidR="00A07EA4" w:rsidRDefault="00A07EA4" w:rsidP="00A07EA4">
            <w:r>
              <w:t>1987</w:t>
            </w:r>
          </w:p>
        </w:tc>
        <w:tc>
          <w:tcPr>
            <w:tcW w:w="4546" w:type="dxa"/>
          </w:tcPr>
          <w:p w14:paraId="38D88D81" w14:textId="77777777" w:rsidR="00A07EA4" w:rsidRDefault="00A07EA4" w:rsidP="00A07EA4">
            <w:r>
              <w:t>1.0m</w:t>
            </w:r>
            <w:r w:rsidRPr="00D938E3">
              <w:rPr>
                <w:vertAlign w:val="superscript"/>
              </w:rPr>
              <w:t>2</w:t>
            </w:r>
            <w:r>
              <w:t xml:space="preserve"> quadrat by SCUBA</w:t>
            </w:r>
          </w:p>
        </w:tc>
        <w:tc>
          <w:tcPr>
            <w:tcW w:w="1213" w:type="dxa"/>
          </w:tcPr>
          <w:p w14:paraId="66B95784" w14:textId="77777777" w:rsidR="00A07EA4" w:rsidRDefault="00A07EA4" w:rsidP="00A07EA4">
            <w:r>
              <w:t>100 per site.  Not randomly placed locations</w:t>
            </w:r>
          </w:p>
        </w:tc>
        <w:tc>
          <w:tcPr>
            <w:tcW w:w="1213" w:type="dxa"/>
          </w:tcPr>
          <w:p w14:paraId="6F5F51FF" w14:textId="77777777" w:rsidR="00A07EA4" w:rsidRDefault="00A07EA4" w:rsidP="00A07EA4">
            <w:r>
              <w:t>100</w:t>
            </w:r>
          </w:p>
        </w:tc>
      </w:tr>
      <w:tr w:rsidR="00A07EA4" w14:paraId="5D8D2B26" w14:textId="77777777" w:rsidTr="00A07EA4">
        <w:tc>
          <w:tcPr>
            <w:tcW w:w="1459" w:type="dxa"/>
          </w:tcPr>
          <w:p w14:paraId="51C93664" w14:textId="77777777" w:rsidR="00A07EA4" w:rsidRDefault="00A07EA4" w:rsidP="00A07EA4"/>
        </w:tc>
        <w:tc>
          <w:tcPr>
            <w:tcW w:w="4546" w:type="dxa"/>
          </w:tcPr>
          <w:p w14:paraId="2F388CD2" w14:textId="77777777" w:rsidR="00A07EA4" w:rsidRDefault="00A07EA4" w:rsidP="00A07EA4">
            <w:r>
              <w:t xml:space="preserve">All counts conducted </w:t>
            </w:r>
            <w:r w:rsidRPr="0096563D">
              <w:rPr>
                <w:i/>
              </w:rPr>
              <w:t>in situ</w:t>
            </w:r>
          </w:p>
        </w:tc>
        <w:tc>
          <w:tcPr>
            <w:tcW w:w="1213" w:type="dxa"/>
          </w:tcPr>
          <w:p w14:paraId="277F1CBF" w14:textId="77777777" w:rsidR="00A07EA4" w:rsidRDefault="00A07EA4" w:rsidP="00A07EA4"/>
        </w:tc>
        <w:tc>
          <w:tcPr>
            <w:tcW w:w="1213" w:type="dxa"/>
          </w:tcPr>
          <w:p w14:paraId="527E97AA" w14:textId="77777777" w:rsidR="00A07EA4" w:rsidRDefault="00A07EA4" w:rsidP="00A07EA4"/>
        </w:tc>
      </w:tr>
      <w:tr w:rsidR="00A07EA4" w14:paraId="29EC2EC5" w14:textId="77777777" w:rsidTr="00A07EA4">
        <w:tc>
          <w:tcPr>
            <w:tcW w:w="1459" w:type="dxa"/>
          </w:tcPr>
          <w:p w14:paraId="0BBD3B35" w14:textId="77777777" w:rsidR="00A07EA4" w:rsidRDefault="00A07EA4" w:rsidP="00A07EA4">
            <w:r>
              <w:t>1995</w:t>
            </w:r>
          </w:p>
        </w:tc>
        <w:tc>
          <w:tcPr>
            <w:tcW w:w="4546" w:type="dxa"/>
          </w:tcPr>
          <w:p w14:paraId="75951107" w14:textId="77777777" w:rsidR="00A07EA4" w:rsidRDefault="00A07EA4" w:rsidP="00A07EA4">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72BB4342" w14:textId="77777777" w:rsidR="00A07EA4" w:rsidRDefault="00A07EA4" w:rsidP="00A07EA4">
            <w:r>
              <w:t>14-35 per site</w:t>
            </w:r>
          </w:p>
        </w:tc>
        <w:tc>
          <w:tcPr>
            <w:tcW w:w="1213" w:type="dxa"/>
          </w:tcPr>
          <w:p w14:paraId="151035C9" w14:textId="77777777" w:rsidR="00A07EA4" w:rsidRDefault="00A07EA4" w:rsidP="00A07EA4">
            <w:r>
              <w:t>3.5-8.75</w:t>
            </w:r>
          </w:p>
        </w:tc>
      </w:tr>
      <w:tr w:rsidR="00A07EA4" w14:paraId="7BF46785" w14:textId="77777777" w:rsidTr="00A07EA4">
        <w:tc>
          <w:tcPr>
            <w:tcW w:w="1459" w:type="dxa"/>
          </w:tcPr>
          <w:p w14:paraId="64CB11BB" w14:textId="77777777" w:rsidR="00A07EA4" w:rsidRDefault="00A07EA4" w:rsidP="00A07EA4"/>
        </w:tc>
        <w:tc>
          <w:tcPr>
            <w:tcW w:w="4546" w:type="dxa"/>
          </w:tcPr>
          <w:p w14:paraId="5D742ECA" w14:textId="77777777" w:rsidR="00A07EA4" w:rsidRDefault="00A07EA4" w:rsidP="00A07EA4">
            <w:r>
              <w:t>Counts done by post-processing video.  Most of the locations with video collected were not actually processed.</w:t>
            </w:r>
          </w:p>
        </w:tc>
        <w:tc>
          <w:tcPr>
            <w:tcW w:w="1213" w:type="dxa"/>
          </w:tcPr>
          <w:p w14:paraId="4D33DEE3" w14:textId="77777777" w:rsidR="00A07EA4" w:rsidRDefault="00A07EA4" w:rsidP="00A07EA4"/>
        </w:tc>
        <w:tc>
          <w:tcPr>
            <w:tcW w:w="1213" w:type="dxa"/>
          </w:tcPr>
          <w:p w14:paraId="59FA8CB2" w14:textId="77777777" w:rsidR="00A07EA4" w:rsidRDefault="00A07EA4" w:rsidP="00A07EA4"/>
        </w:tc>
      </w:tr>
      <w:tr w:rsidR="00A07EA4" w14:paraId="41AFB55D" w14:textId="77777777" w:rsidTr="00A07EA4">
        <w:tc>
          <w:tcPr>
            <w:tcW w:w="1459" w:type="dxa"/>
          </w:tcPr>
          <w:p w14:paraId="6A3457DE" w14:textId="77777777" w:rsidR="00A07EA4" w:rsidRDefault="00A07EA4" w:rsidP="00A07EA4">
            <w:r>
              <w:t>1999</w:t>
            </w:r>
          </w:p>
        </w:tc>
        <w:tc>
          <w:tcPr>
            <w:tcW w:w="4546" w:type="dxa"/>
          </w:tcPr>
          <w:p w14:paraId="751BD7E8" w14:textId="77777777" w:rsidR="00A07EA4" w:rsidRDefault="00A07EA4" w:rsidP="00A07EA4">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4836CD93" w14:textId="77777777" w:rsidR="00A07EA4" w:rsidRDefault="00A07EA4" w:rsidP="00A07EA4">
            <w:r>
              <w:t>30 per site</w:t>
            </w:r>
          </w:p>
        </w:tc>
        <w:tc>
          <w:tcPr>
            <w:tcW w:w="1213" w:type="dxa"/>
          </w:tcPr>
          <w:p w14:paraId="797968A0" w14:textId="77777777" w:rsidR="00A07EA4" w:rsidRDefault="00A07EA4" w:rsidP="00A07EA4">
            <w:r>
              <w:t>7.5</w:t>
            </w:r>
          </w:p>
        </w:tc>
      </w:tr>
      <w:tr w:rsidR="00A07EA4" w14:paraId="490704B2" w14:textId="77777777" w:rsidTr="00A07EA4">
        <w:tc>
          <w:tcPr>
            <w:tcW w:w="1459" w:type="dxa"/>
          </w:tcPr>
          <w:p w14:paraId="0CCD98B7" w14:textId="77777777" w:rsidR="00A07EA4" w:rsidRDefault="00A07EA4" w:rsidP="00A07EA4"/>
        </w:tc>
        <w:tc>
          <w:tcPr>
            <w:tcW w:w="4546" w:type="dxa"/>
          </w:tcPr>
          <w:p w14:paraId="4668557C" w14:textId="77777777" w:rsidR="00A07EA4" w:rsidRDefault="00A07EA4" w:rsidP="00A07EA4">
            <w:r>
              <w:t>25 x 1m video transects</w:t>
            </w:r>
          </w:p>
        </w:tc>
        <w:tc>
          <w:tcPr>
            <w:tcW w:w="1213" w:type="dxa"/>
          </w:tcPr>
          <w:p w14:paraId="2BA447F2" w14:textId="77777777" w:rsidR="00A07EA4" w:rsidRDefault="00A07EA4" w:rsidP="00A07EA4">
            <w:r>
              <w:t>3-4 per site</w:t>
            </w:r>
          </w:p>
        </w:tc>
        <w:tc>
          <w:tcPr>
            <w:tcW w:w="1213" w:type="dxa"/>
          </w:tcPr>
          <w:p w14:paraId="5868D6D8" w14:textId="77777777" w:rsidR="00A07EA4" w:rsidRDefault="00A07EA4" w:rsidP="00A07EA4">
            <w:r>
              <w:t>75-100</w:t>
            </w:r>
          </w:p>
        </w:tc>
      </w:tr>
      <w:tr w:rsidR="00A07EA4" w14:paraId="5B142E2D" w14:textId="77777777" w:rsidTr="00A07EA4">
        <w:tc>
          <w:tcPr>
            <w:tcW w:w="1459" w:type="dxa"/>
          </w:tcPr>
          <w:p w14:paraId="2D4BED8B" w14:textId="77777777" w:rsidR="00A07EA4" w:rsidRDefault="00A07EA4" w:rsidP="00A07EA4">
            <w:r>
              <w:t>2015</w:t>
            </w:r>
          </w:p>
        </w:tc>
        <w:tc>
          <w:tcPr>
            <w:tcW w:w="4546" w:type="dxa"/>
          </w:tcPr>
          <w:p w14:paraId="54E4AEE8" w14:textId="77777777" w:rsidR="00A07EA4" w:rsidRDefault="00A07EA4" w:rsidP="00A07EA4">
            <w:r>
              <w:t>30 x 2m transects by SCUBA</w:t>
            </w:r>
          </w:p>
        </w:tc>
        <w:tc>
          <w:tcPr>
            <w:tcW w:w="1213" w:type="dxa"/>
          </w:tcPr>
          <w:p w14:paraId="6416EA13" w14:textId="77777777" w:rsidR="00A07EA4" w:rsidRDefault="00A07EA4" w:rsidP="00A07EA4">
            <w:r>
              <w:t>4 per site</w:t>
            </w:r>
          </w:p>
        </w:tc>
        <w:tc>
          <w:tcPr>
            <w:tcW w:w="1213" w:type="dxa"/>
          </w:tcPr>
          <w:p w14:paraId="5E1EB50A" w14:textId="77777777" w:rsidR="00A07EA4" w:rsidRDefault="00A07EA4" w:rsidP="00A07EA4">
            <w:r>
              <w:t>240</w:t>
            </w:r>
          </w:p>
        </w:tc>
      </w:tr>
      <w:tr w:rsidR="00A07EA4" w14:paraId="0AB60F6C" w14:textId="77777777" w:rsidTr="00A07EA4">
        <w:tc>
          <w:tcPr>
            <w:tcW w:w="1459" w:type="dxa"/>
          </w:tcPr>
          <w:p w14:paraId="303C639E" w14:textId="77777777" w:rsidR="00A07EA4" w:rsidRDefault="00A07EA4" w:rsidP="00A07EA4"/>
        </w:tc>
        <w:tc>
          <w:tcPr>
            <w:tcW w:w="4546" w:type="dxa"/>
          </w:tcPr>
          <w:p w14:paraId="17C67420" w14:textId="77777777" w:rsidR="00A07EA4" w:rsidRDefault="00A07EA4" w:rsidP="00A07EA4">
            <w:pPr>
              <w:tabs>
                <w:tab w:val="left" w:pos="2390"/>
              </w:tabs>
            </w:pPr>
          </w:p>
        </w:tc>
        <w:tc>
          <w:tcPr>
            <w:tcW w:w="1213" w:type="dxa"/>
          </w:tcPr>
          <w:p w14:paraId="3361AD4B" w14:textId="77777777" w:rsidR="00A07EA4" w:rsidRDefault="00A07EA4" w:rsidP="00A07EA4"/>
        </w:tc>
        <w:tc>
          <w:tcPr>
            <w:tcW w:w="1213" w:type="dxa"/>
          </w:tcPr>
          <w:p w14:paraId="4541DC87" w14:textId="77777777" w:rsidR="00A07EA4" w:rsidRDefault="00A07EA4" w:rsidP="00A07EA4"/>
        </w:tc>
      </w:tr>
    </w:tbl>
    <w:p w14:paraId="057A56B0" w14:textId="77777777" w:rsidR="00A07EA4" w:rsidRDefault="00A07EA4" w:rsidP="00A07EA4"/>
    <w:p w14:paraId="415C571C" w14:textId="77777777" w:rsidR="00A07EA4" w:rsidRDefault="00A07EA4" w:rsidP="00A07EA4">
      <w:r>
        <w:t>Sites and the years they were sampled.</w:t>
      </w:r>
    </w:p>
    <w:tbl>
      <w:tblPr>
        <w:tblStyle w:val="TableGrid"/>
        <w:tblW w:w="0" w:type="auto"/>
        <w:tblLayout w:type="fixed"/>
        <w:tblLook w:val="04A0" w:firstRow="1" w:lastRow="0" w:firstColumn="1" w:lastColumn="0" w:noHBand="0" w:noVBand="1"/>
      </w:tblPr>
      <w:tblGrid>
        <w:gridCol w:w="2358"/>
        <w:gridCol w:w="1350"/>
        <w:gridCol w:w="1080"/>
        <w:gridCol w:w="1170"/>
        <w:gridCol w:w="1080"/>
        <w:gridCol w:w="1184"/>
      </w:tblGrid>
      <w:tr w:rsidR="00A07EA4" w14:paraId="5E38277C" w14:textId="77777777" w:rsidTr="00A07EA4">
        <w:tc>
          <w:tcPr>
            <w:tcW w:w="2358" w:type="dxa"/>
          </w:tcPr>
          <w:p w14:paraId="0E86975B" w14:textId="77777777" w:rsidR="00A07EA4" w:rsidRDefault="00A07EA4" w:rsidP="00A07EA4">
            <w:pPr>
              <w:jc w:val="center"/>
            </w:pPr>
          </w:p>
        </w:tc>
        <w:tc>
          <w:tcPr>
            <w:tcW w:w="1350" w:type="dxa"/>
          </w:tcPr>
          <w:p w14:paraId="5C692ACA" w14:textId="77777777" w:rsidR="00A07EA4" w:rsidRDefault="00A07EA4" w:rsidP="00A07EA4">
            <w:pPr>
              <w:jc w:val="center"/>
            </w:pPr>
            <w:r>
              <w:t>1987</w:t>
            </w:r>
          </w:p>
        </w:tc>
        <w:tc>
          <w:tcPr>
            <w:tcW w:w="1080" w:type="dxa"/>
          </w:tcPr>
          <w:p w14:paraId="499B7215" w14:textId="77777777" w:rsidR="00A07EA4" w:rsidRDefault="00A07EA4" w:rsidP="00A07EA4">
            <w:pPr>
              <w:jc w:val="center"/>
            </w:pPr>
            <w:r>
              <w:t>1995</w:t>
            </w:r>
          </w:p>
        </w:tc>
        <w:tc>
          <w:tcPr>
            <w:tcW w:w="2250" w:type="dxa"/>
            <w:gridSpan w:val="2"/>
          </w:tcPr>
          <w:p w14:paraId="6B745C47" w14:textId="77777777" w:rsidR="00A07EA4" w:rsidRDefault="00A07EA4" w:rsidP="00A07EA4">
            <w:pPr>
              <w:jc w:val="center"/>
            </w:pPr>
            <w:r>
              <w:t>1999</w:t>
            </w:r>
          </w:p>
        </w:tc>
        <w:tc>
          <w:tcPr>
            <w:tcW w:w="1184" w:type="dxa"/>
          </w:tcPr>
          <w:p w14:paraId="6A050906" w14:textId="77777777" w:rsidR="00A07EA4" w:rsidRDefault="00A07EA4" w:rsidP="00A07EA4">
            <w:pPr>
              <w:jc w:val="center"/>
            </w:pPr>
            <w:r>
              <w:t>2015</w:t>
            </w:r>
          </w:p>
        </w:tc>
      </w:tr>
      <w:tr w:rsidR="00A07EA4" w14:paraId="0DBFDA73" w14:textId="77777777" w:rsidTr="00A07EA4">
        <w:tc>
          <w:tcPr>
            <w:tcW w:w="2358" w:type="dxa"/>
          </w:tcPr>
          <w:p w14:paraId="2B4FA700" w14:textId="77777777" w:rsidR="00A07EA4" w:rsidRPr="00D938E3" w:rsidRDefault="00A07EA4" w:rsidP="00A07EA4">
            <w:pPr>
              <w:tabs>
                <w:tab w:val="left" w:pos="980"/>
              </w:tabs>
              <w:rPr>
                <w:b/>
              </w:rPr>
            </w:pPr>
            <w:r w:rsidRPr="00D938E3">
              <w:rPr>
                <w:b/>
              </w:rPr>
              <w:t>Sites</w:t>
            </w:r>
          </w:p>
        </w:tc>
        <w:tc>
          <w:tcPr>
            <w:tcW w:w="1350" w:type="dxa"/>
          </w:tcPr>
          <w:p w14:paraId="29C67482" w14:textId="77777777" w:rsidR="00A07EA4" w:rsidRPr="00437CF4" w:rsidRDefault="00A07EA4" w:rsidP="00A07EA4">
            <w:pPr>
              <w:rPr>
                <w:sz w:val="20"/>
                <w:szCs w:val="20"/>
              </w:rPr>
            </w:pPr>
            <w:r w:rsidRPr="00437CF4">
              <w:rPr>
                <w:sz w:val="20"/>
                <w:szCs w:val="20"/>
              </w:rPr>
              <w:t>Quadrats</w:t>
            </w:r>
          </w:p>
        </w:tc>
        <w:tc>
          <w:tcPr>
            <w:tcW w:w="1080" w:type="dxa"/>
          </w:tcPr>
          <w:p w14:paraId="3D7059F9" w14:textId="77777777" w:rsidR="00A07EA4" w:rsidRPr="00437CF4" w:rsidRDefault="00A07EA4" w:rsidP="00A07EA4">
            <w:pPr>
              <w:rPr>
                <w:sz w:val="20"/>
                <w:szCs w:val="20"/>
              </w:rPr>
            </w:pPr>
            <w:r w:rsidRPr="00437CF4">
              <w:rPr>
                <w:sz w:val="20"/>
                <w:szCs w:val="20"/>
              </w:rPr>
              <w:t>Quadrats</w:t>
            </w:r>
          </w:p>
        </w:tc>
        <w:tc>
          <w:tcPr>
            <w:tcW w:w="1170" w:type="dxa"/>
          </w:tcPr>
          <w:p w14:paraId="1A386885" w14:textId="77777777" w:rsidR="00A07EA4" w:rsidRPr="00437CF4" w:rsidRDefault="00A07EA4" w:rsidP="00A07EA4">
            <w:pPr>
              <w:rPr>
                <w:sz w:val="20"/>
                <w:szCs w:val="20"/>
              </w:rPr>
            </w:pPr>
            <w:r w:rsidRPr="00437CF4">
              <w:rPr>
                <w:sz w:val="20"/>
                <w:szCs w:val="20"/>
              </w:rPr>
              <w:t>Quadrats</w:t>
            </w:r>
          </w:p>
        </w:tc>
        <w:tc>
          <w:tcPr>
            <w:tcW w:w="1080" w:type="dxa"/>
          </w:tcPr>
          <w:p w14:paraId="010E7F9A" w14:textId="77777777" w:rsidR="00A07EA4" w:rsidRPr="00437CF4" w:rsidRDefault="00A07EA4" w:rsidP="00A07EA4">
            <w:pPr>
              <w:rPr>
                <w:sz w:val="20"/>
                <w:szCs w:val="20"/>
              </w:rPr>
            </w:pPr>
            <w:r w:rsidRPr="00437CF4">
              <w:rPr>
                <w:sz w:val="20"/>
                <w:szCs w:val="20"/>
              </w:rPr>
              <w:t>Transects</w:t>
            </w:r>
          </w:p>
        </w:tc>
        <w:tc>
          <w:tcPr>
            <w:tcW w:w="1184" w:type="dxa"/>
          </w:tcPr>
          <w:p w14:paraId="2441DCC9" w14:textId="77777777" w:rsidR="00A07EA4" w:rsidRPr="00437CF4" w:rsidRDefault="00A07EA4" w:rsidP="00A07EA4">
            <w:pPr>
              <w:rPr>
                <w:sz w:val="20"/>
                <w:szCs w:val="20"/>
              </w:rPr>
            </w:pPr>
            <w:r w:rsidRPr="00437CF4">
              <w:rPr>
                <w:sz w:val="20"/>
                <w:szCs w:val="20"/>
              </w:rPr>
              <w:t>Transects</w:t>
            </w:r>
          </w:p>
        </w:tc>
      </w:tr>
      <w:tr w:rsidR="00A07EA4" w14:paraId="2CAEA328" w14:textId="77777777" w:rsidTr="00A07EA4">
        <w:tc>
          <w:tcPr>
            <w:tcW w:w="2358" w:type="dxa"/>
          </w:tcPr>
          <w:p w14:paraId="142C1B13" w14:textId="77777777" w:rsidR="00A07EA4" w:rsidRDefault="00A07EA4" w:rsidP="00A07EA4">
            <w:proofErr w:type="spellStart"/>
            <w:r>
              <w:t>Neah</w:t>
            </w:r>
            <w:proofErr w:type="spellEnd"/>
            <w:r>
              <w:t xml:space="preserve"> Bay </w:t>
            </w:r>
          </w:p>
        </w:tc>
        <w:tc>
          <w:tcPr>
            <w:tcW w:w="1350" w:type="dxa"/>
          </w:tcPr>
          <w:p w14:paraId="7B1766F4" w14:textId="77777777" w:rsidR="00A07EA4" w:rsidRDefault="00A07EA4" w:rsidP="00A07EA4">
            <w:r>
              <w:t>X (2 Sites)</w:t>
            </w:r>
          </w:p>
        </w:tc>
        <w:tc>
          <w:tcPr>
            <w:tcW w:w="1080" w:type="dxa"/>
          </w:tcPr>
          <w:p w14:paraId="4BD585EE" w14:textId="77777777" w:rsidR="00A07EA4" w:rsidRDefault="00A07EA4" w:rsidP="00A07EA4">
            <w:r>
              <w:t>X</w:t>
            </w:r>
          </w:p>
        </w:tc>
        <w:tc>
          <w:tcPr>
            <w:tcW w:w="1170" w:type="dxa"/>
          </w:tcPr>
          <w:p w14:paraId="597FD141" w14:textId="77777777" w:rsidR="00A07EA4" w:rsidRDefault="00A07EA4" w:rsidP="00A07EA4">
            <w:r>
              <w:t>X</w:t>
            </w:r>
          </w:p>
        </w:tc>
        <w:tc>
          <w:tcPr>
            <w:tcW w:w="1080" w:type="dxa"/>
          </w:tcPr>
          <w:p w14:paraId="178B83A2" w14:textId="77777777" w:rsidR="00A07EA4" w:rsidRDefault="00A07EA4" w:rsidP="00A07EA4"/>
        </w:tc>
        <w:tc>
          <w:tcPr>
            <w:tcW w:w="1184" w:type="dxa"/>
          </w:tcPr>
          <w:p w14:paraId="5E45893C" w14:textId="77777777" w:rsidR="00A07EA4" w:rsidRDefault="00A07EA4" w:rsidP="00A07EA4">
            <w:r>
              <w:t>X</w:t>
            </w:r>
          </w:p>
        </w:tc>
      </w:tr>
      <w:tr w:rsidR="00A07EA4" w14:paraId="31F9EBDF" w14:textId="77777777" w:rsidTr="00A07EA4">
        <w:tc>
          <w:tcPr>
            <w:tcW w:w="2358" w:type="dxa"/>
          </w:tcPr>
          <w:p w14:paraId="42B5FFA3" w14:textId="77777777" w:rsidR="00A07EA4" w:rsidRDefault="00A07EA4" w:rsidP="00A07EA4">
            <w:proofErr w:type="spellStart"/>
            <w:r>
              <w:t>Chibahdel</w:t>
            </w:r>
            <w:proofErr w:type="spellEnd"/>
            <w:r>
              <w:t xml:space="preserve"> Rocks</w:t>
            </w:r>
          </w:p>
        </w:tc>
        <w:tc>
          <w:tcPr>
            <w:tcW w:w="1350" w:type="dxa"/>
          </w:tcPr>
          <w:p w14:paraId="5B1CDC57" w14:textId="77777777" w:rsidR="00A07EA4" w:rsidRDefault="00A07EA4" w:rsidP="00A07EA4"/>
        </w:tc>
        <w:tc>
          <w:tcPr>
            <w:tcW w:w="1080" w:type="dxa"/>
          </w:tcPr>
          <w:p w14:paraId="7D3DE46C" w14:textId="77777777" w:rsidR="00A07EA4" w:rsidRDefault="00A07EA4" w:rsidP="00A07EA4"/>
        </w:tc>
        <w:tc>
          <w:tcPr>
            <w:tcW w:w="1170" w:type="dxa"/>
          </w:tcPr>
          <w:p w14:paraId="4A70F5E0" w14:textId="77777777" w:rsidR="00A07EA4" w:rsidRDefault="00A07EA4" w:rsidP="00A07EA4">
            <w:r>
              <w:t>X</w:t>
            </w:r>
          </w:p>
        </w:tc>
        <w:tc>
          <w:tcPr>
            <w:tcW w:w="1080" w:type="dxa"/>
          </w:tcPr>
          <w:p w14:paraId="6A9568EA" w14:textId="77777777" w:rsidR="00A07EA4" w:rsidRDefault="00A07EA4" w:rsidP="00A07EA4"/>
        </w:tc>
        <w:tc>
          <w:tcPr>
            <w:tcW w:w="1184" w:type="dxa"/>
          </w:tcPr>
          <w:p w14:paraId="00E6D159" w14:textId="77777777" w:rsidR="00A07EA4" w:rsidRDefault="00A07EA4" w:rsidP="00A07EA4">
            <w:r>
              <w:t>X</w:t>
            </w:r>
          </w:p>
        </w:tc>
      </w:tr>
      <w:tr w:rsidR="00A07EA4" w14:paraId="42CC43F0" w14:textId="77777777" w:rsidTr="00A07EA4">
        <w:tc>
          <w:tcPr>
            <w:tcW w:w="2358" w:type="dxa"/>
          </w:tcPr>
          <w:p w14:paraId="5BDA87C1" w14:textId="77777777" w:rsidR="00A07EA4" w:rsidRDefault="00A07EA4" w:rsidP="00A07EA4">
            <w:proofErr w:type="spellStart"/>
            <w:r>
              <w:t>Tatoosh</w:t>
            </w:r>
            <w:proofErr w:type="spellEnd"/>
            <w:r>
              <w:t xml:space="preserve"> Island</w:t>
            </w:r>
          </w:p>
        </w:tc>
        <w:tc>
          <w:tcPr>
            <w:tcW w:w="1350" w:type="dxa"/>
          </w:tcPr>
          <w:p w14:paraId="6996CFDD" w14:textId="77777777" w:rsidR="00A07EA4" w:rsidRDefault="00A07EA4" w:rsidP="00A07EA4"/>
        </w:tc>
        <w:tc>
          <w:tcPr>
            <w:tcW w:w="1080" w:type="dxa"/>
          </w:tcPr>
          <w:p w14:paraId="59B14439" w14:textId="77777777" w:rsidR="00A07EA4" w:rsidRDefault="00A07EA4" w:rsidP="00A07EA4">
            <w:r>
              <w:t>X</w:t>
            </w:r>
          </w:p>
        </w:tc>
        <w:tc>
          <w:tcPr>
            <w:tcW w:w="1170" w:type="dxa"/>
          </w:tcPr>
          <w:p w14:paraId="009330FA" w14:textId="77777777" w:rsidR="00A07EA4" w:rsidRDefault="00A07EA4" w:rsidP="00A07EA4">
            <w:r>
              <w:t>X</w:t>
            </w:r>
          </w:p>
        </w:tc>
        <w:tc>
          <w:tcPr>
            <w:tcW w:w="1080" w:type="dxa"/>
          </w:tcPr>
          <w:p w14:paraId="29CA9A5F" w14:textId="77777777" w:rsidR="00A07EA4" w:rsidRDefault="00A07EA4" w:rsidP="00A07EA4">
            <w:r>
              <w:t>X</w:t>
            </w:r>
          </w:p>
        </w:tc>
        <w:tc>
          <w:tcPr>
            <w:tcW w:w="1184" w:type="dxa"/>
          </w:tcPr>
          <w:p w14:paraId="5C910727" w14:textId="77777777" w:rsidR="00A07EA4" w:rsidRDefault="00A07EA4" w:rsidP="00A07EA4">
            <w:r>
              <w:t>X</w:t>
            </w:r>
          </w:p>
        </w:tc>
      </w:tr>
      <w:tr w:rsidR="00A07EA4" w14:paraId="56BD0849" w14:textId="77777777" w:rsidTr="00A07EA4">
        <w:tc>
          <w:tcPr>
            <w:tcW w:w="2358" w:type="dxa"/>
          </w:tcPr>
          <w:p w14:paraId="31572B66" w14:textId="77777777" w:rsidR="00A07EA4" w:rsidRDefault="00A07EA4" w:rsidP="00A07EA4">
            <w:r>
              <w:t>Anderson Point</w:t>
            </w:r>
          </w:p>
        </w:tc>
        <w:tc>
          <w:tcPr>
            <w:tcW w:w="1350" w:type="dxa"/>
          </w:tcPr>
          <w:p w14:paraId="7828C064" w14:textId="77777777" w:rsidR="00A07EA4" w:rsidRDefault="00A07EA4" w:rsidP="00A07EA4">
            <w:r>
              <w:t>X</w:t>
            </w:r>
          </w:p>
        </w:tc>
        <w:tc>
          <w:tcPr>
            <w:tcW w:w="1080" w:type="dxa"/>
          </w:tcPr>
          <w:p w14:paraId="4E69C273" w14:textId="77777777" w:rsidR="00A07EA4" w:rsidRDefault="00A07EA4" w:rsidP="00A07EA4">
            <w:r>
              <w:t>X</w:t>
            </w:r>
          </w:p>
        </w:tc>
        <w:tc>
          <w:tcPr>
            <w:tcW w:w="1170" w:type="dxa"/>
          </w:tcPr>
          <w:p w14:paraId="4A559503" w14:textId="77777777" w:rsidR="00A07EA4" w:rsidRDefault="00A07EA4" w:rsidP="00A07EA4">
            <w:r>
              <w:t>X</w:t>
            </w:r>
          </w:p>
        </w:tc>
        <w:tc>
          <w:tcPr>
            <w:tcW w:w="1080" w:type="dxa"/>
          </w:tcPr>
          <w:p w14:paraId="504268C2" w14:textId="77777777" w:rsidR="00A07EA4" w:rsidRDefault="00A07EA4" w:rsidP="00A07EA4">
            <w:r>
              <w:t>X</w:t>
            </w:r>
          </w:p>
        </w:tc>
        <w:tc>
          <w:tcPr>
            <w:tcW w:w="1184" w:type="dxa"/>
          </w:tcPr>
          <w:p w14:paraId="1EB9BE0F" w14:textId="77777777" w:rsidR="00A07EA4" w:rsidRDefault="00A07EA4" w:rsidP="00A07EA4">
            <w:r>
              <w:t>X</w:t>
            </w:r>
          </w:p>
        </w:tc>
      </w:tr>
      <w:tr w:rsidR="00A07EA4" w14:paraId="4F4F3515" w14:textId="77777777" w:rsidTr="00A07EA4">
        <w:tc>
          <w:tcPr>
            <w:tcW w:w="2358" w:type="dxa"/>
          </w:tcPr>
          <w:p w14:paraId="2CF3B342" w14:textId="77777777" w:rsidR="00A07EA4" w:rsidRDefault="00A07EA4" w:rsidP="00A07EA4">
            <w:r>
              <w:t>Point of the Arches</w:t>
            </w:r>
          </w:p>
        </w:tc>
        <w:tc>
          <w:tcPr>
            <w:tcW w:w="1350" w:type="dxa"/>
          </w:tcPr>
          <w:p w14:paraId="1C30C38B" w14:textId="77777777" w:rsidR="00A07EA4" w:rsidRDefault="00A07EA4" w:rsidP="00A07EA4">
            <w:r>
              <w:t>X</w:t>
            </w:r>
          </w:p>
        </w:tc>
        <w:tc>
          <w:tcPr>
            <w:tcW w:w="1080" w:type="dxa"/>
          </w:tcPr>
          <w:p w14:paraId="15CA79CD" w14:textId="77777777" w:rsidR="00A07EA4" w:rsidRDefault="00A07EA4" w:rsidP="00A07EA4">
            <w:r>
              <w:t>X</w:t>
            </w:r>
          </w:p>
        </w:tc>
        <w:tc>
          <w:tcPr>
            <w:tcW w:w="1170" w:type="dxa"/>
          </w:tcPr>
          <w:p w14:paraId="13AF59D5" w14:textId="77777777" w:rsidR="00A07EA4" w:rsidRDefault="00A07EA4" w:rsidP="00A07EA4">
            <w:r>
              <w:t>X</w:t>
            </w:r>
          </w:p>
        </w:tc>
        <w:tc>
          <w:tcPr>
            <w:tcW w:w="1080" w:type="dxa"/>
          </w:tcPr>
          <w:p w14:paraId="4916083C" w14:textId="77777777" w:rsidR="00A07EA4" w:rsidRDefault="00A07EA4" w:rsidP="00A07EA4">
            <w:r>
              <w:t>X</w:t>
            </w:r>
          </w:p>
        </w:tc>
        <w:tc>
          <w:tcPr>
            <w:tcW w:w="1184" w:type="dxa"/>
          </w:tcPr>
          <w:p w14:paraId="6D46C70D" w14:textId="77777777" w:rsidR="00A07EA4" w:rsidRDefault="00A07EA4" w:rsidP="00A07EA4">
            <w:r>
              <w:t>X</w:t>
            </w:r>
          </w:p>
        </w:tc>
      </w:tr>
      <w:tr w:rsidR="00A07EA4" w14:paraId="1CE77014" w14:textId="77777777" w:rsidTr="00A07EA4">
        <w:tc>
          <w:tcPr>
            <w:tcW w:w="2358" w:type="dxa"/>
          </w:tcPr>
          <w:p w14:paraId="2CB44E1B" w14:textId="77777777" w:rsidR="00A07EA4" w:rsidRDefault="00A07EA4" w:rsidP="00A07EA4">
            <w:r>
              <w:t>Cape Alava</w:t>
            </w:r>
          </w:p>
        </w:tc>
        <w:tc>
          <w:tcPr>
            <w:tcW w:w="1350" w:type="dxa"/>
          </w:tcPr>
          <w:p w14:paraId="1C2535BB" w14:textId="77777777" w:rsidR="00A07EA4" w:rsidRDefault="00A07EA4" w:rsidP="00A07EA4">
            <w:r>
              <w:t>X</w:t>
            </w:r>
          </w:p>
        </w:tc>
        <w:tc>
          <w:tcPr>
            <w:tcW w:w="1080" w:type="dxa"/>
          </w:tcPr>
          <w:p w14:paraId="5A8B0B31" w14:textId="77777777" w:rsidR="00A07EA4" w:rsidRDefault="00A07EA4" w:rsidP="00A07EA4">
            <w:r>
              <w:t>X</w:t>
            </w:r>
          </w:p>
        </w:tc>
        <w:tc>
          <w:tcPr>
            <w:tcW w:w="1170" w:type="dxa"/>
          </w:tcPr>
          <w:p w14:paraId="233942D9" w14:textId="77777777" w:rsidR="00A07EA4" w:rsidRDefault="00A07EA4" w:rsidP="00A07EA4">
            <w:r>
              <w:t>X</w:t>
            </w:r>
          </w:p>
        </w:tc>
        <w:tc>
          <w:tcPr>
            <w:tcW w:w="1080" w:type="dxa"/>
          </w:tcPr>
          <w:p w14:paraId="66C655D2" w14:textId="77777777" w:rsidR="00A07EA4" w:rsidRDefault="00A07EA4" w:rsidP="00A07EA4">
            <w:r>
              <w:t>X</w:t>
            </w:r>
          </w:p>
        </w:tc>
        <w:tc>
          <w:tcPr>
            <w:tcW w:w="1184" w:type="dxa"/>
          </w:tcPr>
          <w:p w14:paraId="61D75512" w14:textId="77777777" w:rsidR="00A07EA4" w:rsidRDefault="00A07EA4" w:rsidP="00A07EA4">
            <w:r>
              <w:t>X</w:t>
            </w:r>
          </w:p>
        </w:tc>
      </w:tr>
      <w:tr w:rsidR="00A07EA4" w14:paraId="72023DF6" w14:textId="77777777" w:rsidTr="00A07EA4">
        <w:tc>
          <w:tcPr>
            <w:tcW w:w="2358" w:type="dxa"/>
          </w:tcPr>
          <w:p w14:paraId="75C36F40" w14:textId="77777777" w:rsidR="00A07EA4" w:rsidRDefault="00A07EA4" w:rsidP="00A07EA4">
            <w:r>
              <w:t>Cape Johnson</w:t>
            </w:r>
          </w:p>
        </w:tc>
        <w:tc>
          <w:tcPr>
            <w:tcW w:w="1350" w:type="dxa"/>
          </w:tcPr>
          <w:p w14:paraId="658FEF19" w14:textId="77777777" w:rsidR="00A07EA4" w:rsidRDefault="00A07EA4" w:rsidP="00A07EA4">
            <w:r>
              <w:t>X</w:t>
            </w:r>
          </w:p>
        </w:tc>
        <w:tc>
          <w:tcPr>
            <w:tcW w:w="1080" w:type="dxa"/>
          </w:tcPr>
          <w:p w14:paraId="5DD46DDE" w14:textId="77777777" w:rsidR="00A07EA4" w:rsidRDefault="00A07EA4" w:rsidP="00A07EA4">
            <w:r>
              <w:t>X</w:t>
            </w:r>
          </w:p>
        </w:tc>
        <w:tc>
          <w:tcPr>
            <w:tcW w:w="1170" w:type="dxa"/>
          </w:tcPr>
          <w:p w14:paraId="3987CB0B" w14:textId="77777777" w:rsidR="00A07EA4" w:rsidRDefault="00A07EA4" w:rsidP="00A07EA4">
            <w:r>
              <w:t>X</w:t>
            </w:r>
          </w:p>
        </w:tc>
        <w:tc>
          <w:tcPr>
            <w:tcW w:w="1080" w:type="dxa"/>
          </w:tcPr>
          <w:p w14:paraId="29854654" w14:textId="77777777" w:rsidR="00A07EA4" w:rsidRDefault="00A07EA4" w:rsidP="00A07EA4">
            <w:r>
              <w:t>X</w:t>
            </w:r>
          </w:p>
        </w:tc>
        <w:tc>
          <w:tcPr>
            <w:tcW w:w="1184" w:type="dxa"/>
          </w:tcPr>
          <w:p w14:paraId="78E7DC7A" w14:textId="77777777" w:rsidR="00A07EA4" w:rsidRDefault="00A07EA4" w:rsidP="00A07EA4">
            <w:r>
              <w:t>X</w:t>
            </w:r>
          </w:p>
        </w:tc>
      </w:tr>
      <w:tr w:rsidR="00A07EA4" w14:paraId="5085F5D8" w14:textId="77777777" w:rsidTr="00A07EA4">
        <w:tc>
          <w:tcPr>
            <w:tcW w:w="2358" w:type="dxa"/>
          </w:tcPr>
          <w:p w14:paraId="5B0FFA21" w14:textId="77777777" w:rsidR="00A07EA4" w:rsidRDefault="00651366" w:rsidP="00A07EA4">
            <w:r>
              <w:t xml:space="preserve">Rock </w:t>
            </w:r>
            <w:r w:rsidR="00A07EA4">
              <w:t>305</w:t>
            </w:r>
          </w:p>
        </w:tc>
        <w:tc>
          <w:tcPr>
            <w:tcW w:w="1350" w:type="dxa"/>
          </w:tcPr>
          <w:p w14:paraId="0EFBB642" w14:textId="77777777" w:rsidR="00A07EA4" w:rsidRDefault="00A07EA4" w:rsidP="00A07EA4">
            <w:r>
              <w:t>X</w:t>
            </w:r>
          </w:p>
        </w:tc>
        <w:tc>
          <w:tcPr>
            <w:tcW w:w="1080" w:type="dxa"/>
          </w:tcPr>
          <w:p w14:paraId="698BB586" w14:textId="77777777" w:rsidR="00A07EA4" w:rsidRDefault="00A07EA4" w:rsidP="00A07EA4">
            <w:r>
              <w:t>X</w:t>
            </w:r>
          </w:p>
        </w:tc>
        <w:tc>
          <w:tcPr>
            <w:tcW w:w="1170" w:type="dxa"/>
          </w:tcPr>
          <w:p w14:paraId="2FBFD4AF" w14:textId="77777777" w:rsidR="00A07EA4" w:rsidRDefault="00A07EA4" w:rsidP="00A07EA4">
            <w:r>
              <w:t>X</w:t>
            </w:r>
          </w:p>
        </w:tc>
        <w:tc>
          <w:tcPr>
            <w:tcW w:w="1080" w:type="dxa"/>
          </w:tcPr>
          <w:p w14:paraId="6D4F12D7" w14:textId="77777777" w:rsidR="00A07EA4" w:rsidRDefault="00A07EA4" w:rsidP="00A07EA4">
            <w:r>
              <w:t>X</w:t>
            </w:r>
          </w:p>
        </w:tc>
        <w:tc>
          <w:tcPr>
            <w:tcW w:w="1184" w:type="dxa"/>
          </w:tcPr>
          <w:p w14:paraId="0D92B712" w14:textId="77777777" w:rsidR="00A07EA4" w:rsidRDefault="00A07EA4" w:rsidP="00A07EA4">
            <w:r>
              <w:t>X</w:t>
            </w:r>
          </w:p>
        </w:tc>
      </w:tr>
      <w:tr w:rsidR="00A07EA4" w14:paraId="6E61A75B" w14:textId="77777777" w:rsidTr="00A07EA4">
        <w:tc>
          <w:tcPr>
            <w:tcW w:w="2358" w:type="dxa"/>
          </w:tcPr>
          <w:p w14:paraId="3E35442C" w14:textId="77777777" w:rsidR="00A07EA4" w:rsidRDefault="00A07EA4" w:rsidP="00A07EA4">
            <w:proofErr w:type="spellStart"/>
            <w:r>
              <w:t>Teahwhit</w:t>
            </w:r>
            <w:proofErr w:type="spellEnd"/>
            <w:r>
              <w:t xml:space="preserve"> Head</w:t>
            </w:r>
          </w:p>
        </w:tc>
        <w:tc>
          <w:tcPr>
            <w:tcW w:w="1350" w:type="dxa"/>
          </w:tcPr>
          <w:p w14:paraId="1C852A9F" w14:textId="77777777" w:rsidR="00A07EA4" w:rsidRDefault="00A07EA4" w:rsidP="00A07EA4">
            <w:r>
              <w:t>X</w:t>
            </w:r>
          </w:p>
        </w:tc>
        <w:tc>
          <w:tcPr>
            <w:tcW w:w="1080" w:type="dxa"/>
          </w:tcPr>
          <w:p w14:paraId="3BC0D90C" w14:textId="77777777" w:rsidR="00A07EA4" w:rsidRDefault="00A07EA4" w:rsidP="00A07EA4">
            <w:r>
              <w:t>X</w:t>
            </w:r>
          </w:p>
        </w:tc>
        <w:tc>
          <w:tcPr>
            <w:tcW w:w="1170" w:type="dxa"/>
          </w:tcPr>
          <w:p w14:paraId="70537F8B" w14:textId="77777777" w:rsidR="00A07EA4" w:rsidRDefault="00A07EA4" w:rsidP="00A07EA4">
            <w:r>
              <w:t>X</w:t>
            </w:r>
          </w:p>
        </w:tc>
        <w:tc>
          <w:tcPr>
            <w:tcW w:w="1080" w:type="dxa"/>
          </w:tcPr>
          <w:p w14:paraId="4E50DDB3" w14:textId="77777777" w:rsidR="00A07EA4" w:rsidRDefault="00A07EA4" w:rsidP="00A07EA4">
            <w:r>
              <w:t>X</w:t>
            </w:r>
          </w:p>
        </w:tc>
        <w:tc>
          <w:tcPr>
            <w:tcW w:w="1184" w:type="dxa"/>
          </w:tcPr>
          <w:p w14:paraId="0F55EC94" w14:textId="77777777" w:rsidR="00A07EA4" w:rsidRDefault="00A07EA4" w:rsidP="00A07EA4">
            <w:r>
              <w:t>X</w:t>
            </w:r>
          </w:p>
        </w:tc>
      </w:tr>
      <w:tr w:rsidR="00A07EA4" w14:paraId="744A3433" w14:textId="77777777" w:rsidTr="00A07EA4">
        <w:tc>
          <w:tcPr>
            <w:tcW w:w="2358" w:type="dxa"/>
          </w:tcPr>
          <w:p w14:paraId="335E33BD" w14:textId="77777777" w:rsidR="00A07EA4" w:rsidRDefault="00A07EA4" w:rsidP="00A07EA4">
            <w:r>
              <w:t>Destruction Island</w:t>
            </w:r>
          </w:p>
        </w:tc>
        <w:tc>
          <w:tcPr>
            <w:tcW w:w="1350" w:type="dxa"/>
          </w:tcPr>
          <w:p w14:paraId="3FF39FDE" w14:textId="77777777" w:rsidR="00A07EA4" w:rsidRDefault="00A07EA4" w:rsidP="00A07EA4"/>
        </w:tc>
        <w:tc>
          <w:tcPr>
            <w:tcW w:w="1080" w:type="dxa"/>
          </w:tcPr>
          <w:p w14:paraId="0048E90F" w14:textId="77777777" w:rsidR="00A07EA4" w:rsidRDefault="00A07EA4" w:rsidP="00A07EA4"/>
        </w:tc>
        <w:tc>
          <w:tcPr>
            <w:tcW w:w="1170" w:type="dxa"/>
          </w:tcPr>
          <w:p w14:paraId="08219D06" w14:textId="77777777" w:rsidR="00A07EA4" w:rsidRDefault="00A07EA4" w:rsidP="00A07EA4">
            <w:r>
              <w:t>X</w:t>
            </w:r>
          </w:p>
        </w:tc>
        <w:tc>
          <w:tcPr>
            <w:tcW w:w="1080" w:type="dxa"/>
          </w:tcPr>
          <w:p w14:paraId="0C91A7FB" w14:textId="77777777" w:rsidR="00A07EA4" w:rsidRDefault="00A07EA4" w:rsidP="00A07EA4"/>
        </w:tc>
        <w:tc>
          <w:tcPr>
            <w:tcW w:w="1184" w:type="dxa"/>
          </w:tcPr>
          <w:p w14:paraId="4AE5FDE6" w14:textId="77777777" w:rsidR="00A07EA4" w:rsidRDefault="00A07EA4" w:rsidP="00A07EA4">
            <w:r>
              <w:t>X</w:t>
            </w:r>
          </w:p>
        </w:tc>
      </w:tr>
      <w:tr w:rsidR="00A07EA4" w14:paraId="21CC10C1" w14:textId="77777777" w:rsidTr="00A07EA4">
        <w:tc>
          <w:tcPr>
            <w:tcW w:w="2358" w:type="dxa"/>
          </w:tcPr>
          <w:p w14:paraId="5DC1850F" w14:textId="77777777" w:rsidR="00A07EA4" w:rsidRDefault="00A07EA4" w:rsidP="00A07EA4"/>
        </w:tc>
        <w:tc>
          <w:tcPr>
            <w:tcW w:w="1350" w:type="dxa"/>
          </w:tcPr>
          <w:p w14:paraId="641A6617" w14:textId="77777777" w:rsidR="00A07EA4" w:rsidRDefault="00A07EA4" w:rsidP="00A07EA4"/>
        </w:tc>
        <w:tc>
          <w:tcPr>
            <w:tcW w:w="1080" w:type="dxa"/>
          </w:tcPr>
          <w:p w14:paraId="63CB71CC" w14:textId="77777777" w:rsidR="00A07EA4" w:rsidRDefault="00A07EA4" w:rsidP="00A07EA4"/>
        </w:tc>
        <w:tc>
          <w:tcPr>
            <w:tcW w:w="1170" w:type="dxa"/>
          </w:tcPr>
          <w:p w14:paraId="0ED9791A" w14:textId="77777777" w:rsidR="00A07EA4" w:rsidRDefault="00A07EA4" w:rsidP="00A07EA4"/>
        </w:tc>
        <w:tc>
          <w:tcPr>
            <w:tcW w:w="1080" w:type="dxa"/>
          </w:tcPr>
          <w:p w14:paraId="480793B1" w14:textId="77777777" w:rsidR="00A07EA4" w:rsidRDefault="00A07EA4" w:rsidP="00A07EA4"/>
        </w:tc>
        <w:tc>
          <w:tcPr>
            <w:tcW w:w="1184" w:type="dxa"/>
          </w:tcPr>
          <w:p w14:paraId="65B9BE72" w14:textId="77777777" w:rsidR="00A07EA4" w:rsidRDefault="00A07EA4" w:rsidP="00A07EA4"/>
        </w:tc>
      </w:tr>
      <w:tr w:rsidR="00FD6C33" w14:paraId="0C6E0794" w14:textId="77777777" w:rsidTr="00A07EA4">
        <w:tc>
          <w:tcPr>
            <w:tcW w:w="2358" w:type="dxa"/>
          </w:tcPr>
          <w:p w14:paraId="7FA91869" w14:textId="77777777" w:rsidR="00FD6C33" w:rsidRDefault="00FD6C33" w:rsidP="00A07EA4"/>
        </w:tc>
        <w:tc>
          <w:tcPr>
            <w:tcW w:w="1350" w:type="dxa"/>
          </w:tcPr>
          <w:p w14:paraId="151A721A" w14:textId="77777777" w:rsidR="00FD6C33" w:rsidRDefault="00FD6C33" w:rsidP="00A07EA4"/>
        </w:tc>
        <w:tc>
          <w:tcPr>
            <w:tcW w:w="1080" w:type="dxa"/>
          </w:tcPr>
          <w:p w14:paraId="32980FF6" w14:textId="77777777" w:rsidR="00FD6C33" w:rsidRDefault="00FD6C33" w:rsidP="00A07EA4"/>
        </w:tc>
        <w:tc>
          <w:tcPr>
            <w:tcW w:w="1170" w:type="dxa"/>
          </w:tcPr>
          <w:p w14:paraId="0EA912E8" w14:textId="77777777" w:rsidR="00FD6C33" w:rsidRDefault="00FD6C33" w:rsidP="00A07EA4"/>
        </w:tc>
        <w:tc>
          <w:tcPr>
            <w:tcW w:w="1080" w:type="dxa"/>
          </w:tcPr>
          <w:p w14:paraId="07470D26" w14:textId="77777777" w:rsidR="00FD6C33" w:rsidRDefault="00FD6C33" w:rsidP="00A07EA4"/>
        </w:tc>
        <w:tc>
          <w:tcPr>
            <w:tcW w:w="1184" w:type="dxa"/>
          </w:tcPr>
          <w:p w14:paraId="4BD02D7E" w14:textId="77777777" w:rsidR="00FD6C33" w:rsidRDefault="00FD6C33" w:rsidP="00A07EA4"/>
        </w:tc>
      </w:tr>
    </w:tbl>
    <w:p w14:paraId="2CAB80D3" w14:textId="77777777" w:rsidR="00651366" w:rsidRDefault="00651366" w:rsidP="00A07EA4"/>
    <w:p w14:paraId="054A7069" w14:textId="77777777" w:rsidR="00FD6C33" w:rsidRDefault="00FD6C33">
      <w:r>
        <w:br w:type="page"/>
      </w:r>
    </w:p>
    <w:tbl>
      <w:tblPr>
        <w:tblStyle w:val="TableGrid"/>
        <w:tblW w:w="0" w:type="auto"/>
        <w:tblLayout w:type="fixed"/>
        <w:tblLook w:val="04A0" w:firstRow="1" w:lastRow="0" w:firstColumn="1" w:lastColumn="0" w:noHBand="0" w:noVBand="1"/>
      </w:tblPr>
      <w:tblGrid>
        <w:gridCol w:w="2358"/>
        <w:gridCol w:w="1350"/>
        <w:gridCol w:w="1080"/>
        <w:gridCol w:w="1080"/>
        <w:gridCol w:w="1350"/>
      </w:tblGrid>
      <w:tr w:rsidR="00FD6C33" w14:paraId="2C9E480B" w14:textId="77777777" w:rsidTr="00FD6C33">
        <w:tc>
          <w:tcPr>
            <w:tcW w:w="2358" w:type="dxa"/>
          </w:tcPr>
          <w:p w14:paraId="13C71C8D" w14:textId="77777777" w:rsidR="00FD6C33" w:rsidRDefault="00FD6C33" w:rsidP="00FD6C33">
            <w:pPr>
              <w:jc w:val="center"/>
            </w:pPr>
          </w:p>
        </w:tc>
        <w:tc>
          <w:tcPr>
            <w:tcW w:w="4860" w:type="dxa"/>
            <w:gridSpan w:val="4"/>
          </w:tcPr>
          <w:p w14:paraId="7F3B9A60" w14:textId="60127B75" w:rsidR="00FD6C33" w:rsidRDefault="00FD6C33" w:rsidP="00FD6C33">
            <w:pPr>
              <w:jc w:val="center"/>
            </w:pPr>
            <w:r>
              <w:t>Year Otters Exceed Number</w:t>
            </w:r>
          </w:p>
        </w:tc>
      </w:tr>
      <w:tr w:rsidR="00FD6C33" w:rsidRPr="00437CF4" w14:paraId="139B8B95" w14:textId="77777777" w:rsidTr="00FD6C33">
        <w:tc>
          <w:tcPr>
            <w:tcW w:w="2358" w:type="dxa"/>
          </w:tcPr>
          <w:p w14:paraId="4F3E8884" w14:textId="77777777" w:rsidR="00FD6C33" w:rsidRPr="00D938E3" w:rsidRDefault="00FD6C33" w:rsidP="00FD6C33">
            <w:pPr>
              <w:tabs>
                <w:tab w:val="left" w:pos="980"/>
              </w:tabs>
              <w:rPr>
                <w:b/>
              </w:rPr>
            </w:pPr>
            <w:r w:rsidRPr="00D938E3">
              <w:rPr>
                <w:b/>
              </w:rPr>
              <w:t>Sites</w:t>
            </w:r>
          </w:p>
        </w:tc>
        <w:tc>
          <w:tcPr>
            <w:tcW w:w="1350" w:type="dxa"/>
          </w:tcPr>
          <w:p w14:paraId="2D080479" w14:textId="5EEB7B05" w:rsidR="00FD6C33" w:rsidRPr="00EC400A" w:rsidRDefault="00FD6C33" w:rsidP="00EC400A">
            <w:pPr>
              <w:jc w:val="center"/>
              <w:rPr>
                <w:b/>
                <w:sz w:val="20"/>
                <w:szCs w:val="20"/>
              </w:rPr>
            </w:pPr>
            <w:r w:rsidRPr="00EC400A">
              <w:rPr>
                <w:b/>
                <w:sz w:val="20"/>
                <w:szCs w:val="20"/>
              </w:rPr>
              <w:t>2</w:t>
            </w:r>
          </w:p>
        </w:tc>
        <w:tc>
          <w:tcPr>
            <w:tcW w:w="1080" w:type="dxa"/>
          </w:tcPr>
          <w:p w14:paraId="27A06B9A" w14:textId="68B4CA96" w:rsidR="00FD6C33" w:rsidRPr="00EC400A" w:rsidRDefault="00FD6C33" w:rsidP="00EC400A">
            <w:pPr>
              <w:jc w:val="center"/>
              <w:rPr>
                <w:b/>
                <w:sz w:val="20"/>
                <w:szCs w:val="20"/>
              </w:rPr>
            </w:pPr>
            <w:r w:rsidRPr="00EC400A">
              <w:rPr>
                <w:b/>
                <w:sz w:val="20"/>
                <w:szCs w:val="20"/>
              </w:rPr>
              <w:t>5</w:t>
            </w:r>
          </w:p>
        </w:tc>
        <w:tc>
          <w:tcPr>
            <w:tcW w:w="1080" w:type="dxa"/>
          </w:tcPr>
          <w:p w14:paraId="504CBE06" w14:textId="7ACCBEF2" w:rsidR="00FD6C33" w:rsidRPr="00EC400A" w:rsidRDefault="00FD6C33" w:rsidP="00EC400A">
            <w:pPr>
              <w:jc w:val="center"/>
              <w:rPr>
                <w:b/>
                <w:sz w:val="20"/>
                <w:szCs w:val="20"/>
              </w:rPr>
            </w:pPr>
            <w:r w:rsidRPr="00EC400A">
              <w:rPr>
                <w:b/>
                <w:sz w:val="20"/>
                <w:szCs w:val="20"/>
              </w:rPr>
              <w:t>10</w:t>
            </w:r>
          </w:p>
        </w:tc>
        <w:tc>
          <w:tcPr>
            <w:tcW w:w="1350" w:type="dxa"/>
          </w:tcPr>
          <w:p w14:paraId="70193F3A" w14:textId="1BC63DAE" w:rsidR="00FD6C33" w:rsidRPr="00EC400A" w:rsidRDefault="00FD6C33" w:rsidP="00EC400A">
            <w:pPr>
              <w:jc w:val="center"/>
              <w:rPr>
                <w:b/>
                <w:sz w:val="20"/>
                <w:szCs w:val="20"/>
              </w:rPr>
            </w:pPr>
            <w:r w:rsidRPr="00EC400A">
              <w:rPr>
                <w:b/>
                <w:sz w:val="20"/>
                <w:szCs w:val="20"/>
              </w:rPr>
              <w:t>25</w:t>
            </w:r>
          </w:p>
        </w:tc>
      </w:tr>
      <w:tr w:rsidR="00FD6C33" w14:paraId="49723618" w14:textId="77777777" w:rsidTr="00FD6C33">
        <w:tc>
          <w:tcPr>
            <w:tcW w:w="2358" w:type="dxa"/>
          </w:tcPr>
          <w:p w14:paraId="5146A22D" w14:textId="77777777" w:rsidR="00FD6C33" w:rsidRDefault="00FD6C33" w:rsidP="00FD6C33">
            <w:proofErr w:type="spellStart"/>
            <w:r>
              <w:t>Neah</w:t>
            </w:r>
            <w:proofErr w:type="spellEnd"/>
            <w:r>
              <w:t xml:space="preserve"> Bay </w:t>
            </w:r>
          </w:p>
        </w:tc>
        <w:tc>
          <w:tcPr>
            <w:tcW w:w="1350" w:type="dxa"/>
          </w:tcPr>
          <w:p w14:paraId="1DC88A64" w14:textId="7A9985AF" w:rsidR="00FD6C33" w:rsidRDefault="00FD6C33" w:rsidP="00FD6C33">
            <w:r>
              <w:t>1988</w:t>
            </w:r>
          </w:p>
        </w:tc>
        <w:tc>
          <w:tcPr>
            <w:tcW w:w="1080" w:type="dxa"/>
          </w:tcPr>
          <w:p w14:paraId="3171E357" w14:textId="6EAA835B" w:rsidR="00FD6C33" w:rsidRDefault="00FD6C33" w:rsidP="00FD6C33">
            <w:r>
              <w:t>1991</w:t>
            </w:r>
          </w:p>
        </w:tc>
        <w:tc>
          <w:tcPr>
            <w:tcW w:w="1080" w:type="dxa"/>
          </w:tcPr>
          <w:p w14:paraId="792B3F3E" w14:textId="1E7E32C5" w:rsidR="00FD6C33" w:rsidRDefault="00FD6C33" w:rsidP="00FD6C33">
            <w:r>
              <w:t>1991</w:t>
            </w:r>
          </w:p>
        </w:tc>
        <w:tc>
          <w:tcPr>
            <w:tcW w:w="1350" w:type="dxa"/>
          </w:tcPr>
          <w:p w14:paraId="51DA9425" w14:textId="6A6E7B04" w:rsidR="00FD6C33" w:rsidRDefault="00FD6C33" w:rsidP="00FD6C33">
            <w:r>
              <w:t>-</w:t>
            </w:r>
          </w:p>
        </w:tc>
      </w:tr>
      <w:tr w:rsidR="00FD6C33" w14:paraId="6A862A08" w14:textId="77777777" w:rsidTr="00FD6C33">
        <w:tc>
          <w:tcPr>
            <w:tcW w:w="2358" w:type="dxa"/>
          </w:tcPr>
          <w:p w14:paraId="3D920AB7" w14:textId="77777777" w:rsidR="00FD6C33" w:rsidRDefault="00FD6C33" w:rsidP="00FD6C33">
            <w:proofErr w:type="spellStart"/>
            <w:r>
              <w:t>Chibahdel</w:t>
            </w:r>
            <w:proofErr w:type="spellEnd"/>
            <w:r>
              <w:t xml:space="preserve"> Rocks</w:t>
            </w:r>
          </w:p>
        </w:tc>
        <w:tc>
          <w:tcPr>
            <w:tcW w:w="1350" w:type="dxa"/>
          </w:tcPr>
          <w:p w14:paraId="26B1D9B6" w14:textId="12975C54" w:rsidR="00FD6C33" w:rsidRDefault="00FD6C33" w:rsidP="00FD6C33">
            <w:r>
              <w:t>1988</w:t>
            </w:r>
          </w:p>
        </w:tc>
        <w:tc>
          <w:tcPr>
            <w:tcW w:w="1080" w:type="dxa"/>
          </w:tcPr>
          <w:p w14:paraId="0FF9DCAF" w14:textId="53BDB59E" w:rsidR="00FD6C33" w:rsidRDefault="00FD6C33" w:rsidP="00FD6C33">
            <w:r>
              <w:t>1990</w:t>
            </w:r>
          </w:p>
        </w:tc>
        <w:tc>
          <w:tcPr>
            <w:tcW w:w="1080" w:type="dxa"/>
          </w:tcPr>
          <w:p w14:paraId="7F93D693" w14:textId="2FED4398" w:rsidR="00FD6C33" w:rsidRDefault="00FD6C33" w:rsidP="00FD6C33">
            <w:r>
              <w:t>1991</w:t>
            </w:r>
          </w:p>
        </w:tc>
        <w:tc>
          <w:tcPr>
            <w:tcW w:w="1350" w:type="dxa"/>
          </w:tcPr>
          <w:p w14:paraId="22C7EAC4" w14:textId="3C46E5DA" w:rsidR="00FD6C33" w:rsidRDefault="00FD6C33" w:rsidP="00FD6C33">
            <w:r>
              <w:t>1991</w:t>
            </w:r>
          </w:p>
        </w:tc>
      </w:tr>
      <w:tr w:rsidR="00FD6C33" w14:paraId="3CC514C4" w14:textId="77777777" w:rsidTr="00FD6C33">
        <w:tc>
          <w:tcPr>
            <w:tcW w:w="2358" w:type="dxa"/>
          </w:tcPr>
          <w:p w14:paraId="38076407" w14:textId="77777777" w:rsidR="00FD6C33" w:rsidRDefault="00FD6C33" w:rsidP="00FD6C33">
            <w:proofErr w:type="spellStart"/>
            <w:r>
              <w:t>Tatoosh</w:t>
            </w:r>
            <w:proofErr w:type="spellEnd"/>
            <w:r>
              <w:t xml:space="preserve"> Island</w:t>
            </w:r>
          </w:p>
        </w:tc>
        <w:tc>
          <w:tcPr>
            <w:tcW w:w="1350" w:type="dxa"/>
          </w:tcPr>
          <w:p w14:paraId="0E952255" w14:textId="57497357" w:rsidR="00FD6C33" w:rsidRDefault="00FD6C33" w:rsidP="00FD6C33">
            <w:r>
              <w:t>1987</w:t>
            </w:r>
          </w:p>
        </w:tc>
        <w:tc>
          <w:tcPr>
            <w:tcW w:w="1080" w:type="dxa"/>
          </w:tcPr>
          <w:p w14:paraId="0A52DCCA" w14:textId="37DAC844" w:rsidR="00FD6C33" w:rsidRDefault="00FD6C33" w:rsidP="00FD6C33">
            <w:r>
              <w:t>1988</w:t>
            </w:r>
          </w:p>
        </w:tc>
        <w:tc>
          <w:tcPr>
            <w:tcW w:w="1080" w:type="dxa"/>
          </w:tcPr>
          <w:p w14:paraId="27ECF6EB" w14:textId="5F41B59D" w:rsidR="00FD6C33" w:rsidRDefault="00FD6C33" w:rsidP="00FD6C33">
            <w:r>
              <w:t>1990</w:t>
            </w:r>
          </w:p>
        </w:tc>
        <w:tc>
          <w:tcPr>
            <w:tcW w:w="1350" w:type="dxa"/>
          </w:tcPr>
          <w:p w14:paraId="70385941" w14:textId="76E12ADD" w:rsidR="00FD6C33" w:rsidRDefault="00FD6C33" w:rsidP="00FD6C33">
            <w:r>
              <w:t>1991</w:t>
            </w:r>
          </w:p>
        </w:tc>
      </w:tr>
      <w:tr w:rsidR="00FD6C33" w14:paraId="231587B5" w14:textId="77777777" w:rsidTr="00FD6C33">
        <w:tc>
          <w:tcPr>
            <w:tcW w:w="2358" w:type="dxa"/>
          </w:tcPr>
          <w:p w14:paraId="6FBA6A4F" w14:textId="77777777" w:rsidR="00FD6C33" w:rsidRDefault="00FD6C33" w:rsidP="00FD6C33">
            <w:r>
              <w:t>Anderson Point</w:t>
            </w:r>
          </w:p>
        </w:tc>
        <w:tc>
          <w:tcPr>
            <w:tcW w:w="1350" w:type="dxa"/>
          </w:tcPr>
          <w:p w14:paraId="5D8D40FF" w14:textId="66039929" w:rsidR="00FD6C33" w:rsidRDefault="00EC400A" w:rsidP="00FD6C33">
            <w:r>
              <w:t>1977</w:t>
            </w:r>
          </w:p>
        </w:tc>
        <w:tc>
          <w:tcPr>
            <w:tcW w:w="1080" w:type="dxa"/>
          </w:tcPr>
          <w:p w14:paraId="0F0370D9" w14:textId="3317965B" w:rsidR="00FD6C33" w:rsidRDefault="00EC400A" w:rsidP="00FD6C33">
            <w:r>
              <w:t>1981</w:t>
            </w:r>
          </w:p>
        </w:tc>
        <w:tc>
          <w:tcPr>
            <w:tcW w:w="1080" w:type="dxa"/>
          </w:tcPr>
          <w:p w14:paraId="120CF220" w14:textId="2AF00072" w:rsidR="00FD6C33" w:rsidRDefault="00EC400A" w:rsidP="00FD6C33">
            <w:r>
              <w:t>1983</w:t>
            </w:r>
          </w:p>
        </w:tc>
        <w:tc>
          <w:tcPr>
            <w:tcW w:w="1350" w:type="dxa"/>
          </w:tcPr>
          <w:p w14:paraId="55727594" w14:textId="544DD1A8" w:rsidR="00FD6C33" w:rsidRDefault="00EC400A" w:rsidP="00FD6C33">
            <w:r>
              <w:t>1988</w:t>
            </w:r>
          </w:p>
        </w:tc>
      </w:tr>
      <w:tr w:rsidR="00FD6C33" w14:paraId="7BA01C1D" w14:textId="77777777" w:rsidTr="00FD6C33">
        <w:tc>
          <w:tcPr>
            <w:tcW w:w="2358" w:type="dxa"/>
          </w:tcPr>
          <w:p w14:paraId="0C03F589" w14:textId="77777777" w:rsidR="00FD6C33" w:rsidRDefault="00FD6C33" w:rsidP="00FD6C33">
            <w:r>
              <w:t>Point of the Arches</w:t>
            </w:r>
          </w:p>
        </w:tc>
        <w:tc>
          <w:tcPr>
            <w:tcW w:w="1350" w:type="dxa"/>
          </w:tcPr>
          <w:p w14:paraId="0EEF46E3" w14:textId="7C744031" w:rsidR="00FD6C33" w:rsidRDefault="00FD6C33" w:rsidP="00FD6C33">
            <w:r>
              <w:t>1977</w:t>
            </w:r>
          </w:p>
        </w:tc>
        <w:tc>
          <w:tcPr>
            <w:tcW w:w="1080" w:type="dxa"/>
          </w:tcPr>
          <w:p w14:paraId="0C7F3C33" w14:textId="12CF9A54" w:rsidR="00FD6C33" w:rsidRDefault="00FD6C33" w:rsidP="00FD6C33">
            <w:r>
              <w:t>1980</w:t>
            </w:r>
          </w:p>
        </w:tc>
        <w:tc>
          <w:tcPr>
            <w:tcW w:w="1080" w:type="dxa"/>
          </w:tcPr>
          <w:p w14:paraId="083519D1" w14:textId="41604C2D" w:rsidR="00FD6C33" w:rsidRDefault="00FD6C33" w:rsidP="00FD6C33">
            <w:r>
              <w:t>1981</w:t>
            </w:r>
          </w:p>
        </w:tc>
        <w:tc>
          <w:tcPr>
            <w:tcW w:w="1350" w:type="dxa"/>
          </w:tcPr>
          <w:p w14:paraId="4F794D87" w14:textId="26573503" w:rsidR="00FD6C33" w:rsidRDefault="00FD6C33" w:rsidP="00FD6C33">
            <w:r>
              <w:t>1987</w:t>
            </w:r>
          </w:p>
        </w:tc>
      </w:tr>
      <w:tr w:rsidR="00FD6C33" w14:paraId="3AFC6656" w14:textId="77777777" w:rsidTr="00FD6C33">
        <w:tc>
          <w:tcPr>
            <w:tcW w:w="2358" w:type="dxa"/>
          </w:tcPr>
          <w:p w14:paraId="48639034" w14:textId="77777777" w:rsidR="00FD6C33" w:rsidRDefault="00FD6C33" w:rsidP="00FD6C33">
            <w:r>
              <w:t>Cape Alava</w:t>
            </w:r>
          </w:p>
        </w:tc>
        <w:tc>
          <w:tcPr>
            <w:tcW w:w="1350" w:type="dxa"/>
          </w:tcPr>
          <w:p w14:paraId="2E9FE48C" w14:textId="60EE0378" w:rsidR="00FD6C33" w:rsidRDefault="00EC400A" w:rsidP="00FD6C33">
            <w:r>
              <w:t>1977</w:t>
            </w:r>
          </w:p>
        </w:tc>
        <w:tc>
          <w:tcPr>
            <w:tcW w:w="1080" w:type="dxa"/>
          </w:tcPr>
          <w:p w14:paraId="470F978A" w14:textId="26080CBB" w:rsidR="00FD6C33" w:rsidRDefault="00EC400A" w:rsidP="00FD6C33">
            <w:r>
              <w:t>1977</w:t>
            </w:r>
          </w:p>
        </w:tc>
        <w:tc>
          <w:tcPr>
            <w:tcW w:w="1080" w:type="dxa"/>
          </w:tcPr>
          <w:p w14:paraId="3C356A51" w14:textId="1DDD1842" w:rsidR="00FD6C33" w:rsidRDefault="00EC400A" w:rsidP="00FD6C33">
            <w:r>
              <w:t>1981</w:t>
            </w:r>
          </w:p>
        </w:tc>
        <w:tc>
          <w:tcPr>
            <w:tcW w:w="1350" w:type="dxa"/>
          </w:tcPr>
          <w:p w14:paraId="718CA0A9" w14:textId="45F869E7" w:rsidR="00FD6C33" w:rsidRDefault="00EC400A" w:rsidP="00FD6C33">
            <w:r>
              <w:t>1984</w:t>
            </w:r>
          </w:p>
        </w:tc>
      </w:tr>
      <w:tr w:rsidR="00FD6C33" w14:paraId="03667F9E" w14:textId="77777777" w:rsidTr="00FD6C33">
        <w:tc>
          <w:tcPr>
            <w:tcW w:w="2358" w:type="dxa"/>
          </w:tcPr>
          <w:p w14:paraId="7FEEBD4A" w14:textId="77777777" w:rsidR="00FD6C33" w:rsidRDefault="00FD6C33" w:rsidP="00FD6C33">
            <w:r>
              <w:t>Cape Johnson</w:t>
            </w:r>
          </w:p>
        </w:tc>
        <w:tc>
          <w:tcPr>
            <w:tcW w:w="1350" w:type="dxa"/>
          </w:tcPr>
          <w:p w14:paraId="04E0CE1A" w14:textId="7C48AA9E" w:rsidR="00FD6C33" w:rsidRDefault="00EC400A" w:rsidP="00FD6C33">
            <w:r>
              <w:t>1977</w:t>
            </w:r>
          </w:p>
        </w:tc>
        <w:tc>
          <w:tcPr>
            <w:tcW w:w="1080" w:type="dxa"/>
          </w:tcPr>
          <w:p w14:paraId="3F4F65A1" w14:textId="0AC66D48" w:rsidR="00FD6C33" w:rsidRDefault="00EC400A" w:rsidP="00FD6C33">
            <w:r>
              <w:t>1979</w:t>
            </w:r>
          </w:p>
        </w:tc>
        <w:tc>
          <w:tcPr>
            <w:tcW w:w="1080" w:type="dxa"/>
          </w:tcPr>
          <w:p w14:paraId="63FAB571" w14:textId="795B1CA0" w:rsidR="00FD6C33" w:rsidRDefault="00EC400A" w:rsidP="00FD6C33">
            <w:r>
              <w:t>1983</w:t>
            </w:r>
          </w:p>
        </w:tc>
        <w:tc>
          <w:tcPr>
            <w:tcW w:w="1350" w:type="dxa"/>
          </w:tcPr>
          <w:p w14:paraId="04EFED12" w14:textId="37660C2E" w:rsidR="00FD6C33" w:rsidRDefault="00EC400A" w:rsidP="00FD6C33">
            <w:r>
              <w:t>1987</w:t>
            </w:r>
          </w:p>
        </w:tc>
      </w:tr>
      <w:tr w:rsidR="00FD6C33" w14:paraId="2F4EA603" w14:textId="77777777" w:rsidTr="00FD6C33">
        <w:tc>
          <w:tcPr>
            <w:tcW w:w="2358" w:type="dxa"/>
          </w:tcPr>
          <w:p w14:paraId="0E3A8D18" w14:textId="77777777" w:rsidR="00FD6C33" w:rsidRDefault="00FD6C33" w:rsidP="00FD6C33">
            <w:r>
              <w:t>Rock 305</w:t>
            </w:r>
          </w:p>
        </w:tc>
        <w:tc>
          <w:tcPr>
            <w:tcW w:w="1350" w:type="dxa"/>
          </w:tcPr>
          <w:p w14:paraId="77438A23" w14:textId="37365087" w:rsidR="00FD6C33" w:rsidRDefault="00FD6C33" w:rsidP="00FD6C33">
            <w:r>
              <w:t>1977</w:t>
            </w:r>
          </w:p>
        </w:tc>
        <w:tc>
          <w:tcPr>
            <w:tcW w:w="1080" w:type="dxa"/>
          </w:tcPr>
          <w:p w14:paraId="7517584C" w14:textId="39BC28C7" w:rsidR="00FD6C33" w:rsidRDefault="00FD6C33" w:rsidP="00FD6C33">
            <w:r>
              <w:t>1979</w:t>
            </w:r>
          </w:p>
        </w:tc>
        <w:tc>
          <w:tcPr>
            <w:tcW w:w="1080" w:type="dxa"/>
          </w:tcPr>
          <w:p w14:paraId="1BA357EB" w14:textId="02753D0D" w:rsidR="00FD6C33" w:rsidRDefault="00FD6C33" w:rsidP="00FD6C33">
            <w:r>
              <w:t>1983</w:t>
            </w:r>
          </w:p>
        </w:tc>
        <w:tc>
          <w:tcPr>
            <w:tcW w:w="1350" w:type="dxa"/>
          </w:tcPr>
          <w:p w14:paraId="4DC590BE" w14:textId="66B3DEA2" w:rsidR="00FD6C33" w:rsidRDefault="00FD6C33" w:rsidP="00FD6C33">
            <w:r>
              <w:t>1987</w:t>
            </w:r>
          </w:p>
        </w:tc>
      </w:tr>
      <w:tr w:rsidR="00FD6C33" w14:paraId="2DAB029F" w14:textId="77777777" w:rsidTr="00FD6C33">
        <w:tc>
          <w:tcPr>
            <w:tcW w:w="2358" w:type="dxa"/>
          </w:tcPr>
          <w:p w14:paraId="77438486" w14:textId="77777777" w:rsidR="00FD6C33" w:rsidRDefault="00FD6C33" w:rsidP="00FD6C33">
            <w:proofErr w:type="spellStart"/>
            <w:r>
              <w:t>Teahwhit</w:t>
            </w:r>
            <w:proofErr w:type="spellEnd"/>
            <w:r>
              <w:t xml:space="preserve"> Head</w:t>
            </w:r>
          </w:p>
        </w:tc>
        <w:tc>
          <w:tcPr>
            <w:tcW w:w="1350" w:type="dxa"/>
          </w:tcPr>
          <w:p w14:paraId="743FF4CC" w14:textId="40172E57" w:rsidR="00FD6C33" w:rsidRDefault="00FD6C33" w:rsidP="00FD6C33">
            <w:r>
              <w:t>1977</w:t>
            </w:r>
          </w:p>
        </w:tc>
        <w:tc>
          <w:tcPr>
            <w:tcW w:w="1080" w:type="dxa"/>
          </w:tcPr>
          <w:p w14:paraId="549F3A82" w14:textId="54599C97" w:rsidR="00FD6C33" w:rsidRDefault="00FD6C33" w:rsidP="00FD6C33">
            <w:r>
              <w:t>1981</w:t>
            </w:r>
          </w:p>
        </w:tc>
        <w:tc>
          <w:tcPr>
            <w:tcW w:w="1080" w:type="dxa"/>
          </w:tcPr>
          <w:p w14:paraId="7B946590" w14:textId="0CD936A8" w:rsidR="00FD6C33" w:rsidRDefault="00FD6C33" w:rsidP="00FD6C33">
            <w:r>
              <w:t>1986</w:t>
            </w:r>
          </w:p>
        </w:tc>
        <w:tc>
          <w:tcPr>
            <w:tcW w:w="1350" w:type="dxa"/>
          </w:tcPr>
          <w:p w14:paraId="0A9FC090" w14:textId="041290CB" w:rsidR="00FD6C33" w:rsidRDefault="00FD6C33" w:rsidP="00FD6C33">
            <w:r>
              <w:t>1991</w:t>
            </w:r>
          </w:p>
        </w:tc>
      </w:tr>
      <w:tr w:rsidR="00FD6C33" w14:paraId="6771DB7C" w14:textId="77777777" w:rsidTr="00FD6C33">
        <w:tc>
          <w:tcPr>
            <w:tcW w:w="2358" w:type="dxa"/>
          </w:tcPr>
          <w:p w14:paraId="14904AFB" w14:textId="77777777" w:rsidR="00FD6C33" w:rsidRDefault="00FD6C33" w:rsidP="00FD6C33">
            <w:r>
              <w:t>Destruction Island</w:t>
            </w:r>
          </w:p>
        </w:tc>
        <w:tc>
          <w:tcPr>
            <w:tcW w:w="1350" w:type="dxa"/>
          </w:tcPr>
          <w:p w14:paraId="7E994204" w14:textId="2B724549" w:rsidR="00FD6C33" w:rsidRDefault="00FD6C33" w:rsidP="00FD6C33">
            <w:r>
              <w:t>1977</w:t>
            </w:r>
          </w:p>
        </w:tc>
        <w:tc>
          <w:tcPr>
            <w:tcW w:w="1080" w:type="dxa"/>
          </w:tcPr>
          <w:p w14:paraId="5886948E" w14:textId="59D8CC86" w:rsidR="00FD6C33" w:rsidRDefault="00FD6C33" w:rsidP="00FD6C33">
            <w:r>
              <w:t>1984</w:t>
            </w:r>
          </w:p>
        </w:tc>
        <w:tc>
          <w:tcPr>
            <w:tcW w:w="1080" w:type="dxa"/>
          </w:tcPr>
          <w:p w14:paraId="3DFDE43A" w14:textId="6D2B03B3" w:rsidR="00FD6C33" w:rsidRDefault="00FD6C33" w:rsidP="00FD6C33">
            <w:r>
              <w:t>1988</w:t>
            </w:r>
          </w:p>
        </w:tc>
        <w:tc>
          <w:tcPr>
            <w:tcW w:w="1350" w:type="dxa"/>
          </w:tcPr>
          <w:p w14:paraId="5D7B8A34" w14:textId="2639CDC2" w:rsidR="00FD6C33" w:rsidRDefault="00FD6C33" w:rsidP="00FD6C33">
            <w:r>
              <w:t>1994</w:t>
            </w:r>
          </w:p>
        </w:tc>
      </w:tr>
    </w:tbl>
    <w:p w14:paraId="4A79E7C8" w14:textId="07814541" w:rsidR="00651366" w:rsidRDefault="00651366">
      <w:r>
        <w:br w:type="page"/>
      </w:r>
    </w:p>
    <w:p w14:paraId="001550E9" w14:textId="77777777" w:rsidR="00FD6C33" w:rsidRDefault="00FD6C33"/>
    <w:p w14:paraId="4CCDA009" w14:textId="77777777" w:rsidR="00FD6C33" w:rsidRDefault="00FD6C33"/>
    <w:p w14:paraId="41BDC849" w14:textId="77777777" w:rsidR="00A07EA4" w:rsidRPr="009D4947" w:rsidRDefault="00A07EA4" w:rsidP="00A07EA4"/>
    <w:p w14:paraId="28B97030" w14:textId="77777777" w:rsidR="00A07EA4" w:rsidRDefault="00A07EA4"/>
    <w:p w14:paraId="6D11A8D7" w14:textId="77777777" w:rsidR="00A07EA4" w:rsidRDefault="00A07EA4"/>
    <w:p w14:paraId="59874447" w14:textId="77777777" w:rsidR="00A07EA4" w:rsidRDefault="00A07EA4"/>
    <w:p w14:paraId="35534185" w14:textId="77777777" w:rsidR="00A07EA4" w:rsidRDefault="00A07EA4"/>
    <w:p w14:paraId="56054A1B" w14:textId="77777777" w:rsidR="00A07EA4" w:rsidRDefault="00A07EA4"/>
    <w:p w14:paraId="23F8CFE4" w14:textId="77777777" w:rsidR="002A0D4B" w:rsidRDefault="002A0D4B" w:rsidP="002A0D4B">
      <w:r>
        <w:t>Figure 1</w:t>
      </w:r>
      <w:r w:rsidR="00A07EA4">
        <w:t xml:space="preserve"> Map and </w:t>
      </w:r>
      <w:proofErr w:type="spellStart"/>
      <w:r w:rsidR="00A07EA4">
        <w:t>Coastwide</w:t>
      </w:r>
      <w:proofErr w:type="spellEnd"/>
      <w:r w:rsidR="00A07EA4">
        <w:t xml:space="preserve"> trends in otters and kelp area.</w:t>
      </w:r>
    </w:p>
    <w:p w14:paraId="1B4C2EC1" w14:textId="77777777" w:rsidR="002A0D4B" w:rsidRDefault="002A0D4B">
      <w:r>
        <w:br w:type="page"/>
      </w:r>
      <w:ins w:id="1" w:author="Ole Shelton" w:date="2017-08-23T14:25:00Z">
        <w:r w:rsidRPr="002A0D4B">
          <w:rPr>
            <w:noProof/>
          </w:rPr>
          <w:drawing>
            <wp:anchor distT="0" distB="0" distL="114300" distR="114300" simplePos="0" relativeHeight="251659264" behindDoc="0" locked="0" layoutInCell="1" allowOverlap="1" wp14:anchorId="2C22333A" wp14:editId="37140DA4">
              <wp:simplePos x="0" y="0"/>
              <wp:positionH relativeFrom="column">
                <wp:posOffset>-571500</wp:posOffset>
              </wp:positionH>
              <wp:positionV relativeFrom="paragraph">
                <wp:posOffset>100330</wp:posOffset>
              </wp:positionV>
              <wp:extent cx="3448050" cy="4114800"/>
              <wp:effectExtent l="0" t="0" r="6350" b="0"/>
              <wp:wrapThrough wrapText="bothSides">
                <wp:wrapPolygon edited="0">
                  <wp:start x="0" y="0"/>
                  <wp:lineTo x="0" y="21467"/>
                  <wp:lineTo x="21481" y="21467"/>
                  <wp:lineTo x="2148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805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2" w:author="Ole Shelton" w:date="2017-08-23T14:26:00Z">
        <w:r w:rsidRPr="002A0D4B">
          <w:rPr>
            <w:noProof/>
          </w:rPr>
          <w:drawing>
            <wp:anchor distT="0" distB="0" distL="114300" distR="114300" simplePos="0" relativeHeight="251660288" behindDoc="0" locked="0" layoutInCell="1" allowOverlap="1" wp14:anchorId="175C10B1" wp14:editId="41F90E0C">
              <wp:simplePos x="0" y="0"/>
              <wp:positionH relativeFrom="column">
                <wp:posOffset>2857500</wp:posOffset>
              </wp:positionH>
              <wp:positionV relativeFrom="paragraph">
                <wp:posOffset>100330</wp:posOffset>
              </wp:positionV>
              <wp:extent cx="2743200" cy="4114800"/>
              <wp:effectExtent l="0" t="0" r="0" b="0"/>
              <wp:wrapTight wrapText="bothSides">
                <wp:wrapPolygon edited="0">
                  <wp:start x="0" y="0"/>
                  <wp:lineTo x="0" y="21467"/>
                  <wp:lineTo x="21400" y="21467"/>
                  <wp:lineTo x="214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8">
                        <a:extLst>
                          <a:ext uri="{28A0092B-C50C-407E-A947-70E740481C1C}">
                            <a14:useLocalDpi xmlns:a14="http://schemas.microsoft.com/office/drawing/2010/main" val="0"/>
                          </a:ext>
                        </a:extLst>
                      </a:blip>
                      <a:stretch>
                        <a:fillRect/>
                      </a:stretch>
                    </pic:blipFill>
                    <pic:spPr>
                      <a:xfrm>
                        <a:off x="0" y="0"/>
                        <a:ext cx="2743200" cy="4114800"/>
                      </a:xfrm>
                      <a:prstGeom prst="rect">
                        <a:avLst/>
                      </a:prstGeom>
                    </pic:spPr>
                  </pic:pic>
                </a:graphicData>
              </a:graphic>
              <wp14:sizeRelH relativeFrom="page">
                <wp14:pctWidth>0</wp14:pctWidth>
              </wp14:sizeRelH>
              <wp14:sizeRelV relativeFrom="page">
                <wp14:pctHeight>0</wp14:pctHeight>
              </wp14:sizeRelV>
            </wp:anchor>
          </w:drawing>
        </w:r>
      </w:ins>
    </w:p>
    <w:p w14:paraId="54AA5C2F" w14:textId="77777777" w:rsidR="002A0D4B" w:rsidRDefault="002A0D4B" w:rsidP="002A0D4B">
      <w:r>
        <w:t>Figure 2:</w:t>
      </w:r>
    </w:p>
    <w:p w14:paraId="269F4826" w14:textId="77777777" w:rsidR="002A0D4B" w:rsidRDefault="002A0D4B" w:rsidP="002A0D4B">
      <w:r>
        <w:rPr>
          <w:noProof/>
        </w:rPr>
        <w:drawing>
          <wp:inline distT="0" distB="0" distL="0" distR="0" wp14:anchorId="0A9CC199" wp14:editId="3ABBB8E3">
            <wp:extent cx="5486400" cy="6269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index and Kelp index by region (no smoothes).pdf"/>
                    <pic:cNvPicPr/>
                  </pic:nvPicPr>
                  <pic:blipFill>
                    <a:blip r:embed="rId9">
                      <a:extLst>
                        <a:ext uri="{28A0092B-C50C-407E-A947-70E740481C1C}">
                          <a14:useLocalDpi xmlns:a14="http://schemas.microsoft.com/office/drawing/2010/main" val="0"/>
                        </a:ext>
                      </a:extLst>
                    </a:blip>
                    <a:stretch>
                      <a:fillRect/>
                    </a:stretch>
                  </pic:blipFill>
                  <pic:spPr>
                    <a:xfrm>
                      <a:off x="0" y="0"/>
                      <a:ext cx="5486400" cy="6269990"/>
                    </a:xfrm>
                    <a:prstGeom prst="rect">
                      <a:avLst/>
                    </a:prstGeom>
                  </pic:spPr>
                </pic:pic>
              </a:graphicData>
            </a:graphic>
          </wp:inline>
        </w:drawing>
      </w:r>
    </w:p>
    <w:p w14:paraId="479FA1D0" w14:textId="77777777" w:rsidR="002A0D4B" w:rsidRDefault="002A0D4B" w:rsidP="002A0D4B"/>
    <w:p w14:paraId="520F7164" w14:textId="77777777" w:rsidR="002A0D4B" w:rsidRDefault="002A0D4B">
      <w:r>
        <w:br w:type="page"/>
      </w:r>
    </w:p>
    <w:p w14:paraId="357DF873" w14:textId="77777777" w:rsidR="002A0D4B" w:rsidRDefault="002A0D4B" w:rsidP="002A0D4B"/>
    <w:p w14:paraId="3CB11591" w14:textId="022B16C3" w:rsidR="002A0D4B" w:rsidRDefault="002A0D4B" w:rsidP="002A0D4B">
      <w:r>
        <w:t xml:space="preserve"> Figure 3</w:t>
      </w:r>
      <w:proofErr w:type="gramStart"/>
      <w:r>
        <w:t>?:</w:t>
      </w:r>
      <w:proofErr w:type="gramEnd"/>
      <w:r>
        <w:t xml:space="preserve">  Essentially a summary of Figure 2.  Otter and Ke</w:t>
      </w:r>
      <w:r w:rsidR="00A07EA4">
        <w:t>lp exponential growth rates by site &amp; region</w:t>
      </w:r>
      <w:r>
        <w:t xml:space="preserve"> and the number of otters present at each site in 1990.</w:t>
      </w:r>
    </w:p>
    <w:p w14:paraId="70952195" w14:textId="77777777" w:rsidR="002A0D4B" w:rsidRDefault="002A0D4B" w:rsidP="002A0D4B"/>
    <w:p w14:paraId="24363D07" w14:textId="379E36FB" w:rsidR="002A0D4B" w:rsidRDefault="002A0D4B" w:rsidP="002A0D4B"/>
    <w:p w14:paraId="4FCFFE99" w14:textId="3A746EC4" w:rsidR="002A0D4B" w:rsidRDefault="00CB3CAA" w:rsidP="002A0D4B">
      <w:r>
        <w:rPr>
          <w:noProof/>
        </w:rPr>
        <w:drawing>
          <wp:inline distT="0" distB="0" distL="0" distR="0" wp14:anchorId="1FCA1904" wp14:editId="272E70B1">
            <wp:extent cx="4572000" cy="640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vs. Kelp growth 2 halves.pdf"/>
                    <pic:cNvPicPr/>
                  </pic:nvPicPr>
                  <pic:blipFill>
                    <a:blip r:embed="rId10">
                      <a:extLst>
                        <a:ext uri="{28A0092B-C50C-407E-A947-70E740481C1C}">
                          <a14:useLocalDpi xmlns:a14="http://schemas.microsoft.com/office/drawing/2010/main" val="0"/>
                        </a:ext>
                      </a:extLst>
                    </a:blip>
                    <a:stretch>
                      <a:fillRect/>
                    </a:stretch>
                  </pic:blipFill>
                  <pic:spPr>
                    <a:xfrm>
                      <a:off x="0" y="0"/>
                      <a:ext cx="4572000" cy="6400800"/>
                    </a:xfrm>
                    <a:prstGeom prst="rect">
                      <a:avLst/>
                    </a:prstGeom>
                  </pic:spPr>
                </pic:pic>
              </a:graphicData>
            </a:graphic>
          </wp:inline>
        </w:drawing>
      </w:r>
    </w:p>
    <w:p w14:paraId="7967113D" w14:textId="77777777" w:rsidR="002A0D4B" w:rsidRDefault="002A0D4B" w:rsidP="002A0D4B"/>
    <w:p w14:paraId="020D5351" w14:textId="77777777" w:rsidR="002A0D4B" w:rsidRDefault="002A0D4B" w:rsidP="002A0D4B"/>
    <w:p w14:paraId="5441EB2B" w14:textId="77777777" w:rsidR="002A0D4B" w:rsidRDefault="002A0D4B" w:rsidP="002A0D4B"/>
    <w:p w14:paraId="5DD420E9" w14:textId="1B69A924" w:rsidR="00641522" w:rsidRDefault="002A0D4B">
      <w:r>
        <w:br w:type="page"/>
      </w:r>
      <w:r w:rsidR="00641522">
        <w:t xml:space="preserve">Kelp CV in two periods </w:t>
      </w:r>
      <w:proofErr w:type="gramStart"/>
      <w:r w:rsidR="00641522">
        <w:t>( after</w:t>
      </w:r>
      <w:proofErr w:type="gramEnd"/>
      <w:r w:rsidR="00641522">
        <w:t xml:space="preserve"> accounting for trend in abundance)</w:t>
      </w:r>
    </w:p>
    <w:p w14:paraId="3A48B483" w14:textId="77777777" w:rsidR="00641522" w:rsidRDefault="00641522"/>
    <w:p w14:paraId="7FE7B8EC" w14:textId="032E1BC2" w:rsidR="00641522" w:rsidRDefault="00641522">
      <w:r>
        <w:rPr>
          <w:noProof/>
        </w:rPr>
        <w:drawing>
          <wp:inline distT="0" distB="0" distL="0" distR="0" wp14:anchorId="1AEB9DA6" wp14:editId="5C0B9750">
            <wp:extent cx="45720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vs. Kelp CV change.pdf"/>
                    <pic:cNvPicPr/>
                  </pic:nvPicPr>
                  <pic:blipFill>
                    <a:blip r:embed="rId11">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r>
        <w:br w:type="page"/>
      </w:r>
    </w:p>
    <w:p w14:paraId="7B71D08A" w14:textId="77777777" w:rsidR="002A0D4B" w:rsidRDefault="002A0D4B"/>
    <w:p w14:paraId="77AE2094" w14:textId="77777777" w:rsidR="002A0D4B" w:rsidRDefault="002A0D4B" w:rsidP="002A0D4B">
      <w:r>
        <w:t>Figure 4? Otter Distribution</w:t>
      </w:r>
    </w:p>
    <w:p w14:paraId="6E24CEDD" w14:textId="77777777" w:rsidR="002A0D4B" w:rsidRDefault="002A0D4B" w:rsidP="002A0D4B"/>
    <w:p w14:paraId="1520F34B" w14:textId="635482B4" w:rsidR="002A0D4B" w:rsidRDefault="002A0D4B" w:rsidP="002A0D4B">
      <w:r>
        <w:rPr>
          <w:noProof/>
        </w:rPr>
        <w:drawing>
          <wp:inline distT="0" distB="0" distL="0" distR="0" wp14:anchorId="1F1F0BE8" wp14:editId="42E56E94">
            <wp:extent cx="5486400" cy="4239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time-series plots.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6660988F" w14:textId="3C27188B" w:rsidR="00FD6C33" w:rsidRDefault="00FD6C33" w:rsidP="002A0D4B">
      <w:r>
        <w:rPr>
          <w:noProof/>
        </w:rPr>
        <w:drawing>
          <wp:anchor distT="0" distB="0" distL="114300" distR="114300" simplePos="0" relativeHeight="251662336" behindDoc="0" locked="0" layoutInCell="1" allowOverlap="1" wp14:anchorId="3C7A772D" wp14:editId="76CFF4AF">
            <wp:simplePos x="0" y="0"/>
            <wp:positionH relativeFrom="column">
              <wp:posOffset>114300</wp:posOffset>
            </wp:positionH>
            <wp:positionV relativeFrom="paragraph">
              <wp:posOffset>201295</wp:posOffset>
            </wp:positionV>
            <wp:extent cx="5486400" cy="3657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density thresholds.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14:sizeRelH relativeFrom="page">
              <wp14:pctWidth>0</wp14:pctWidth>
            </wp14:sizeRelH>
            <wp14:sizeRelV relativeFrom="page">
              <wp14:pctHeight>0</wp14:pctHeight>
            </wp14:sizeRelV>
          </wp:anchor>
        </w:drawing>
      </w:r>
    </w:p>
    <w:p w14:paraId="22C99871" w14:textId="402DBF96" w:rsidR="00FD6C33" w:rsidRPr="00D37E76" w:rsidRDefault="00FD6C33" w:rsidP="002A0D4B"/>
    <w:sectPr w:rsidR="00FD6C33" w:rsidRPr="00D37E76" w:rsidSect="005F6B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E829C3"/>
    <w:multiLevelType w:val="hybridMultilevel"/>
    <w:tmpl w:val="B0EE1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083553F"/>
    <w:multiLevelType w:val="hybridMultilevel"/>
    <w:tmpl w:val="1BC25D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5F57B39"/>
    <w:multiLevelType w:val="hybridMultilevel"/>
    <w:tmpl w:val="FA34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2937444"/>
    <w:multiLevelType w:val="hybridMultilevel"/>
    <w:tmpl w:val="58DC4B60"/>
    <w:lvl w:ilvl="0" w:tplc="0409000F">
      <w:start w:val="1"/>
      <w:numFmt w:val="decimal"/>
      <w:lvlText w:val="%1."/>
      <w:lvlJc w:val="left"/>
      <w:pPr>
        <w:ind w:left="3600" w:hanging="360"/>
      </w:p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716918F0"/>
    <w:multiLevelType w:val="hybridMultilevel"/>
    <w:tmpl w:val="A3B60A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94E782C"/>
    <w:multiLevelType w:val="hybridMultilevel"/>
    <w:tmpl w:val="03A2D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C23"/>
    <w:rsid w:val="00094297"/>
    <w:rsid w:val="000B10A6"/>
    <w:rsid w:val="00243C23"/>
    <w:rsid w:val="0027181D"/>
    <w:rsid w:val="002A0D4B"/>
    <w:rsid w:val="002A4F81"/>
    <w:rsid w:val="002B316D"/>
    <w:rsid w:val="003B3A98"/>
    <w:rsid w:val="0041256A"/>
    <w:rsid w:val="005F6B9A"/>
    <w:rsid w:val="00641522"/>
    <w:rsid w:val="00651366"/>
    <w:rsid w:val="00664463"/>
    <w:rsid w:val="006657B9"/>
    <w:rsid w:val="0068309E"/>
    <w:rsid w:val="007035AB"/>
    <w:rsid w:val="00810D5F"/>
    <w:rsid w:val="008C21DA"/>
    <w:rsid w:val="009103F5"/>
    <w:rsid w:val="009A31B2"/>
    <w:rsid w:val="00A07EA4"/>
    <w:rsid w:val="00A535D4"/>
    <w:rsid w:val="00A905A0"/>
    <w:rsid w:val="00B93F26"/>
    <w:rsid w:val="00BD0BE7"/>
    <w:rsid w:val="00BF600F"/>
    <w:rsid w:val="00C006BE"/>
    <w:rsid w:val="00CB3CAA"/>
    <w:rsid w:val="00D37E76"/>
    <w:rsid w:val="00EC400A"/>
    <w:rsid w:val="00F61AAF"/>
    <w:rsid w:val="00FC248C"/>
    <w:rsid w:val="00FD6C33"/>
    <w:rsid w:val="00FE5C40"/>
    <w:rsid w:val="00FF45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0E66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09E"/>
    <w:pPr>
      <w:ind w:left="720"/>
      <w:contextualSpacing/>
    </w:pPr>
  </w:style>
  <w:style w:type="paragraph" w:styleId="BalloonText">
    <w:name w:val="Balloon Text"/>
    <w:basedOn w:val="Normal"/>
    <w:link w:val="BalloonTextChar"/>
    <w:uiPriority w:val="99"/>
    <w:semiHidden/>
    <w:unhideWhenUsed/>
    <w:rsid w:val="002A0D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D4B"/>
    <w:rPr>
      <w:rFonts w:ascii="Lucida Grande" w:hAnsi="Lucida Grande" w:cs="Lucida Grande"/>
      <w:sz w:val="18"/>
      <w:szCs w:val="18"/>
    </w:rPr>
  </w:style>
  <w:style w:type="table" w:styleId="TableGrid">
    <w:name w:val="Table Grid"/>
    <w:basedOn w:val="TableNormal"/>
    <w:uiPriority w:val="59"/>
    <w:rsid w:val="00A07E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09E"/>
    <w:pPr>
      <w:ind w:left="720"/>
      <w:contextualSpacing/>
    </w:pPr>
  </w:style>
  <w:style w:type="paragraph" w:styleId="BalloonText">
    <w:name w:val="Balloon Text"/>
    <w:basedOn w:val="Normal"/>
    <w:link w:val="BalloonTextChar"/>
    <w:uiPriority w:val="99"/>
    <w:semiHidden/>
    <w:unhideWhenUsed/>
    <w:rsid w:val="002A0D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D4B"/>
    <w:rPr>
      <w:rFonts w:ascii="Lucida Grande" w:hAnsi="Lucida Grande" w:cs="Lucida Grande"/>
      <w:sz w:val="18"/>
      <w:szCs w:val="18"/>
    </w:rPr>
  </w:style>
  <w:style w:type="table" w:styleId="TableGrid">
    <w:name w:val="Table Grid"/>
    <w:basedOn w:val="TableNormal"/>
    <w:uiPriority w:val="59"/>
    <w:rsid w:val="00A07E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E5C2A-E3EA-6B40-8DF2-CCA40BFB3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16</Pages>
  <Words>2234</Words>
  <Characters>12739</Characters>
  <Application>Microsoft Macintosh Word</Application>
  <DocSecurity>0</DocSecurity>
  <Lines>106</Lines>
  <Paragraphs>29</Paragraphs>
  <ScaleCrop>false</ScaleCrop>
  <Company/>
  <LinksUpToDate>false</LinksUpToDate>
  <CharactersWithSpaces>14944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11</cp:revision>
  <dcterms:created xsi:type="dcterms:W3CDTF">2017-08-30T18:01:00Z</dcterms:created>
  <dcterms:modified xsi:type="dcterms:W3CDTF">2017-08-31T22:21:00Z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citations="4" publications="5"/&gt;&lt;/info&gt;PAPERS2_INFO_END</vt:lpwstr>
  </property>
</Properties>
</file>