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1516C2" w14:textId="77777777" w:rsidR="00D37E76" w:rsidRDefault="00D37E76">
      <w:r>
        <w:t>OCNMS Kelp-Invert-Otter Paper</w:t>
      </w:r>
    </w:p>
    <w:p w14:paraId="2316FA81" w14:textId="77777777" w:rsidR="00D37E76" w:rsidRDefault="00D37E76"/>
    <w:p w14:paraId="4394DB3D" w14:textId="77777777" w:rsidR="00D37E76" w:rsidRDefault="00D37E76">
      <w:r>
        <w:t>Andrew O. Shelton, Jameal F. Samhouri, Chris Harvey, Blake E. Feist, Kelly Andrews, Kinsey Frick, Nick Tolimieri, Greg Williams, ……</w:t>
      </w:r>
    </w:p>
    <w:p w14:paraId="40AB8BBA" w14:textId="77777777" w:rsidR="00D37E76" w:rsidRDefault="00D37E76"/>
    <w:p w14:paraId="101C2CE0" w14:textId="77777777" w:rsidR="00D37E76" w:rsidRDefault="00D37E76">
      <w:r>
        <w:br w:type="page"/>
      </w:r>
    </w:p>
    <w:p w14:paraId="23F239BC" w14:textId="77777777" w:rsidR="00D37E76" w:rsidRDefault="00D37E76"/>
    <w:p w14:paraId="1E9DA928" w14:textId="77777777" w:rsidR="00D37E76" w:rsidRDefault="00D37E76"/>
    <w:p w14:paraId="216F1E6D" w14:textId="77777777" w:rsidR="005F6B9A" w:rsidRDefault="00243C23">
      <w:r>
        <w:t>Methods</w:t>
      </w:r>
    </w:p>
    <w:p w14:paraId="3EEF0C98" w14:textId="77777777" w:rsidR="00243C23" w:rsidRDefault="00243C23"/>
    <w:p w14:paraId="73C30A9E" w14:textId="77777777" w:rsidR="00243C23" w:rsidRDefault="00D37E76">
      <w:pPr>
        <w:rPr>
          <w:b/>
        </w:rPr>
      </w:pPr>
      <w:r>
        <w:rPr>
          <w:b/>
        </w:rPr>
        <w:t>Data</w:t>
      </w:r>
      <w:r w:rsidR="00243C23" w:rsidRPr="002B316D">
        <w:rPr>
          <w:b/>
        </w:rPr>
        <w:t xml:space="preserve"> </w:t>
      </w:r>
    </w:p>
    <w:p w14:paraId="1C7B42B7" w14:textId="77777777" w:rsidR="0068309E" w:rsidRDefault="0068309E" w:rsidP="0068309E">
      <w:pPr>
        <w:rPr>
          <w:i/>
        </w:rPr>
      </w:pPr>
    </w:p>
    <w:p w14:paraId="3FBB2EF0" w14:textId="77777777" w:rsidR="0068309E" w:rsidRDefault="0068309E" w:rsidP="0068309E">
      <w:pPr>
        <w:rPr>
          <w:i/>
        </w:rPr>
      </w:pPr>
      <w:r w:rsidRPr="00D37E76">
        <w:rPr>
          <w:i/>
        </w:rPr>
        <w:t>Invertebrates</w:t>
      </w:r>
    </w:p>
    <w:p w14:paraId="0B047978" w14:textId="77777777" w:rsidR="00651366" w:rsidRDefault="0068309E" w:rsidP="00FF45DB">
      <w:r w:rsidRPr="0068309E">
        <w:tab/>
        <w:t xml:space="preserve">We combined multiple </w:t>
      </w:r>
      <w:r w:rsidR="009A31B2">
        <w:t xml:space="preserve">SCUBA </w:t>
      </w:r>
      <w:r w:rsidRPr="0068309E">
        <w:t>surveys conducted along the</w:t>
      </w:r>
      <w:r>
        <w:t xml:space="preserve"> </w:t>
      </w:r>
      <w:r w:rsidR="009A31B2">
        <w:t>Olympic coast to characterize the benthic invertebrate fauna</w:t>
      </w:r>
      <w:r w:rsidR="00651366">
        <w:t xml:space="preserve"> over time</w:t>
      </w:r>
      <w:r w:rsidR="009A31B2">
        <w:t xml:space="preserve"> at 10 focal sites (Fig. 1).  We extracted survey data from surveys conducted in 1987 (Kvitek et al. 19</w:t>
      </w:r>
      <w:r w:rsidR="00651366">
        <w:t>89, REF), 1995 (REF), and 1999 (REF) and conducted SCUBA surveys</w:t>
      </w:r>
      <w:r w:rsidR="009A31B2">
        <w:t xml:space="preserve"> </w:t>
      </w:r>
      <w:r w:rsidR="00651366">
        <w:t>i</w:t>
      </w:r>
      <w:r w:rsidR="009A31B2">
        <w:t>n August 2015</w:t>
      </w:r>
      <w:r w:rsidR="00FF45DB">
        <w:t xml:space="preserve"> (see below)</w:t>
      </w:r>
      <w:r w:rsidR="00651366">
        <w:t>.</w:t>
      </w:r>
      <w:r w:rsidR="009A31B2">
        <w:t xml:space="preserve"> </w:t>
      </w:r>
      <w:r w:rsidR="00651366">
        <w:t>Unfortunately, not all sites were visited in all years (see Table 1) and the survey methodologies varied among surveys but all involved a mix of quadrat and transect sampling</w:t>
      </w:r>
      <w:r w:rsidR="00FF45DB">
        <w:t xml:space="preserve"> conducted at shallow depths (5-10m)</w:t>
      </w:r>
      <w:r w:rsidR="00651366">
        <w:t xml:space="preserve">. </w:t>
      </w:r>
      <w:r w:rsidR="00FF45DB">
        <w:t xml:space="preserve">Survey </w:t>
      </w:r>
      <w:r w:rsidR="00651366">
        <w:t>locations and survey d</w:t>
      </w:r>
      <w:r w:rsidR="00FF45DB">
        <w:t>epths were consistent over time.  We have estimates of mean density and standard deviation in unit m</w:t>
      </w:r>
      <w:r w:rsidR="00FF45DB">
        <w:rPr>
          <w:vertAlign w:val="superscript"/>
        </w:rPr>
        <w:t>-2</w:t>
      </w:r>
      <w:r w:rsidR="00FF45DB">
        <w:t xml:space="preserve"> from the years 1987, 1995, and 1999, but we lack the raw data at the quadrat data. Importantly, the sampling design from 1987 – in which many quadrats were placed directly adjacent to one another – means that the number of independent replicates are far less than the number of quadrats samples (i.e. the quadrats are pseudo-replicated). In the absence of the information to estimate the effective sample size, we used a sample size of 20 for the 1987 data to better reflect this uncertainty. For 1999 we had both quadrat and transect information. We combined the quadrat and transect data by first calculating the mean and se for each data independently and combining the information using a weighted mean and weighted standard deviation. We used the inverse of SE</w:t>
      </w:r>
      <w:r w:rsidR="00FF45DB" w:rsidRPr="004D7A9C">
        <w:rPr>
          <w:vertAlign w:val="superscript"/>
        </w:rPr>
        <w:t>2</w:t>
      </w:r>
      <w:r w:rsidR="00FF45DB">
        <w:t xml:space="preserve"> as weights.   Similarly, in 1995 and 1999 surveys were conducted at two depths at each site (6 an 12m). We elected to combine information from both depths, again weighting the different depths by SE</w:t>
      </w:r>
      <w:r w:rsidR="00FF45DB" w:rsidRPr="00200D90">
        <w:rPr>
          <w:vertAlign w:val="superscript"/>
        </w:rPr>
        <w:t>2</w:t>
      </w:r>
      <w:r w:rsidR="00FF45DB">
        <w:t>.</w:t>
      </w:r>
    </w:p>
    <w:p w14:paraId="45B4A09F" w14:textId="77777777" w:rsidR="009A31B2" w:rsidRDefault="00FF45DB" w:rsidP="0068309E">
      <w:r>
        <w:tab/>
      </w:r>
      <w:r w:rsidRPr="00FF45DB">
        <w:rPr>
          <w:highlight w:val="yellow"/>
        </w:rPr>
        <w:t>DESCRIPTION OF INVERT SURVEYS IN 2015.</w:t>
      </w:r>
    </w:p>
    <w:p w14:paraId="3D82DE29" w14:textId="77777777" w:rsidR="00FF45DB" w:rsidRDefault="00FF45DB" w:rsidP="0068309E"/>
    <w:p w14:paraId="6091A209" w14:textId="77777777" w:rsidR="0068309E" w:rsidRDefault="0068309E">
      <w:pPr>
        <w:rPr>
          <w:i/>
        </w:rPr>
      </w:pPr>
    </w:p>
    <w:p w14:paraId="4E0216A0" w14:textId="77777777" w:rsidR="0068309E" w:rsidRDefault="0068309E">
      <w:pPr>
        <w:rPr>
          <w:i/>
        </w:rPr>
      </w:pPr>
      <w:r>
        <w:rPr>
          <w:i/>
        </w:rPr>
        <w:t>Red Urchin Fishery closed in Neah Bay</w:t>
      </w:r>
      <w:r w:rsidR="002A0D4B">
        <w:rPr>
          <w:i/>
        </w:rPr>
        <w:t xml:space="preserve"> region (#5)</w:t>
      </w:r>
      <w:r>
        <w:rPr>
          <w:i/>
        </w:rPr>
        <w:t xml:space="preserve"> in 1995</w:t>
      </w:r>
    </w:p>
    <w:p w14:paraId="412ACC6B" w14:textId="77777777" w:rsidR="0068309E" w:rsidRDefault="0068309E">
      <w:pPr>
        <w:rPr>
          <w:i/>
        </w:rPr>
      </w:pPr>
    </w:p>
    <w:p w14:paraId="21F10BF9" w14:textId="77777777" w:rsidR="0068309E" w:rsidRDefault="0068309E">
      <w:pPr>
        <w:rPr>
          <w:i/>
        </w:rPr>
      </w:pPr>
    </w:p>
    <w:p w14:paraId="376526E6" w14:textId="77777777" w:rsidR="00D37E76" w:rsidRPr="00D37E76" w:rsidRDefault="00D37E76">
      <w:pPr>
        <w:rPr>
          <w:i/>
        </w:rPr>
      </w:pPr>
      <w:r w:rsidRPr="00D37E76">
        <w:rPr>
          <w:i/>
        </w:rPr>
        <w:t>Kelp</w:t>
      </w:r>
    </w:p>
    <w:p w14:paraId="3E921E6C" w14:textId="77777777" w:rsidR="00810D5F" w:rsidRDefault="00243C23" w:rsidP="00810D5F">
      <w:pPr>
        <w:ind w:firstLine="720"/>
      </w:pPr>
      <w:r>
        <w:t>We used publically available aerial surveys of algae from the Washington Department of Natural resources to docu</w:t>
      </w:r>
      <w:r w:rsidR="00810D5F">
        <w:t xml:space="preserve"> </w:t>
      </w:r>
      <w:r>
        <w:t xml:space="preserve">ment changes in brown algae. We used </w:t>
      </w:r>
      <w:r w:rsidR="00810D5F">
        <w:t xml:space="preserve">the mostly </w:t>
      </w:r>
      <w:r>
        <w:t xml:space="preserve">annual </w:t>
      </w:r>
      <w:r w:rsidR="00810D5F">
        <w:t>surveys between 1989 and 2015 to examine changes in kelp area (no data were available for 1993)</w:t>
      </w:r>
      <w:r>
        <w:t>. Coastal kelp forests of the Olympic coast consist of a mix of giant kelp (</w:t>
      </w:r>
      <w:r>
        <w:rPr>
          <w:rFonts w:eastAsia="Times New Roman" w:cs="Times New Roman"/>
          <w:i/>
          <w:iCs/>
        </w:rPr>
        <w:t xml:space="preserve">Macrocystis pyrifera) </w:t>
      </w:r>
      <w:r w:rsidRPr="00243C23">
        <w:rPr>
          <w:rFonts w:eastAsia="Times New Roman" w:cs="Times New Roman"/>
          <w:iCs/>
        </w:rPr>
        <w:t>and bull kelp</w:t>
      </w:r>
      <w:r w:rsidRPr="00243C23">
        <w:rPr>
          <w:rFonts w:eastAsia="Times New Roman" w:cs="Times New Roman"/>
          <w:b/>
          <w:i/>
          <w:iCs/>
        </w:rPr>
        <w:t xml:space="preserve"> </w:t>
      </w:r>
      <w:r>
        <w:rPr>
          <w:rFonts w:eastAsia="Times New Roman" w:cs="Times New Roman"/>
          <w:i/>
          <w:iCs/>
        </w:rPr>
        <w:t>(N</w:t>
      </w:r>
      <w:r w:rsidRPr="00243C23">
        <w:rPr>
          <w:rFonts w:eastAsia="Times New Roman" w:cs="Times New Roman"/>
          <w:i/>
          <w:iCs/>
        </w:rPr>
        <w:t>ereocystis luetkeana</w:t>
      </w:r>
      <w:r>
        <w:rPr>
          <w:rFonts w:eastAsia="Times New Roman" w:cs="Times New Roman"/>
          <w:i/>
          <w:iCs/>
        </w:rPr>
        <w:t xml:space="preserve">).  </w:t>
      </w:r>
      <w:r w:rsidRPr="00243C23">
        <w:rPr>
          <w:rFonts w:eastAsia="Times New Roman" w:cs="Times New Roman"/>
          <w:iCs/>
        </w:rPr>
        <w:t xml:space="preserve">While </w:t>
      </w:r>
      <w:r>
        <w:rPr>
          <w:rFonts w:eastAsia="Times New Roman" w:cs="Times New Roman"/>
          <w:iCs/>
        </w:rPr>
        <w:t xml:space="preserve">overflight surveys differentiate between the two species (REF), we are primarily interested in the canopy habitat </w:t>
      </w:r>
      <w:r w:rsidR="00810D5F">
        <w:rPr>
          <w:rFonts w:eastAsia="Times New Roman" w:cs="Times New Roman"/>
          <w:iCs/>
        </w:rPr>
        <w:t xml:space="preserve">kelps and so we focus on the total surface area provided by the two species. </w:t>
      </w:r>
      <w:r>
        <w:rPr>
          <w:rFonts w:eastAsia="Times New Roman" w:cs="Times New Roman"/>
          <w:iCs/>
        </w:rPr>
        <w:t>Additionally, the two species abundance are strongly po</w:t>
      </w:r>
      <w:r w:rsidR="00810D5F">
        <w:rPr>
          <w:rFonts w:eastAsia="Times New Roman" w:cs="Times New Roman"/>
          <w:iCs/>
        </w:rPr>
        <w:t xml:space="preserve">sitively correlated in the data (Pfister et al. In Review). </w:t>
      </w:r>
      <w:r>
        <w:t>We examine kelp</w:t>
      </w:r>
      <w:r w:rsidR="00810D5F">
        <w:t xml:space="preserve"> abundance at two scales. We use estimates of kelp area within discrete strata along the coast to provide estimates of local kelp area trends for each of our 10 focal study sites (see Fig. Supplement X). Additionally, we summed the area of kelp present in all strata between Neah Bay and Destruction Island (Fig. 1) to provide a coastwide estimate kelp along the northern Olympic coast (see Supplement for list of survey strata used for each area and areas used to derive a total kelp area metric).</w:t>
      </w:r>
      <w:r w:rsidR="00B93F26">
        <w:t xml:space="preserve"> Surveys were conducted during peak kelp abundance in Washington (late summer: late July or early August)</w:t>
      </w:r>
    </w:p>
    <w:p w14:paraId="06A5D90C" w14:textId="77777777" w:rsidR="00810D5F" w:rsidRDefault="00810D5F">
      <w:r w:rsidRPr="00810D5F">
        <w:rPr>
          <w:highlight w:val="yellow"/>
        </w:rPr>
        <w:t>BLAKE: add detailed methods if needed.</w:t>
      </w:r>
    </w:p>
    <w:p w14:paraId="23846399" w14:textId="77777777" w:rsidR="00810D5F" w:rsidRDefault="00810D5F">
      <w:r>
        <w:tab/>
      </w:r>
    </w:p>
    <w:p w14:paraId="28EDADF0" w14:textId="77777777" w:rsidR="00810D5F" w:rsidRPr="00D37E76" w:rsidRDefault="00D37E76" w:rsidP="002B316D">
      <w:pPr>
        <w:tabs>
          <w:tab w:val="left" w:pos="2450"/>
        </w:tabs>
        <w:rPr>
          <w:i/>
        </w:rPr>
      </w:pPr>
      <w:r>
        <w:rPr>
          <w:i/>
        </w:rPr>
        <w:t xml:space="preserve">Sea </w:t>
      </w:r>
      <w:r w:rsidR="00810D5F" w:rsidRPr="00D37E76">
        <w:rPr>
          <w:i/>
        </w:rPr>
        <w:t xml:space="preserve">Otter </w:t>
      </w:r>
    </w:p>
    <w:p w14:paraId="4136A35C" w14:textId="77777777" w:rsidR="00810D5F" w:rsidRDefault="00810D5F">
      <w:r>
        <w:tab/>
        <w:t xml:space="preserve">We </w:t>
      </w:r>
      <w:r w:rsidR="00B93F26">
        <w:t>extracted otter location and abundance information from publically available research reports and published literature.  Otter surveys have been conducted by a mix of aerial survey and land-based observations since 1977</w:t>
      </w:r>
      <w:r w:rsidR="00D37E76">
        <w:t xml:space="preserve"> (see e.g. </w:t>
      </w:r>
      <w:r w:rsidR="00D37E76" w:rsidRPr="00D37E76">
        <w:rPr>
          <w:highlight w:val="yellow"/>
        </w:rPr>
        <w:t>THESE REPORTS</w:t>
      </w:r>
      <w:r w:rsidR="00D37E76">
        <w:t>)</w:t>
      </w:r>
      <w:r w:rsidR="00B93F26">
        <w:t>, every two years through the 1980s (no data in 1979, 80, 82, 84, 86, or 88)</w:t>
      </w:r>
      <w:r w:rsidR="002B316D">
        <w:t>, and mostly annually from 1989-2015</w:t>
      </w:r>
      <w:r w:rsidR="00B93F26">
        <w:t xml:space="preserve"> (no data in 2009 or 2014). </w:t>
      </w:r>
      <w:r w:rsidR="002B316D">
        <w:t xml:space="preserve">We mapped the location of otter observations from WDFW reports to examine shifts in otter abundance and distribution over the time-series. </w:t>
      </w:r>
      <w:r w:rsidR="00B93F26">
        <w:t xml:space="preserve">We used total otter counts for our analyses. Similar to the kelp data, otter surveys reflect summer distribution and abundance (REF).  As otters are highly mobile predators with </w:t>
      </w:r>
      <w:r w:rsidR="002B316D">
        <w:t>substantial home-ranges and the potential to have distinct seasonal distributions (Laidre et al. XXXX), our data only allow us to discuss summer distributions.  However, anecdotal evidence does not suggest that winter distribution of ott</w:t>
      </w:r>
      <w:r w:rsidR="00BD0BE7">
        <w:t xml:space="preserve">ers are substantially different (Laidre et al. XXXX) and we make use of published otter home-range sizes to help incorporate uncertainty in </w:t>
      </w:r>
      <w:r w:rsidR="00094297">
        <w:t>the effect of otters along the coast.</w:t>
      </w:r>
    </w:p>
    <w:p w14:paraId="6825CBB9" w14:textId="77777777" w:rsidR="00D37E76" w:rsidRDefault="00D37E76"/>
    <w:p w14:paraId="0D05671B" w14:textId="77777777" w:rsidR="00D37E76" w:rsidRDefault="00D37E76"/>
    <w:p w14:paraId="235123B1" w14:textId="77777777" w:rsidR="00D37E76" w:rsidRDefault="00D37E76"/>
    <w:p w14:paraId="7AD30F92" w14:textId="77777777" w:rsidR="00D37E76" w:rsidRDefault="00D37E76"/>
    <w:p w14:paraId="0E093ED1" w14:textId="77777777" w:rsidR="00FE5C40" w:rsidRDefault="00FE5C40">
      <w:r>
        <w:br w:type="page"/>
      </w:r>
    </w:p>
    <w:p w14:paraId="13BB8543" w14:textId="77777777" w:rsidR="00D37E76" w:rsidRDefault="00D37E76">
      <w:r>
        <w:t>Analyses for each type</w:t>
      </w:r>
    </w:p>
    <w:p w14:paraId="1BF40AB2" w14:textId="77777777" w:rsidR="00D37E76" w:rsidRDefault="00D37E76">
      <w:r>
        <w:tab/>
        <w:t xml:space="preserve">Kelp: </w:t>
      </w:r>
    </w:p>
    <w:p w14:paraId="7C4B20B5" w14:textId="77777777" w:rsidR="00D37E76" w:rsidRDefault="0068309E" w:rsidP="0068309E">
      <w:pPr>
        <w:pStyle w:val="ListParagraph"/>
        <w:numPr>
          <w:ilvl w:val="0"/>
          <w:numId w:val="1"/>
        </w:numPr>
      </w:pPr>
      <w:r>
        <w:t>Area</w:t>
      </w:r>
    </w:p>
    <w:p w14:paraId="6932BBFC" w14:textId="77777777" w:rsidR="0068309E" w:rsidRDefault="0068309E" w:rsidP="0068309E">
      <w:pPr>
        <w:pStyle w:val="ListParagraph"/>
        <w:numPr>
          <w:ilvl w:val="1"/>
          <w:numId w:val="1"/>
        </w:numPr>
      </w:pPr>
      <w:r>
        <w:t>Total</w:t>
      </w:r>
    </w:p>
    <w:p w14:paraId="5A6292AE" w14:textId="77777777" w:rsidR="0068309E" w:rsidRDefault="0068309E" w:rsidP="0068309E">
      <w:pPr>
        <w:pStyle w:val="ListParagraph"/>
        <w:numPr>
          <w:ilvl w:val="1"/>
          <w:numId w:val="1"/>
        </w:numPr>
      </w:pPr>
      <w:r>
        <w:t>By each strata associated with invertebrate surveys</w:t>
      </w:r>
    </w:p>
    <w:p w14:paraId="12A1F8C7" w14:textId="77777777" w:rsidR="0068309E" w:rsidRDefault="0068309E" w:rsidP="0068309E">
      <w:pPr>
        <w:pStyle w:val="ListParagraph"/>
        <w:numPr>
          <w:ilvl w:val="0"/>
          <w:numId w:val="1"/>
        </w:numPr>
      </w:pPr>
      <w:r>
        <w:t>Trend since 1990</w:t>
      </w:r>
    </w:p>
    <w:p w14:paraId="6AD19C6B" w14:textId="77777777" w:rsidR="0068309E" w:rsidRDefault="0068309E" w:rsidP="0068309E">
      <w:pPr>
        <w:pStyle w:val="ListParagraph"/>
        <w:numPr>
          <w:ilvl w:val="1"/>
          <w:numId w:val="1"/>
        </w:numPr>
      </w:pPr>
      <w:r>
        <w:t>Regression to estimate exponential change in area since 1990 by region</w:t>
      </w:r>
    </w:p>
    <w:p w14:paraId="066AA292" w14:textId="77777777" w:rsidR="002A0D4B" w:rsidRDefault="00FF45DB" w:rsidP="00FF45DB">
      <w:pPr>
        <w:ind w:left="720"/>
      </w:pPr>
      <w:r>
        <w:t>Otters</w:t>
      </w:r>
      <w:r w:rsidR="00FE5C40">
        <w:t>:</w:t>
      </w:r>
    </w:p>
    <w:p w14:paraId="43EB6B85" w14:textId="77777777" w:rsidR="00FF45DB" w:rsidRDefault="00FF45DB" w:rsidP="00FF45DB">
      <w:pPr>
        <w:pStyle w:val="ListParagraph"/>
        <w:numPr>
          <w:ilvl w:val="0"/>
          <w:numId w:val="2"/>
        </w:numPr>
      </w:pPr>
      <w:r>
        <w:t>Total Coastwide</w:t>
      </w:r>
    </w:p>
    <w:p w14:paraId="398894CC" w14:textId="77777777" w:rsidR="00FF45DB" w:rsidRDefault="00FF45DB" w:rsidP="00FF45DB">
      <w:pPr>
        <w:pStyle w:val="ListParagraph"/>
        <w:numPr>
          <w:ilvl w:val="0"/>
          <w:numId w:val="2"/>
        </w:numPr>
      </w:pPr>
      <w:r>
        <w:t xml:space="preserve">Kernel density smoothed onto 1D shoreline for each </w:t>
      </w:r>
      <w:r w:rsidR="00FE5C40">
        <w:t>focal area using a kernel of 10</w:t>
      </w:r>
      <w:r>
        <w:t>km or so corresponding to a 95% home range of 40km</w:t>
      </w:r>
      <w:r w:rsidR="00FE5C40">
        <w:t>.</w:t>
      </w:r>
    </w:p>
    <w:p w14:paraId="47C13AE3" w14:textId="77777777" w:rsidR="00FE5C40" w:rsidRDefault="00FE5C40" w:rsidP="00FE5C40">
      <w:pPr>
        <w:pStyle w:val="ListParagraph"/>
        <w:numPr>
          <w:ilvl w:val="1"/>
          <w:numId w:val="2"/>
        </w:numPr>
      </w:pPr>
      <w:r>
        <w:t>Center of gravity</w:t>
      </w:r>
    </w:p>
    <w:p w14:paraId="5AFCFC11" w14:textId="77777777" w:rsidR="00FE5C40" w:rsidRDefault="00FE5C40" w:rsidP="00FE5C40">
      <w:pPr>
        <w:pStyle w:val="ListParagraph"/>
        <w:numPr>
          <w:ilvl w:val="0"/>
          <w:numId w:val="2"/>
        </w:numPr>
      </w:pPr>
      <w:r>
        <w:t>Local population trend</w:t>
      </w:r>
    </w:p>
    <w:p w14:paraId="365EFDB4" w14:textId="77777777" w:rsidR="00FE5C40" w:rsidRDefault="00FE5C40" w:rsidP="00FE5C40">
      <w:pPr>
        <w:pStyle w:val="ListParagraph"/>
        <w:numPr>
          <w:ilvl w:val="1"/>
          <w:numId w:val="2"/>
        </w:numPr>
      </w:pPr>
      <w:r>
        <w:t>Regression to estimate exponential change in area since 1990.</w:t>
      </w:r>
    </w:p>
    <w:p w14:paraId="7537C0F2" w14:textId="77777777" w:rsidR="002A0D4B" w:rsidRDefault="002A0D4B" w:rsidP="002A0D4B"/>
    <w:p w14:paraId="76F20CF4" w14:textId="77777777" w:rsidR="00FE5C40" w:rsidRDefault="00FE5C40" w:rsidP="00FE5C40">
      <w:pPr>
        <w:ind w:firstLine="720"/>
      </w:pPr>
      <w:r>
        <w:t>Comparisons:</w:t>
      </w:r>
    </w:p>
    <w:p w14:paraId="3EE7F563" w14:textId="77777777" w:rsidR="00FE5C40" w:rsidRDefault="00FE5C40" w:rsidP="00FE5C40">
      <w:pPr>
        <w:pStyle w:val="ListParagraph"/>
        <w:numPr>
          <w:ilvl w:val="0"/>
          <w:numId w:val="3"/>
        </w:numPr>
      </w:pPr>
      <w:r>
        <w:t>Local otter growth explain local kelp growth (plus otter pop in 1980)</w:t>
      </w:r>
      <w:bookmarkStart w:id="0" w:name="_GoBack"/>
      <w:bookmarkEnd w:id="0"/>
    </w:p>
    <w:p w14:paraId="63BD9D78" w14:textId="77777777" w:rsidR="002A0D4B" w:rsidRDefault="002A0D4B">
      <w:r>
        <w:br w:type="page"/>
      </w:r>
    </w:p>
    <w:p w14:paraId="7C4F01DF" w14:textId="77777777" w:rsidR="00A07EA4" w:rsidRDefault="00A07EA4">
      <w:r>
        <w:br w:type="page"/>
      </w:r>
    </w:p>
    <w:p w14:paraId="7E07BCD2" w14:textId="77777777" w:rsidR="00A07EA4" w:rsidRDefault="00A07EA4" w:rsidP="00A07EA4">
      <w:r>
        <w:t>Description of what Ole did to the OCNMS data to massage and poke the data to make it comparable.</w:t>
      </w:r>
    </w:p>
    <w:p w14:paraId="09E3CB63" w14:textId="77777777" w:rsidR="00A07EA4" w:rsidRDefault="00A07EA4" w:rsidP="00A07EA4"/>
    <w:p w14:paraId="02FE5BA0" w14:textId="77777777" w:rsidR="00A07EA4" w:rsidRDefault="00A07EA4" w:rsidP="00A07EA4">
      <w:r>
        <w:t>Raw data from Kvitek’s 1987, 1995, and 1999 are generally not available, so we extracted summary statistics about density of benthic invertebrates from project reports for each year. However, the methods for estimating the density of benthic invertebrates varied substantially among years (See TABLE) and we needed to convert data from each survey year into common units for comparison. We elected to translate all of the different surveys into units of counts</w:t>
      </w:r>
      <m:oMath>
        <m:r>
          <w:rPr>
            <w:rFonts w:ascii="Cambria Math" w:hAnsi="Cambria Math"/>
          </w:rPr>
          <m:t>∙</m:t>
        </m:r>
      </m:oMath>
      <w:r>
        <w:t>m</w:t>
      </w:r>
      <w:r>
        <w:rPr>
          <w:vertAlign w:val="superscript"/>
        </w:rPr>
        <w:t>-2</w:t>
      </w:r>
      <w:r>
        <w:t>. We have estimates of mean density and standard deviation in unit m</w:t>
      </w:r>
      <w:r>
        <w:rPr>
          <w:vertAlign w:val="superscript"/>
        </w:rPr>
        <w:t>-2</w:t>
      </w:r>
      <w:r>
        <w:t xml:space="preserve"> from the years 1987, 1995, and 1999, but we lack the raw data at the quadrat data. Importantly, the sampling design from 1987 – in which many quadrats were placed directly adjacent to one another – means that the number of independent replicates are far less than the number of quadrats samples (i.e. the quadrats are pseudo-replicated). In the absence of the information to estimate the effective sample size, we used a sample size of 20 for the 1987 data to better reflect the uncertainty. </w:t>
      </w:r>
    </w:p>
    <w:p w14:paraId="730DC79D" w14:textId="77777777" w:rsidR="00A07EA4" w:rsidRDefault="00A07EA4" w:rsidP="00A07EA4">
      <w:pPr>
        <w:ind w:firstLine="720"/>
      </w:pPr>
      <w:r>
        <w:t>For 1999 we had both quadrat and transect information. We combined the quadrat and transect data by first calculating the mean and se for each data independently and combining the information using a weighted mean and weighted standard deviation.  We used the inverse of SE</w:t>
      </w:r>
      <w:r w:rsidRPr="004D7A9C">
        <w:rPr>
          <w:vertAlign w:val="superscript"/>
        </w:rPr>
        <w:t>2</w:t>
      </w:r>
      <w:r>
        <w:t xml:space="preserve"> as weights.   Similarly, in 1995 and 1999 surveys were conducted at two depths at each site (6 an 12m). We elected to combine information from both depths, again weighting the different depths by SE</w:t>
      </w:r>
      <w:r w:rsidRPr="00200D90">
        <w:rPr>
          <w:vertAlign w:val="superscript"/>
        </w:rPr>
        <w:t>2</w:t>
      </w:r>
      <w:r>
        <w:t>.</w:t>
      </w:r>
    </w:p>
    <w:p w14:paraId="72AFBE9B" w14:textId="77777777" w:rsidR="00A07EA4" w:rsidRDefault="00A07EA4" w:rsidP="00A07EA4">
      <w:pPr>
        <w:ind w:firstLine="720"/>
      </w:pPr>
    </w:p>
    <w:p w14:paraId="5B3038B8" w14:textId="77777777" w:rsidR="00A07EA4" w:rsidRDefault="00A07EA4" w:rsidP="00A07EA4">
      <w:pPr>
        <w:ind w:firstLine="720"/>
      </w:pPr>
      <w:r>
        <w:t xml:space="preserve">Weirdness: No seastar info from 1995.   </w:t>
      </w:r>
    </w:p>
    <w:p w14:paraId="63FCC0C9" w14:textId="77777777" w:rsidR="00A07EA4" w:rsidRDefault="00A07EA4" w:rsidP="00A07EA4"/>
    <w:p w14:paraId="727CC5F8" w14:textId="77777777" w:rsidR="00A07EA4" w:rsidRDefault="00A07EA4" w:rsidP="00A07EA4">
      <w:r>
        <w:br w:type="page"/>
      </w:r>
    </w:p>
    <w:p w14:paraId="37C3AAF6" w14:textId="77777777" w:rsidR="00A07EA4" w:rsidRDefault="00A07EA4" w:rsidP="00A07EA4">
      <w:r>
        <w:t>Invertebrate Survey description in table form.</w:t>
      </w:r>
    </w:p>
    <w:tbl>
      <w:tblPr>
        <w:tblStyle w:val="TableGrid"/>
        <w:tblW w:w="8431" w:type="dxa"/>
        <w:tblLook w:val="04A0" w:firstRow="1" w:lastRow="0" w:firstColumn="1" w:lastColumn="0" w:noHBand="0" w:noVBand="1"/>
      </w:tblPr>
      <w:tblGrid>
        <w:gridCol w:w="1459"/>
        <w:gridCol w:w="4546"/>
        <w:gridCol w:w="1213"/>
        <w:gridCol w:w="1213"/>
      </w:tblGrid>
      <w:tr w:rsidR="00A07EA4" w14:paraId="3452E800" w14:textId="77777777" w:rsidTr="00A07EA4">
        <w:tc>
          <w:tcPr>
            <w:tcW w:w="1459" w:type="dxa"/>
          </w:tcPr>
          <w:p w14:paraId="6882808C" w14:textId="77777777" w:rsidR="00A07EA4" w:rsidRDefault="00A07EA4" w:rsidP="00A07EA4"/>
        </w:tc>
        <w:tc>
          <w:tcPr>
            <w:tcW w:w="4546" w:type="dxa"/>
          </w:tcPr>
          <w:p w14:paraId="718A6B40" w14:textId="77777777" w:rsidR="00A07EA4" w:rsidRDefault="00A07EA4" w:rsidP="00A07EA4">
            <w:r>
              <w:t>Survey</w:t>
            </w:r>
          </w:p>
        </w:tc>
        <w:tc>
          <w:tcPr>
            <w:tcW w:w="1213" w:type="dxa"/>
          </w:tcPr>
          <w:p w14:paraId="664161C5" w14:textId="77777777" w:rsidR="00A07EA4" w:rsidRDefault="00A07EA4" w:rsidP="00A07EA4"/>
        </w:tc>
        <w:tc>
          <w:tcPr>
            <w:tcW w:w="1213" w:type="dxa"/>
          </w:tcPr>
          <w:p w14:paraId="7550B594" w14:textId="77777777" w:rsidR="00A07EA4" w:rsidRPr="00ED3F12" w:rsidRDefault="00A07EA4" w:rsidP="00A07EA4">
            <w:r>
              <w:t>Area surveyed per site (m</w:t>
            </w:r>
            <w:r w:rsidRPr="00ED3F12">
              <w:rPr>
                <w:vertAlign w:val="superscript"/>
              </w:rPr>
              <w:t>2</w:t>
            </w:r>
            <w:r>
              <w:t>)</w:t>
            </w:r>
          </w:p>
        </w:tc>
      </w:tr>
      <w:tr w:rsidR="00A07EA4" w14:paraId="36D984D2" w14:textId="77777777" w:rsidTr="00A07EA4">
        <w:tc>
          <w:tcPr>
            <w:tcW w:w="1459" w:type="dxa"/>
          </w:tcPr>
          <w:p w14:paraId="6B9B1DF1" w14:textId="77777777" w:rsidR="00A07EA4" w:rsidRDefault="00A07EA4" w:rsidP="00A07EA4">
            <w:r>
              <w:t>1987</w:t>
            </w:r>
          </w:p>
        </w:tc>
        <w:tc>
          <w:tcPr>
            <w:tcW w:w="4546" w:type="dxa"/>
          </w:tcPr>
          <w:p w14:paraId="38D88D81" w14:textId="77777777" w:rsidR="00A07EA4" w:rsidRDefault="00A07EA4" w:rsidP="00A07EA4">
            <w:r>
              <w:t>1.0m</w:t>
            </w:r>
            <w:r w:rsidRPr="00D938E3">
              <w:rPr>
                <w:vertAlign w:val="superscript"/>
              </w:rPr>
              <w:t>2</w:t>
            </w:r>
            <w:r>
              <w:t xml:space="preserve"> quadrat by SCUBA</w:t>
            </w:r>
          </w:p>
        </w:tc>
        <w:tc>
          <w:tcPr>
            <w:tcW w:w="1213" w:type="dxa"/>
          </w:tcPr>
          <w:p w14:paraId="66B95784" w14:textId="77777777" w:rsidR="00A07EA4" w:rsidRDefault="00A07EA4" w:rsidP="00A07EA4">
            <w:r>
              <w:t>100 per site.  Not randomly placed locations</w:t>
            </w:r>
          </w:p>
        </w:tc>
        <w:tc>
          <w:tcPr>
            <w:tcW w:w="1213" w:type="dxa"/>
          </w:tcPr>
          <w:p w14:paraId="6F5F51FF" w14:textId="77777777" w:rsidR="00A07EA4" w:rsidRDefault="00A07EA4" w:rsidP="00A07EA4">
            <w:r>
              <w:t>100</w:t>
            </w:r>
          </w:p>
        </w:tc>
      </w:tr>
      <w:tr w:rsidR="00A07EA4" w14:paraId="5D8D2B26" w14:textId="77777777" w:rsidTr="00A07EA4">
        <w:tc>
          <w:tcPr>
            <w:tcW w:w="1459" w:type="dxa"/>
          </w:tcPr>
          <w:p w14:paraId="51C93664" w14:textId="77777777" w:rsidR="00A07EA4" w:rsidRDefault="00A07EA4" w:rsidP="00A07EA4"/>
        </w:tc>
        <w:tc>
          <w:tcPr>
            <w:tcW w:w="4546" w:type="dxa"/>
          </w:tcPr>
          <w:p w14:paraId="2F388CD2" w14:textId="77777777" w:rsidR="00A07EA4" w:rsidRDefault="00A07EA4" w:rsidP="00A07EA4">
            <w:r>
              <w:t xml:space="preserve">All counts conducted </w:t>
            </w:r>
            <w:r w:rsidRPr="0096563D">
              <w:rPr>
                <w:i/>
              </w:rPr>
              <w:t>in situ</w:t>
            </w:r>
          </w:p>
        </w:tc>
        <w:tc>
          <w:tcPr>
            <w:tcW w:w="1213" w:type="dxa"/>
          </w:tcPr>
          <w:p w14:paraId="277F1CBF" w14:textId="77777777" w:rsidR="00A07EA4" w:rsidRDefault="00A07EA4" w:rsidP="00A07EA4"/>
        </w:tc>
        <w:tc>
          <w:tcPr>
            <w:tcW w:w="1213" w:type="dxa"/>
          </w:tcPr>
          <w:p w14:paraId="527E97AA" w14:textId="77777777" w:rsidR="00A07EA4" w:rsidRDefault="00A07EA4" w:rsidP="00A07EA4"/>
        </w:tc>
      </w:tr>
      <w:tr w:rsidR="00A07EA4" w14:paraId="29EC2EC5" w14:textId="77777777" w:rsidTr="00A07EA4">
        <w:tc>
          <w:tcPr>
            <w:tcW w:w="1459" w:type="dxa"/>
          </w:tcPr>
          <w:p w14:paraId="0BBD3B35" w14:textId="77777777" w:rsidR="00A07EA4" w:rsidRDefault="00A07EA4" w:rsidP="00A07EA4">
            <w:r>
              <w:t>1995</w:t>
            </w:r>
          </w:p>
        </w:tc>
        <w:tc>
          <w:tcPr>
            <w:tcW w:w="4546" w:type="dxa"/>
          </w:tcPr>
          <w:p w14:paraId="75951107" w14:textId="77777777" w:rsidR="00A07EA4" w:rsidRDefault="00A07EA4" w:rsidP="00A07EA4">
            <w:r>
              <w:t>0.25m</w:t>
            </w:r>
            <w:r w:rsidRPr="00D938E3">
              <w:rPr>
                <w:vertAlign w:val="superscript"/>
              </w:rPr>
              <w:t>2</w:t>
            </w:r>
            <w:r>
              <w:rPr>
                <w:vertAlign w:val="superscript"/>
              </w:rPr>
              <w:t xml:space="preserve"> </w:t>
            </w:r>
            <w:r w:rsidRPr="0096563D">
              <w:t>quadrat</w:t>
            </w:r>
            <w:r>
              <w:t xml:space="preserve"> by SCUBA using video</w:t>
            </w:r>
          </w:p>
        </w:tc>
        <w:tc>
          <w:tcPr>
            <w:tcW w:w="1213" w:type="dxa"/>
          </w:tcPr>
          <w:p w14:paraId="72BB4342" w14:textId="77777777" w:rsidR="00A07EA4" w:rsidRDefault="00A07EA4" w:rsidP="00A07EA4">
            <w:r>
              <w:t>14-35 per site</w:t>
            </w:r>
          </w:p>
        </w:tc>
        <w:tc>
          <w:tcPr>
            <w:tcW w:w="1213" w:type="dxa"/>
          </w:tcPr>
          <w:p w14:paraId="151035C9" w14:textId="77777777" w:rsidR="00A07EA4" w:rsidRDefault="00A07EA4" w:rsidP="00A07EA4">
            <w:r>
              <w:t>3.5-8.75</w:t>
            </w:r>
          </w:p>
        </w:tc>
      </w:tr>
      <w:tr w:rsidR="00A07EA4" w14:paraId="7BF46785" w14:textId="77777777" w:rsidTr="00A07EA4">
        <w:tc>
          <w:tcPr>
            <w:tcW w:w="1459" w:type="dxa"/>
          </w:tcPr>
          <w:p w14:paraId="64CB11BB" w14:textId="77777777" w:rsidR="00A07EA4" w:rsidRDefault="00A07EA4" w:rsidP="00A07EA4"/>
        </w:tc>
        <w:tc>
          <w:tcPr>
            <w:tcW w:w="4546" w:type="dxa"/>
          </w:tcPr>
          <w:p w14:paraId="5D742ECA" w14:textId="77777777" w:rsidR="00A07EA4" w:rsidRDefault="00A07EA4" w:rsidP="00A07EA4">
            <w:r>
              <w:t>Counts done by post-processing video.  Most of the locations with video collected were not actually processed.</w:t>
            </w:r>
          </w:p>
        </w:tc>
        <w:tc>
          <w:tcPr>
            <w:tcW w:w="1213" w:type="dxa"/>
          </w:tcPr>
          <w:p w14:paraId="4D33DEE3" w14:textId="77777777" w:rsidR="00A07EA4" w:rsidRDefault="00A07EA4" w:rsidP="00A07EA4"/>
        </w:tc>
        <w:tc>
          <w:tcPr>
            <w:tcW w:w="1213" w:type="dxa"/>
          </w:tcPr>
          <w:p w14:paraId="59FA8CB2" w14:textId="77777777" w:rsidR="00A07EA4" w:rsidRDefault="00A07EA4" w:rsidP="00A07EA4"/>
        </w:tc>
      </w:tr>
      <w:tr w:rsidR="00A07EA4" w14:paraId="41AFB55D" w14:textId="77777777" w:rsidTr="00A07EA4">
        <w:tc>
          <w:tcPr>
            <w:tcW w:w="1459" w:type="dxa"/>
          </w:tcPr>
          <w:p w14:paraId="6A3457DE" w14:textId="77777777" w:rsidR="00A07EA4" w:rsidRDefault="00A07EA4" w:rsidP="00A07EA4">
            <w:r>
              <w:t>1999</w:t>
            </w:r>
          </w:p>
        </w:tc>
        <w:tc>
          <w:tcPr>
            <w:tcW w:w="4546" w:type="dxa"/>
          </w:tcPr>
          <w:p w14:paraId="751BD7E8" w14:textId="77777777" w:rsidR="00A07EA4" w:rsidRDefault="00A07EA4" w:rsidP="00A07EA4">
            <w:r>
              <w:t>0.25m</w:t>
            </w:r>
            <w:r w:rsidRPr="00D938E3">
              <w:rPr>
                <w:vertAlign w:val="superscript"/>
              </w:rPr>
              <w:t>2</w:t>
            </w:r>
            <w:r>
              <w:rPr>
                <w:vertAlign w:val="superscript"/>
              </w:rPr>
              <w:t xml:space="preserve"> </w:t>
            </w:r>
            <w:r w:rsidRPr="0096563D">
              <w:t>quadrat</w:t>
            </w:r>
            <w:r>
              <w:t xml:space="preserve"> by SCUBA using video</w:t>
            </w:r>
          </w:p>
        </w:tc>
        <w:tc>
          <w:tcPr>
            <w:tcW w:w="1213" w:type="dxa"/>
          </w:tcPr>
          <w:p w14:paraId="4836CD93" w14:textId="77777777" w:rsidR="00A07EA4" w:rsidRDefault="00A07EA4" w:rsidP="00A07EA4">
            <w:r>
              <w:t>30 per site</w:t>
            </w:r>
          </w:p>
        </w:tc>
        <w:tc>
          <w:tcPr>
            <w:tcW w:w="1213" w:type="dxa"/>
          </w:tcPr>
          <w:p w14:paraId="797968A0" w14:textId="77777777" w:rsidR="00A07EA4" w:rsidRDefault="00A07EA4" w:rsidP="00A07EA4">
            <w:r>
              <w:t>7.5</w:t>
            </w:r>
          </w:p>
        </w:tc>
      </w:tr>
      <w:tr w:rsidR="00A07EA4" w14:paraId="490704B2" w14:textId="77777777" w:rsidTr="00A07EA4">
        <w:tc>
          <w:tcPr>
            <w:tcW w:w="1459" w:type="dxa"/>
          </w:tcPr>
          <w:p w14:paraId="0CCD98B7" w14:textId="77777777" w:rsidR="00A07EA4" w:rsidRDefault="00A07EA4" w:rsidP="00A07EA4"/>
        </w:tc>
        <w:tc>
          <w:tcPr>
            <w:tcW w:w="4546" w:type="dxa"/>
          </w:tcPr>
          <w:p w14:paraId="4668557C" w14:textId="77777777" w:rsidR="00A07EA4" w:rsidRDefault="00A07EA4" w:rsidP="00A07EA4">
            <w:r>
              <w:t>25 x 1m video transects</w:t>
            </w:r>
          </w:p>
        </w:tc>
        <w:tc>
          <w:tcPr>
            <w:tcW w:w="1213" w:type="dxa"/>
          </w:tcPr>
          <w:p w14:paraId="2BA447F2" w14:textId="77777777" w:rsidR="00A07EA4" w:rsidRDefault="00A07EA4" w:rsidP="00A07EA4">
            <w:r>
              <w:t>3-4 per site</w:t>
            </w:r>
          </w:p>
        </w:tc>
        <w:tc>
          <w:tcPr>
            <w:tcW w:w="1213" w:type="dxa"/>
          </w:tcPr>
          <w:p w14:paraId="5868D6D8" w14:textId="77777777" w:rsidR="00A07EA4" w:rsidRDefault="00A07EA4" w:rsidP="00A07EA4">
            <w:r>
              <w:t>75-100</w:t>
            </w:r>
          </w:p>
        </w:tc>
      </w:tr>
      <w:tr w:rsidR="00A07EA4" w14:paraId="5B142E2D" w14:textId="77777777" w:rsidTr="00A07EA4">
        <w:tc>
          <w:tcPr>
            <w:tcW w:w="1459" w:type="dxa"/>
          </w:tcPr>
          <w:p w14:paraId="2D4BED8B" w14:textId="77777777" w:rsidR="00A07EA4" w:rsidRDefault="00A07EA4" w:rsidP="00A07EA4">
            <w:r>
              <w:t>2015</w:t>
            </w:r>
          </w:p>
        </w:tc>
        <w:tc>
          <w:tcPr>
            <w:tcW w:w="4546" w:type="dxa"/>
          </w:tcPr>
          <w:p w14:paraId="54E4AEE8" w14:textId="77777777" w:rsidR="00A07EA4" w:rsidRDefault="00A07EA4" w:rsidP="00A07EA4">
            <w:r>
              <w:t>30 x 2m transects by SCUBA</w:t>
            </w:r>
          </w:p>
        </w:tc>
        <w:tc>
          <w:tcPr>
            <w:tcW w:w="1213" w:type="dxa"/>
          </w:tcPr>
          <w:p w14:paraId="6416EA13" w14:textId="77777777" w:rsidR="00A07EA4" w:rsidRDefault="00A07EA4" w:rsidP="00A07EA4">
            <w:r>
              <w:t>4 per site</w:t>
            </w:r>
          </w:p>
        </w:tc>
        <w:tc>
          <w:tcPr>
            <w:tcW w:w="1213" w:type="dxa"/>
          </w:tcPr>
          <w:p w14:paraId="5E1EB50A" w14:textId="77777777" w:rsidR="00A07EA4" w:rsidRDefault="00A07EA4" w:rsidP="00A07EA4">
            <w:r>
              <w:t>240</w:t>
            </w:r>
          </w:p>
        </w:tc>
      </w:tr>
      <w:tr w:rsidR="00A07EA4" w14:paraId="0AB60F6C" w14:textId="77777777" w:rsidTr="00A07EA4">
        <w:tc>
          <w:tcPr>
            <w:tcW w:w="1459" w:type="dxa"/>
          </w:tcPr>
          <w:p w14:paraId="303C639E" w14:textId="77777777" w:rsidR="00A07EA4" w:rsidRDefault="00A07EA4" w:rsidP="00A07EA4"/>
        </w:tc>
        <w:tc>
          <w:tcPr>
            <w:tcW w:w="4546" w:type="dxa"/>
          </w:tcPr>
          <w:p w14:paraId="17C67420" w14:textId="77777777" w:rsidR="00A07EA4" w:rsidRDefault="00A07EA4" w:rsidP="00A07EA4">
            <w:pPr>
              <w:tabs>
                <w:tab w:val="left" w:pos="2390"/>
              </w:tabs>
            </w:pPr>
          </w:p>
        </w:tc>
        <w:tc>
          <w:tcPr>
            <w:tcW w:w="1213" w:type="dxa"/>
          </w:tcPr>
          <w:p w14:paraId="3361AD4B" w14:textId="77777777" w:rsidR="00A07EA4" w:rsidRDefault="00A07EA4" w:rsidP="00A07EA4"/>
        </w:tc>
        <w:tc>
          <w:tcPr>
            <w:tcW w:w="1213" w:type="dxa"/>
          </w:tcPr>
          <w:p w14:paraId="4541DC87" w14:textId="77777777" w:rsidR="00A07EA4" w:rsidRDefault="00A07EA4" w:rsidP="00A07EA4"/>
        </w:tc>
      </w:tr>
    </w:tbl>
    <w:p w14:paraId="057A56B0" w14:textId="77777777" w:rsidR="00A07EA4" w:rsidRDefault="00A07EA4" w:rsidP="00A07EA4"/>
    <w:p w14:paraId="415C571C" w14:textId="77777777" w:rsidR="00A07EA4" w:rsidRDefault="00A07EA4" w:rsidP="00A07EA4">
      <w:r>
        <w:t>Sites and the years they were sampled.</w:t>
      </w:r>
    </w:p>
    <w:tbl>
      <w:tblPr>
        <w:tblStyle w:val="TableGrid"/>
        <w:tblW w:w="0" w:type="auto"/>
        <w:tblLayout w:type="fixed"/>
        <w:tblLook w:val="04A0" w:firstRow="1" w:lastRow="0" w:firstColumn="1" w:lastColumn="0" w:noHBand="0" w:noVBand="1"/>
      </w:tblPr>
      <w:tblGrid>
        <w:gridCol w:w="2358"/>
        <w:gridCol w:w="1350"/>
        <w:gridCol w:w="1080"/>
        <w:gridCol w:w="1170"/>
        <w:gridCol w:w="1080"/>
        <w:gridCol w:w="1184"/>
      </w:tblGrid>
      <w:tr w:rsidR="00A07EA4" w14:paraId="5E38277C" w14:textId="77777777" w:rsidTr="00A07EA4">
        <w:tc>
          <w:tcPr>
            <w:tcW w:w="2358" w:type="dxa"/>
          </w:tcPr>
          <w:p w14:paraId="0E86975B" w14:textId="77777777" w:rsidR="00A07EA4" w:rsidRDefault="00A07EA4" w:rsidP="00A07EA4">
            <w:pPr>
              <w:jc w:val="center"/>
            </w:pPr>
          </w:p>
        </w:tc>
        <w:tc>
          <w:tcPr>
            <w:tcW w:w="1350" w:type="dxa"/>
          </w:tcPr>
          <w:p w14:paraId="5C692ACA" w14:textId="77777777" w:rsidR="00A07EA4" w:rsidRDefault="00A07EA4" w:rsidP="00A07EA4">
            <w:pPr>
              <w:jc w:val="center"/>
            </w:pPr>
            <w:r>
              <w:t>1987</w:t>
            </w:r>
          </w:p>
        </w:tc>
        <w:tc>
          <w:tcPr>
            <w:tcW w:w="1080" w:type="dxa"/>
          </w:tcPr>
          <w:p w14:paraId="499B7215" w14:textId="77777777" w:rsidR="00A07EA4" w:rsidRDefault="00A07EA4" w:rsidP="00A07EA4">
            <w:pPr>
              <w:jc w:val="center"/>
            </w:pPr>
            <w:r>
              <w:t>1995</w:t>
            </w:r>
          </w:p>
        </w:tc>
        <w:tc>
          <w:tcPr>
            <w:tcW w:w="2250" w:type="dxa"/>
            <w:gridSpan w:val="2"/>
          </w:tcPr>
          <w:p w14:paraId="6B745C47" w14:textId="77777777" w:rsidR="00A07EA4" w:rsidRDefault="00A07EA4" w:rsidP="00A07EA4">
            <w:pPr>
              <w:jc w:val="center"/>
            </w:pPr>
            <w:r>
              <w:t>1999</w:t>
            </w:r>
          </w:p>
        </w:tc>
        <w:tc>
          <w:tcPr>
            <w:tcW w:w="1184" w:type="dxa"/>
          </w:tcPr>
          <w:p w14:paraId="6A050906" w14:textId="77777777" w:rsidR="00A07EA4" w:rsidRDefault="00A07EA4" w:rsidP="00A07EA4">
            <w:pPr>
              <w:jc w:val="center"/>
            </w:pPr>
            <w:r>
              <w:t>2015</w:t>
            </w:r>
          </w:p>
        </w:tc>
      </w:tr>
      <w:tr w:rsidR="00A07EA4" w14:paraId="0DBFDA73" w14:textId="77777777" w:rsidTr="00A07EA4">
        <w:tc>
          <w:tcPr>
            <w:tcW w:w="2358" w:type="dxa"/>
          </w:tcPr>
          <w:p w14:paraId="2B4FA700" w14:textId="77777777" w:rsidR="00A07EA4" w:rsidRPr="00D938E3" w:rsidRDefault="00A07EA4" w:rsidP="00A07EA4">
            <w:pPr>
              <w:tabs>
                <w:tab w:val="left" w:pos="980"/>
              </w:tabs>
              <w:rPr>
                <w:b/>
              </w:rPr>
            </w:pPr>
            <w:r w:rsidRPr="00D938E3">
              <w:rPr>
                <w:b/>
              </w:rPr>
              <w:t>Sites</w:t>
            </w:r>
          </w:p>
        </w:tc>
        <w:tc>
          <w:tcPr>
            <w:tcW w:w="1350" w:type="dxa"/>
          </w:tcPr>
          <w:p w14:paraId="29C67482" w14:textId="77777777" w:rsidR="00A07EA4" w:rsidRPr="00437CF4" w:rsidRDefault="00A07EA4" w:rsidP="00A07EA4">
            <w:pPr>
              <w:rPr>
                <w:sz w:val="20"/>
                <w:szCs w:val="20"/>
              </w:rPr>
            </w:pPr>
            <w:r w:rsidRPr="00437CF4">
              <w:rPr>
                <w:sz w:val="20"/>
                <w:szCs w:val="20"/>
              </w:rPr>
              <w:t>Quadrats</w:t>
            </w:r>
          </w:p>
        </w:tc>
        <w:tc>
          <w:tcPr>
            <w:tcW w:w="1080" w:type="dxa"/>
          </w:tcPr>
          <w:p w14:paraId="3D7059F9" w14:textId="77777777" w:rsidR="00A07EA4" w:rsidRPr="00437CF4" w:rsidRDefault="00A07EA4" w:rsidP="00A07EA4">
            <w:pPr>
              <w:rPr>
                <w:sz w:val="20"/>
                <w:szCs w:val="20"/>
              </w:rPr>
            </w:pPr>
            <w:r w:rsidRPr="00437CF4">
              <w:rPr>
                <w:sz w:val="20"/>
                <w:szCs w:val="20"/>
              </w:rPr>
              <w:t>Quadrats</w:t>
            </w:r>
          </w:p>
        </w:tc>
        <w:tc>
          <w:tcPr>
            <w:tcW w:w="1170" w:type="dxa"/>
          </w:tcPr>
          <w:p w14:paraId="1A386885" w14:textId="77777777" w:rsidR="00A07EA4" w:rsidRPr="00437CF4" w:rsidRDefault="00A07EA4" w:rsidP="00A07EA4">
            <w:pPr>
              <w:rPr>
                <w:sz w:val="20"/>
                <w:szCs w:val="20"/>
              </w:rPr>
            </w:pPr>
            <w:r w:rsidRPr="00437CF4">
              <w:rPr>
                <w:sz w:val="20"/>
                <w:szCs w:val="20"/>
              </w:rPr>
              <w:t>Quadrats</w:t>
            </w:r>
          </w:p>
        </w:tc>
        <w:tc>
          <w:tcPr>
            <w:tcW w:w="1080" w:type="dxa"/>
          </w:tcPr>
          <w:p w14:paraId="010E7F9A" w14:textId="77777777" w:rsidR="00A07EA4" w:rsidRPr="00437CF4" w:rsidRDefault="00A07EA4" w:rsidP="00A07EA4">
            <w:pPr>
              <w:rPr>
                <w:sz w:val="20"/>
                <w:szCs w:val="20"/>
              </w:rPr>
            </w:pPr>
            <w:r w:rsidRPr="00437CF4">
              <w:rPr>
                <w:sz w:val="20"/>
                <w:szCs w:val="20"/>
              </w:rPr>
              <w:t>Transects</w:t>
            </w:r>
          </w:p>
        </w:tc>
        <w:tc>
          <w:tcPr>
            <w:tcW w:w="1184" w:type="dxa"/>
          </w:tcPr>
          <w:p w14:paraId="2441DCC9" w14:textId="77777777" w:rsidR="00A07EA4" w:rsidRPr="00437CF4" w:rsidRDefault="00A07EA4" w:rsidP="00A07EA4">
            <w:pPr>
              <w:rPr>
                <w:sz w:val="20"/>
                <w:szCs w:val="20"/>
              </w:rPr>
            </w:pPr>
            <w:r w:rsidRPr="00437CF4">
              <w:rPr>
                <w:sz w:val="20"/>
                <w:szCs w:val="20"/>
              </w:rPr>
              <w:t>Transects</w:t>
            </w:r>
          </w:p>
        </w:tc>
      </w:tr>
      <w:tr w:rsidR="00A07EA4" w14:paraId="2CAEA328" w14:textId="77777777" w:rsidTr="00A07EA4">
        <w:tc>
          <w:tcPr>
            <w:tcW w:w="2358" w:type="dxa"/>
          </w:tcPr>
          <w:p w14:paraId="142C1B13" w14:textId="77777777" w:rsidR="00A07EA4" w:rsidRDefault="00A07EA4" w:rsidP="00A07EA4">
            <w:r>
              <w:t xml:space="preserve">Neah Bay </w:t>
            </w:r>
          </w:p>
        </w:tc>
        <w:tc>
          <w:tcPr>
            <w:tcW w:w="1350" w:type="dxa"/>
          </w:tcPr>
          <w:p w14:paraId="7B1766F4" w14:textId="77777777" w:rsidR="00A07EA4" w:rsidRDefault="00A07EA4" w:rsidP="00A07EA4">
            <w:r>
              <w:t>X (2 Sites)</w:t>
            </w:r>
          </w:p>
        </w:tc>
        <w:tc>
          <w:tcPr>
            <w:tcW w:w="1080" w:type="dxa"/>
          </w:tcPr>
          <w:p w14:paraId="4BD585EE" w14:textId="77777777" w:rsidR="00A07EA4" w:rsidRDefault="00A07EA4" w:rsidP="00A07EA4">
            <w:r>
              <w:t>X</w:t>
            </w:r>
          </w:p>
        </w:tc>
        <w:tc>
          <w:tcPr>
            <w:tcW w:w="1170" w:type="dxa"/>
          </w:tcPr>
          <w:p w14:paraId="597FD141" w14:textId="77777777" w:rsidR="00A07EA4" w:rsidRDefault="00A07EA4" w:rsidP="00A07EA4">
            <w:r>
              <w:t>X</w:t>
            </w:r>
          </w:p>
        </w:tc>
        <w:tc>
          <w:tcPr>
            <w:tcW w:w="1080" w:type="dxa"/>
          </w:tcPr>
          <w:p w14:paraId="178B83A2" w14:textId="77777777" w:rsidR="00A07EA4" w:rsidRDefault="00A07EA4" w:rsidP="00A07EA4"/>
        </w:tc>
        <w:tc>
          <w:tcPr>
            <w:tcW w:w="1184" w:type="dxa"/>
          </w:tcPr>
          <w:p w14:paraId="5E45893C" w14:textId="77777777" w:rsidR="00A07EA4" w:rsidRDefault="00A07EA4" w:rsidP="00A07EA4">
            <w:r>
              <w:t>X</w:t>
            </w:r>
          </w:p>
        </w:tc>
      </w:tr>
      <w:tr w:rsidR="00A07EA4" w14:paraId="31F9EBDF" w14:textId="77777777" w:rsidTr="00A07EA4">
        <w:tc>
          <w:tcPr>
            <w:tcW w:w="2358" w:type="dxa"/>
          </w:tcPr>
          <w:p w14:paraId="42B5FFA3" w14:textId="77777777" w:rsidR="00A07EA4" w:rsidRDefault="00A07EA4" w:rsidP="00A07EA4">
            <w:r>
              <w:t>Chibahdel Rocks</w:t>
            </w:r>
          </w:p>
        </w:tc>
        <w:tc>
          <w:tcPr>
            <w:tcW w:w="1350" w:type="dxa"/>
          </w:tcPr>
          <w:p w14:paraId="5B1CDC57" w14:textId="77777777" w:rsidR="00A07EA4" w:rsidRDefault="00A07EA4" w:rsidP="00A07EA4"/>
        </w:tc>
        <w:tc>
          <w:tcPr>
            <w:tcW w:w="1080" w:type="dxa"/>
          </w:tcPr>
          <w:p w14:paraId="7D3DE46C" w14:textId="77777777" w:rsidR="00A07EA4" w:rsidRDefault="00A07EA4" w:rsidP="00A07EA4"/>
        </w:tc>
        <w:tc>
          <w:tcPr>
            <w:tcW w:w="1170" w:type="dxa"/>
          </w:tcPr>
          <w:p w14:paraId="4A70F5E0" w14:textId="77777777" w:rsidR="00A07EA4" w:rsidRDefault="00A07EA4" w:rsidP="00A07EA4">
            <w:r>
              <w:t>X</w:t>
            </w:r>
          </w:p>
        </w:tc>
        <w:tc>
          <w:tcPr>
            <w:tcW w:w="1080" w:type="dxa"/>
          </w:tcPr>
          <w:p w14:paraId="6A9568EA" w14:textId="77777777" w:rsidR="00A07EA4" w:rsidRDefault="00A07EA4" w:rsidP="00A07EA4"/>
        </w:tc>
        <w:tc>
          <w:tcPr>
            <w:tcW w:w="1184" w:type="dxa"/>
          </w:tcPr>
          <w:p w14:paraId="00E6D159" w14:textId="77777777" w:rsidR="00A07EA4" w:rsidRDefault="00A07EA4" w:rsidP="00A07EA4">
            <w:r>
              <w:t>X</w:t>
            </w:r>
          </w:p>
        </w:tc>
      </w:tr>
      <w:tr w:rsidR="00A07EA4" w14:paraId="42CC43F0" w14:textId="77777777" w:rsidTr="00A07EA4">
        <w:tc>
          <w:tcPr>
            <w:tcW w:w="2358" w:type="dxa"/>
          </w:tcPr>
          <w:p w14:paraId="5BDA87C1" w14:textId="77777777" w:rsidR="00A07EA4" w:rsidRDefault="00A07EA4" w:rsidP="00A07EA4">
            <w:r>
              <w:t>Tatoosh Island</w:t>
            </w:r>
          </w:p>
        </w:tc>
        <w:tc>
          <w:tcPr>
            <w:tcW w:w="1350" w:type="dxa"/>
          </w:tcPr>
          <w:p w14:paraId="6996CFDD" w14:textId="77777777" w:rsidR="00A07EA4" w:rsidRDefault="00A07EA4" w:rsidP="00A07EA4"/>
        </w:tc>
        <w:tc>
          <w:tcPr>
            <w:tcW w:w="1080" w:type="dxa"/>
          </w:tcPr>
          <w:p w14:paraId="59B14439" w14:textId="77777777" w:rsidR="00A07EA4" w:rsidRDefault="00A07EA4" w:rsidP="00A07EA4">
            <w:r>
              <w:t>X</w:t>
            </w:r>
          </w:p>
        </w:tc>
        <w:tc>
          <w:tcPr>
            <w:tcW w:w="1170" w:type="dxa"/>
          </w:tcPr>
          <w:p w14:paraId="009330FA" w14:textId="77777777" w:rsidR="00A07EA4" w:rsidRDefault="00A07EA4" w:rsidP="00A07EA4">
            <w:r>
              <w:t>X</w:t>
            </w:r>
          </w:p>
        </w:tc>
        <w:tc>
          <w:tcPr>
            <w:tcW w:w="1080" w:type="dxa"/>
          </w:tcPr>
          <w:p w14:paraId="29CA9A5F" w14:textId="77777777" w:rsidR="00A07EA4" w:rsidRDefault="00A07EA4" w:rsidP="00A07EA4">
            <w:r>
              <w:t>X</w:t>
            </w:r>
          </w:p>
        </w:tc>
        <w:tc>
          <w:tcPr>
            <w:tcW w:w="1184" w:type="dxa"/>
          </w:tcPr>
          <w:p w14:paraId="5C910727" w14:textId="77777777" w:rsidR="00A07EA4" w:rsidRDefault="00A07EA4" w:rsidP="00A07EA4">
            <w:r>
              <w:t>X</w:t>
            </w:r>
          </w:p>
        </w:tc>
      </w:tr>
      <w:tr w:rsidR="00A07EA4" w14:paraId="56BD0849" w14:textId="77777777" w:rsidTr="00A07EA4">
        <w:tc>
          <w:tcPr>
            <w:tcW w:w="2358" w:type="dxa"/>
          </w:tcPr>
          <w:p w14:paraId="31572B66" w14:textId="77777777" w:rsidR="00A07EA4" w:rsidRDefault="00A07EA4" w:rsidP="00A07EA4">
            <w:r>
              <w:t>Anderson Point</w:t>
            </w:r>
          </w:p>
        </w:tc>
        <w:tc>
          <w:tcPr>
            <w:tcW w:w="1350" w:type="dxa"/>
          </w:tcPr>
          <w:p w14:paraId="7828C064" w14:textId="77777777" w:rsidR="00A07EA4" w:rsidRDefault="00A07EA4" w:rsidP="00A07EA4">
            <w:r>
              <w:t>X</w:t>
            </w:r>
          </w:p>
        </w:tc>
        <w:tc>
          <w:tcPr>
            <w:tcW w:w="1080" w:type="dxa"/>
          </w:tcPr>
          <w:p w14:paraId="4E69C273" w14:textId="77777777" w:rsidR="00A07EA4" w:rsidRDefault="00A07EA4" w:rsidP="00A07EA4">
            <w:r>
              <w:t>X</w:t>
            </w:r>
          </w:p>
        </w:tc>
        <w:tc>
          <w:tcPr>
            <w:tcW w:w="1170" w:type="dxa"/>
          </w:tcPr>
          <w:p w14:paraId="4A559503" w14:textId="77777777" w:rsidR="00A07EA4" w:rsidRDefault="00A07EA4" w:rsidP="00A07EA4">
            <w:r>
              <w:t>X</w:t>
            </w:r>
          </w:p>
        </w:tc>
        <w:tc>
          <w:tcPr>
            <w:tcW w:w="1080" w:type="dxa"/>
          </w:tcPr>
          <w:p w14:paraId="504268C2" w14:textId="77777777" w:rsidR="00A07EA4" w:rsidRDefault="00A07EA4" w:rsidP="00A07EA4">
            <w:r>
              <w:t>X</w:t>
            </w:r>
          </w:p>
        </w:tc>
        <w:tc>
          <w:tcPr>
            <w:tcW w:w="1184" w:type="dxa"/>
          </w:tcPr>
          <w:p w14:paraId="1EB9BE0F" w14:textId="77777777" w:rsidR="00A07EA4" w:rsidRDefault="00A07EA4" w:rsidP="00A07EA4">
            <w:r>
              <w:t>X</w:t>
            </w:r>
          </w:p>
        </w:tc>
      </w:tr>
      <w:tr w:rsidR="00A07EA4" w14:paraId="4F4F3515" w14:textId="77777777" w:rsidTr="00A07EA4">
        <w:tc>
          <w:tcPr>
            <w:tcW w:w="2358" w:type="dxa"/>
          </w:tcPr>
          <w:p w14:paraId="2CF3B342" w14:textId="77777777" w:rsidR="00A07EA4" w:rsidRDefault="00A07EA4" w:rsidP="00A07EA4">
            <w:r>
              <w:t>Point of the Arches</w:t>
            </w:r>
          </w:p>
        </w:tc>
        <w:tc>
          <w:tcPr>
            <w:tcW w:w="1350" w:type="dxa"/>
          </w:tcPr>
          <w:p w14:paraId="1C30C38B" w14:textId="77777777" w:rsidR="00A07EA4" w:rsidRDefault="00A07EA4" w:rsidP="00A07EA4">
            <w:r>
              <w:t>X</w:t>
            </w:r>
          </w:p>
        </w:tc>
        <w:tc>
          <w:tcPr>
            <w:tcW w:w="1080" w:type="dxa"/>
          </w:tcPr>
          <w:p w14:paraId="15CA79CD" w14:textId="77777777" w:rsidR="00A07EA4" w:rsidRDefault="00A07EA4" w:rsidP="00A07EA4">
            <w:r>
              <w:t>X</w:t>
            </w:r>
          </w:p>
        </w:tc>
        <w:tc>
          <w:tcPr>
            <w:tcW w:w="1170" w:type="dxa"/>
          </w:tcPr>
          <w:p w14:paraId="13AF59D5" w14:textId="77777777" w:rsidR="00A07EA4" w:rsidRDefault="00A07EA4" w:rsidP="00A07EA4">
            <w:r>
              <w:t>X</w:t>
            </w:r>
          </w:p>
        </w:tc>
        <w:tc>
          <w:tcPr>
            <w:tcW w:w="1080" w:type="dxa"/>
          </w:tcPr>
          <w:p w14:paraId="4916083C" w14:textId="77777777" w:rsidR="00A07EA4" w:rsidRDefault="00A07EA4" w:rsidP="00A07EA4">
            <w:r>
              <w:t>X</w:t>
            </w:r>
          </w:p>
        </w:tc>
        <w:tc>
          <w:tcPr>
            <w:tcW w:w="1184" w:type="dxa"/>
          </w:tcPr>
          <w:p w14:paraId="6D46C70D" w14:textId="77777777" w:rsidR="00A07EA4" w:rsidRDefault="00A07EA4" w:rsidP="00A07EA4">
            <w:r>
              <w:t>X</w:t>
            </w:r>
          </w:p>
        </w:tc>
      </w:tr>
      <w:tr w:rsidR="00A07EA4" w14:paraId="1CE77014" w14:textId="77777777" w:rsidTr="00A07EA4">
        <w:tc>
          <w:tcPr>
            <w:tcW w:w="2358" w:type="dxa"/>
          </w:tcPr>
          <w:p w14:paraId="2CB44E1B" w14:textId="77777777" w:rsidR="00A07EA4" w:rsidRDefault="00A07EA4" w:rsidP="00A07EA4">
            <w:r>
              <w:t>Cape Alava</w:t>
            </w:r>
          </w:p>
        </w:tc>
        <w:tc>
          <w:tcPr>
            <w:tcW w:w="1350" w:type="dxa"/>
          </w:tcPr>
          <w:p w14:paraId="1C2535BB" w14:textId="77777777" w:rsidR="00A07EA4" w:rsidRDefault="00A07EA4" w:rsidP="00A07EA4">
            <w:r>
              <w:t>X</w:t>
            </w:r>
          </w:p>
        </w:tc>
        <w:tc>
          <w:tcPr>
            <w:tcW w:w="1080" w:type="dxa"/>
          </w:tcPr>
          <w:p w14:paraId="5A8B0B31" w14:textId="77777777" w:rsidR="00A07EA4" w:rsidRDefault="00A07EA4" w:rsidP="00A07EA4">
            <w:r>
              <w:t>X</w:t>
            </w:r>
          </w:p>
        </w:tc>
        <w:tc>
          <w:tcPr>
            <w:tcW w:w="1170" w:type="dxa"/>
          </w:tcPr>
          <w:p w14:paraId="233942D9" w14:textId="77777777" w:rsidR="00A07EA4" w:rsidRDefault="00A07EA4" w:rsidP="00A07EA4">
            <w:r>
              <w:t>X</w:t>
            </w:r>
          </w:p>
        </w:tc>
        <w:tc>
          <w:tcPr>
            <w:tcW w:w="1080" w:type="dxa"/>
          </w:tcPr>
          <w:p w14:paraId="66C655D2" w14:textId="77777777" w:rsidR="00A07EA4" w:rsidRDefault="00A07EA4" w:rsidP="00A07EA4">
            <w:r>
              <w:t>X</w:t>
            </w:r>
          </w:p>
        </w:tc>
        <w:tc>
          <w:tcPr>
            <w:tcW w:w="1184" w:type="dxa"/>
          </w:tcPr>
          <w:p w14:paraId="61D75512" w14:textId="77777777" w:rsidR="00A07EA4" w:rsidRDefault="00A07EA4" w:rsidP="00A07EA4">
            <w:r>
              <w:t>X</w:t>
            </w:r>
          </w:p>
        </w:tc>
      </w:tr>
      <w:tr w:rsidR="00A07EA4" w14:paraId="72023DF6" w14:textId="77777777" w:rsidTr="00A07EA4">
        <w:tc>
          <w:tcPr>
            <w:tcW w:w="2358" w:type="dxa"/>
          </w:tcPr>
          <w:p w14:paraId="75C36F40" w14:textId="77777777" w:rsidR="00A07EA4" w:rsidRDefault="00A07EA4" w:rsidP="00A07EA4">
            <w:r>
              <w:t>Cape Johnson</w:t>
            </w:r>
          </w:p>
        </w:tc>
        <w:tc>
          <w:tcPr>
            <w:tcW w:w="1350" w:type="dxa"/>
          </w:tcPr>
          <w:p w14:paraId="658FEF19" w14:textId="77777777" w:rsidR="00A07EA4" w:rsidRDefault="00A07EA4" w:rsidP="00A07EA4">
            <w:r>
              <w:t>X</w:t>
            </w:r>
          </w:p>
        </w:tc>
        <w:tc>
          <w:tcPr>
            <w:tcW w:w="1080" w:type="dxa"/>
          </w:tcPr>
          <w:p w14:paraId="5DD46DDE" w14:textId="77777777" w:rsidR="00A07EA4" w:rsidRDefault="00A07EA4" w:rsidP="00A07EA4">
            <w:r>
              <w:t>X</w:t>
            </w:r>
          </w:p>
        </w:tc>
        <w:tc>
          <w:tcPr>
            <w:tcW w:w="1170" w:type="dxa"/>
          </w:tcPr>
          <w:p w14:paraId="3987CB0B" w14:textId="77777777" w:rsidR="00A07EA4" w:rsidRDefault="00A07EA4" w:rsidP="00A07EA4">
            <w:r>
              <w:t>X</w:t>
            </w:r>
          </w:p>
        </w:tc>
        <w:tc>
          <w:tcPr>
            <w:tcW w:w="1080" w:type="dxa"/>
          </w:tcPr>
          <w:p w14:paraId="29854654" w14:textId="77777777" w:rsidR="00A07EA4" w:rsidRDefault="00A07EA4" w:rsidP="00A07EA4">
            <w:r>
              <w:t>X</w:t>
            </w:r>
          </w:p>
        </w:tc>
        <w:tc>
          <w:tcPr>
            <w:tcW w:w="1184" w:type="dxa"/>
          </w:tcPr>
          <w:p w14:paraId="78E7DC7A" w14:textId="77777777" w:rsidR="00A07EA4" w:rsidRDefault="00A07EA4" w:rsidP="00A07EA4">
            <w:r>
              <w:t>X</w:t>
            </w:r>
          </w:p>
        </w:tc>
      </w:tr>
      <w:tr w:rsidR="00A07EA4" w14:paraId="5085F5D8" w14:textId="77777777" w:rsidTr="00A07EA4">
        <w:tc>
          <w:tcPr>
            <w:tcW w:w="2358" w:type="dxa"/>
          </w:tcPr>
          <w:p w14:paraId="5B0FFA21" w14:textId="77777777" w:rsidR="00A07EA4" w:rsidRDefault="00651366" w:rsidP="00A07EA4">
            <w:r>
              <w:t xml:space="preserve">Rock </w:t>
            </w:r>
            <w:r w:rsidR="00A07EA4">
              <w:t>305</w:t>
            </w:r>
          </w:p>
        </w:tc>
        <w:tc>
          <w:tcPr>
            <w:tcW w:w="1350" w:type="dxa"/>
          </w:tcPr>
          <w:p w14:paraId="0EFBB642" w14:textId="77777777" w:rsidR="00A07EA4" w:rsidRDefault="00A07EA4" w:rsidP="00A07EA4">
            <w:r>
              <w:t>X</w:t>
            </w:r>
          </w:p>
        </w:tc>
        <w:tc>
          <w:tcPr>
            <w:tcW w:w="1080" w:type="dxa"/>
          </w:tcPr>
          <w:p w14:paraId="698BB586" w14:textId="77777777" w:rsidR="00A07EA4" w:rsidRDefault="00A07EA4" w:rsidP="00A07EA4">
            <w:r>
              <w:t>X</w:t>
            </w:r>
          </w:p>
        </w:tc>
        <w:tc>
          <w:tcPr>
            <w:tcW w:w="1170" w:type="dxa"/>
          </w:tcPr>
          <w:p w14:paraId="2FBFD4AF" w14:textId="77777777" w:rsidR="00A07EA4" w:rsidRDefault="00A07EA4" w:rsidP="00A07EA4">
            <w:r>
              <w:t>X</w:t>
            </w:r>
          </w:p>
        </w:tc>
        <w:tc>
          <w:tcPr>
            <w:tcW w:w="1080" w:type="dxa"/>
          </w:tcPr>
          <w:p w14:paraId="6D4F12D7" w14:textId="77777777" w:rsidR="00A07EA4" w:rsidRDefault="00A07EA4" w:rsidP="00A07EA4">
            <w:r>
              <w:t>X</w:t>
            </w:r>
          </w:p>
        </w:tc>
        <w:tc>
          <w:tcPr>
            <w:tcW w:w="1184" w:type="dxa"/>
          </w:tcPr>
          <w:p w14:paraId="0D92B712" w14:textId="77777777" w:rsidR="00A07EA4" w:rsidRDefault="00A07EA4" w:rsidP="00A07EA4">
            <w:r>
              <w:t>X</w:t>
            </w:r>
          </w:p>
        </w:tc>
      </w:tr>
      <w:tr w:rsidR="00A07EA4" w14:paraId="6E61A75B" w14:textId="77777777" w:rsidTr="00A07EA4">
        <w:tc>
          <w:tcPr>
            <w:tcW w:w="2358" w:type="dxa"/>
          </w:tcPr>
          <w:p w14:paraId="3E35442C" w14:textId="77777777" w:rsidR="00A07EA4" w:rsidRDefault="00A07EA4" w:rsidP="00A07EA4">
            <w:r>
              <w:t>Teahwhit Head</w:t>
            </w:r>
          </w:p>
        </w:tc>
        <w:tc>
          <w:tcPr>
            <w:tcW w:w="1350" w:type="dxa"/>
          </w:tcPr>
          <w:p w14:paraId="1C852A9F" w14:textId="77777777" w:rsidR="00A07EA4" w:rsidRDefault="00A07EA4" w:rsidP="00A07EA4">
            <w:r>
              <w:t>X</w:t>
            </w:r>
          </w:p>
        </w:tc>
        <w:tc>
          <w:tcPr>
            <w:tcW w:w="1080" w:type="dxa"/>
          </w:tcPr>
          <w:p w14:paraId="3BC0D90C" w14:textId="77777777" w:rsidR="00A07EA4" w:rsidRDefault="00A07EA4" w:rsidP="00A07EA4">
            <w:r>
              <w:t>X</w:t>
            </w:r>
          </w:p>
        </w:tc>
        <w:tc>
          <w:tcPr>
            <w:tcW w:w="1170" w:type="dxa"/>
          </w:tcPr>
          <w:p w14:paraId="70537F8B" w14:textId="77777777" w:rsidR="00A07EA4" w:rsidRDefault="00A07EA4" w:rsidP="00A07EA4">
            <w:r>
              <w:t>X</w:t>
            </w:r>
          </w:p>
        </w:tc>
        <w:tc>
          <w:tcPr>
            <w:tcW w:w="1080" w:type="dxa"/>
          </w:tcPr>
          <w:p w14:paraId="4E50DDB3" w14:textId="77777777" w:rsidR="00A07EA4" w:rsidRDefault="00A07EA4" w:rsidP="00A07EA4">
            <w:r>
              <w:t>X</w:t>
            </w:r>
          </w:p>
        </w:tc>
        <w:tc>
          <w:tcPr>
            <w:tcW w:w="1184" w:type="dxa"/>
          </w:tcPr>
          <w:p w14:paraId="0F55EC94" w14:textId="77777777" w:rsidR="00A07EA4" w:rsidRDefault="00A07EA4" w:rsidP="00A07EA4">
            <w:r>
              <w:t>X</w:t>
            </w:r>
          </w:p>
        </w:tc>
      </w:tr>
      <w:tr w:rsidR="00A07EA4" w14:paraId="744A3433" w14:textId="77777777" w:rsidTr="00A07EA4">
        <w:tc>
          <w:tcPr>
            <w:tcW w:w="2358" w:type="dxa"/>
          </w:tcPr>
          <w:p w14:paraId="335E33BD" w14:textId="77777777" w:rsidR="00A07EA4" w:rsidRDefault="00A07EA4" w:rsidP="00A07EA4">
            <w:r>
              <w:t>Destruction Island</w:t>
            </w:r>
          </w:p>
        </w:tc>
        <w:tc>
          <w:tcPr>
            <w:tcW w:w="1350" w:type="dxa"/>
          </w:tcPr>
          <w:p w14:paraId="3FF39FDE" w14:textId="77777777" w:rsidR="00A07EA4" w:rsidRDefault="00A07EA4" w:rsidP="00A07EA4"/>
        </w:tc>
        <w:tc>
          <w:tcPr>
            <w:tcW w:w="1080" w:type="dxa"/>
          </w:tcPr>
          <w:p w14:paraId="0048E90F" w14:textId="77777777" w:rsidR="00A07EA4" w:rsidRDefault="00A07EA4" w:rsidP="00A07EA4"/>
        </w:tc>
        <w:tc>
          <w:tcPr>
            <w:tcW w:w="1170" w:type="dxa"/>
          </w:tcPr>
          <w:p w14:paraId="08219D06" w14:textId="77777777" w:rsidR="00A07EA4" w:rsidRDefault="00A07EA4" w:rsidP="00A07EA4">
            <w:r>
              <w:t>X</w:t>
            </w:r>
          </w:p>
        </w:tc>
        <w:tc>
          <w:tcPr>
            <w:tcW w:w="1080" w:type="dxa"/>
          </w:tcPr>
          <w:p w14:paraId="0C91A7FB" w14:textId="77777777" w:rsidR="00A07EA4" w:rsidRDefault="00A07EA4" w:rsidP="00A07EA4"/>
        </w:tc>
        <w:tc>
          <w:tcPr>
            <w:tcW w:w="1184" w:type="dxa"/>
          </w:tcPr>
          <w:p w14:paraId="4AE5FDE6" w14:textId="77777777" w:rsidR="00A07EA4" w:rsidRDefault="00A07EA4" w:rsidP="00A07EA4">
            <w:r>
              <w:t>X</w:t>
            </w:r>
          </w:p>
        </w:tc>
      </w:tr>
      <w:tr w:rsidR="00A07EA4" w14:paraId="21CC10C1" w14:textId="77777777" w:rsidTr="00A07EA4">
        <w:tc>
          <w:tcPr>
            <w:tcW w:w="2358" w:type="dxa"/>
          </w:tcPr>
          <w:p w14:paraId="5DC1850F" w14:textId="77777777" w:rsidR="00A07EA4" w:rsidRDefault="00A07EA4" w:rsidP="00A07EA4"/>
        </w:tc>
        <w:tc>
          <w:tcPr>
            <w:tcW w:w="1350" w:type="dxa"/>
          </w:tcPr>
          <w:p w14:paraId="641A6617" w14:textId="77777777" w:rsidR="00A07EA4" w:rsidRDefault="00A07EA4" w:rsidP="00A07EA4"/>
        </w:tc>
        <w:tc>
          <w:tcPr>
            <w:tcW w:w="1080" w:type="dxa"/>
          </w:tcPr>
          <w:p w14:paraId="63CB71CC" w14:textId="77777777" w:rsidR="00A07EA4" w:rsidRDefault="00A07EA4" w:rsidP="00A07EA4"/>
        </w:tc>
        <w:tc>
          <w:tcPr>
            <w:tcW w:w="1170" w:type="dxa"/>
          </w:tcPr>
          <w:p w14:paraId="0ED9791A" w14:textId="77777777" w:rsidR="00A07EA4" w:rsidRDefault="00A07EA4" w:rsidP="00A07EA4"/>
        </w:tc>
        <w:tc>
          <w:tcPr>
            <w:tcW w:w="1080" w:type="dxa"/>
          </w:tcPr>
          <w:p w14:paraId="480793B1" w14:textId="77777777" w:rsidR="00A07EA4" w:rsidRDefault="00A07EA4" w:rsidP="00A07EA4"/>
        </w:tc>
        <w:tc>
          <w:tcPr>
            <w:tcW w:w="1184" w:type="dxa"/>
          </w:tcPr>
          <w:p w14:paraId="65B9BE72" w14:textId="77777777" w:rsidR="00A07EA4" w:rsidRDefault="00A07EA4" w:rsidP="00A07EA4"/>
        </w:tc>
      </w:tr>
    </w:tbl>
    <w:p w14:paraId="2CAB80D3" w14:textId="77777777" w:rsidR="00651366" w:rsidRDefault="00651366" w:rsidP="00A07EA4"/>
    <w:p w14:paraId="4A79E7C8" w14:textId="77777777" w:rsidR="00651366" w:rsidRDefault="00651366">
      <w:r>
        <w:br w:type="page"/>
      </w:r>
    </w:p>
    <w:p w14:paraId="41BDC849" w14:textId="77777777" w:rsidR="00A07EA4" w:rsidRPr="009D4947" w:rsidRDefault="00A07EA4" w:rsidP="00A07EA4"/>
    <w:p w14:paraId="28B97030" w14:textId="77777777" w:rsidR="00A07EA4" w:rsidRDefault="00A07EA4"/>
    <w:p w14:paraId="6D11A8D7" w14:textId="77777777" w:rsidR="00A07EA4" w:rsidRDefault="00A07EA4"/>
    <w:p w14:paraId="59874447" w14:textId="77777777" w:rsidR="00A07EA4" w:rsidRDefault="00A07EA4"/>
    <w:p w14:paraId="35534185" w14:textId="77777777" w:rsidR="00A07EA4" w:rsidRDefault="00A07EA4"/>
    <w:p w14:paraId="56054A1B" w14:textId="77777777" w:rsidR="00A07EA4" w:rsidRDefault="00A07EA4"/>
    <w:p w14:paraId="23F8CFE4" w14:textId="77777777" w:rsidR="002A0D4B" w:rsidRDefault="002A0D4B" w:rsidP="002A0D4B">
      <w:r>
        <w:t>Figure 1</w:t>
      </w:r>
      <w:r w:rsidR="00A07EA4">
        <w:t xml:space="preserve"> Map and Coastwide trends in otters and kelp area.</w:t>
      </w:r>
    </w:p>
    <w:p w14:paraId="1B4C2EC1" w14:textId="77777777" w:rsidR="002A0D4B" w:rsidRDefault="002A0D4B">
      <w:r>
        <w:br w:type="page"/>
      </w:r>
      <w:ins w:id="1" w:author="Ole Shelton" w:date="2017-08-23T14:25:00Z">
        <w:r w:rsidRPr="002A0D4B">
          <w:drawing>
            <wp:anchor distT="0" distB="0" distL="114300" distR="114300" simplePos="0" relativeHeight="251659264" behindDoc="0" locked="0" layoutInCell="1" allowOverlap="1" wp14:anchorId="2C22333A" wp14:editId="37140DA4">
              <wp:simplePos x="0" y="0"/>
              <wp:positionH relativeFrom="column">
                <wp:posOffset>-571500</wp:posOffset>
              </wp:positionH>
              <wp:positionV relativeFrom="paragraph">
                <wp:posOffset>100330</wp:posOffset>
              </wp:positionV>
              <wp:extent cx="3448050" cy="4114800"/>
              <wp:effectExtent l="0" t="0" r="6350" b="0"/>
              <wp:wrapThrough wrapText="bothSides">
                <wp:wrapPolygon edited="0">
                  <wp:start x="0" y="0"/>
                  <wp:lineTo x="0" y="21467"/>
                  <wp:lineTo x="21481" y="21467"/>
                  <wp:lineTo x="2148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48050"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2" w:author="Ole Shelton" w:date="2017-08-23T14:26:00Z">
        <w:r w:rsidRPr="002A0D4B">
          <w:drawing>
            <wp:anchor distT="0" distB="0" distL="114300" distR="114300" simplePos="0" relativeHeight="251660288" behindDoc="0" locked="0" layoutInCell="1" allowOverlap="1" wp14:anchorId="175C10B1" wp14:editId="41F90E0C">
              <wp:simplePos x="0" y="0"/>
              <wp:positionH relativeFrom="column">
                <wp:posOffset>2857500</wp:posOffset>
              </wp:positionH>
              <wp:positionV relativeFrom="paragraph">
                <wp:posOffset>100330</wp:posOffset>
              </wp:positionV>
              <wp:extent cx="2743200" cy="4114800"/>
              <wp:effectExtent l="0" t="0" r="0" b="0"/>
              <wp:wrapTight wrapText="bothSides">
                <wp:wrapPolygon edited="0">
                  <wp:start x="0" y="0"/>
                  <wp:lineTo x="0" y="21467"/>
                  <wp:lineTo x="21400" y="21467"/>
                  <wp:lineTo x="2140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and Kelp coastwide.pdf"/>
                      <pic:cNvPicPr/>
                    </pic:nvPicPr>
                    <pic:blipFill>
                      <a:blip r:embed="rId8">
                        <a:extLst>
                          <a:ext uri="{28A0092B-C50C-407E-A947-70E740481C1C}">
                            <a14:useLocalDpi xmlns:a14="http://schemas.microsoft.com/office/drawing/2010/main" val="0"/>
                          </a:ext>
                        </a:extLst>
                      </a:blip>
                      <a:stretch>
                        <a:fillRect/>
                      </a:stretch>
                    </pic:blipFill>
                    <pic:spPr>
                      <a:xfrm>
                        <a:off x="0" y="0"/>
                        <a:ext cx="2743200" cy="4114800"/>
                      </a:xfrm>
                      <a:prstGeom prst="rect">
                        <a:avLst/>
                      </a:prstGeom>
                    </pic:spPr>
                  </pic:pic>
                </a:graphicData>
              </a:graphic>
              <wp14:sizeRelH relativeFrom="page">
                <wp14:pctWidth>0</wp14:pctWidth>
              </wp14:sizeRelH>
              <wp14:sizeRelV relativeFrom="page">
                <wp14:pctHeight>0</wp14:pctHeight>
              </wp14:sizeRelV>
            </wp:anchor>
          </w:drawing>
        </w:r>
      </w:ins>
    </w:p>
    <w:p w14:paraId="54AA5C2F" w14:textId="77777777" w:rsidR="002A0D4B" w:rsidRDefault="002A0D4B" w:rsidP="002A0D4B">
      <w:r>
        <w:t>Figure 2:</w:t>
      </w:r>
    </w:p>
    <w:p w14:paraId="269F4826" w14:textId="77777777" w:rsidR="002A0D4B" w:rsidRDefault="002A0D4B" w:rsidP="002A0D4B">
      <w:r>
        <w:rPr>
          <w:noProof/>
        </w:rPr>
        <w:drawing>
          <wp:inline distT="0" distB="0" distL="0" distR="0" wp14:anchorId="0A9CC199" wp14:editId="3ABBB8E3">
            <wp:extent cx="5486400" cy="6269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index and Kelp index by region (no smoothes).pdf"/>
                    <pic:cNvPicPr/>
                  </pic:nvPicPr>
                  <pic:blipFill>
                    <a:blip r:embed="rId9">
                      <a:extLst>
                        <a:ext uri="{28A0092B-C50C-407E-A947-70E740481C1C}">
                          <a14:useLocalDpi xmlns:a14="http://schemas.microsoft.com/office/drawing/2010/main" val="0"/>
                        </a:ext>
                      </a:extLst>
                    </a:blip>
                    <a:stretch>
                      <a:fillRect/>
                    </a:stretch>
                  </pic:blipFill>
                  <pic:spPr>
                    <a:xfrm>
                      <a:off x="0" y="0"/>
                      <a:ext cx="5486400" cy="6269990"/>
                    </a:xfrm>
                    <a:prstGeom prst="rect">
                      <a:avLst/>
                    </a:prstGeom>
                  </pic:spPr>
                </pic:pic>
              </a:graphicData>
            </a:graphic>
          </wp:inline>
        </w:drawing>
      </w:r>
    </w:p>
    <w:p w14:paraId="479FA1D0" w14:textId="77777777" w:rsidR="002A0D4B" w:rsidRDefault="002A0D4B" w:rsidP="002A0D4B"/>
    <w:p w14:paraId="520F7164" w14:textId="77777777" w:rsidR="002A0D4B" w:rsidRDefault="002A0D4B">
      <w:r>
        <w:br w:type="page"/>
      </w:r>
    </w:p>
    <w:p w14:paraId="357DF873" w14:textId="77777777" w:rsidR="002A0D4B" w:rsidRDefault="002A0D4B" w:rsidP="002A0D4B"/>
    <w:p w14:paraId="3CB11591" w14:textId="77777777" w:rsidR="002A0D4B" w:rsidRDefault="002A0D4B" w:rsidP="002A0D4B">
      <w:r>
        <w:rPr>
          <w:noProof/>
        </w:rPr>
        <w:drawing>
          <wp:anchor distT="0" distB="0" distL="114300" distR="114300" simplePos="0" relativeHeight="251661312" behindDoc="0" locked="0" layoutInCell="1" allowOverlap="1" wp14:anchorId="4EB0C00B" wp14:editId="6DC44F31">
            <wp:simplePos x="0" y="0"/>
            <wp:positionH relativeFrom="column">
              <wp:posOffset>0</wp:posOffset>
            </wp:positionH>
            <wp:positionV relativeFrom="paragraph">
              <wp:posOffset>507365</wp:posOffset>
            </wp:positionV>
            <wp:extent cx="4572000" cy="3325091"/>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vs. Kelp growth.pdf"/>
                    <pic:cNvPicPr/>
                  </pic:nvPicPr>
                  <pic:blipFill>
                    <a:blip r:embed="rId10">
                      <a:extLst>
                        <a:ext uri="{28A0092B-C50C-407E-A947-70E740481C1C}">
                          <a14:useLocalDpi xmlns:a14="http://schemas.microsoft.com/office/drawing/2010/main" val="0"/>
                        </a:ext>
                      </a:extLst>
                    </a:blip>
                    <a:stretch>
                      <a:fillRect/>
                    </a:stretch>
                  </pic:blipFill>
                  <pic:spPr>
                    <a:xfrm>
                      <a:off x="0" y="0"/>
                      <a:ext cx="4572000" cy="3325091"/>
                    </a:xfrm>
                    <a:prstGeom prst="rect">
                      <a:avLst/>
                    </a:prstGeom>
                  </pic:spPr>
                </pic:pic>
              </a:graphicData>
            </a:graphic>
            <wp14:sizeRelH relativeFrom="page">
              <wp14:pctWidth>0</wp14:pctWidth>
            </wp14:sizeRelH>
            <wp14:sizeRelV relativeFrom="page">
              <wp14:pctHeight>0</wp14:pctHeight>
            </wp14:sizeRelV>
          </wp:anchor>
        </w:drawing>
      </w:r>
      <w:r>
        <w:t xml:space="preserve"> Figure 3?:  Essentially a summary of Figure 2.  Otter and Ke</w:t>
      </w:r>
      <w:r w:rsidR="00A07EA4">
        <w:t>lp exponential growth rates by site &amp; region</w:t>
      </w:r>
      <w:r>
        <w:t xml:space="preserve"> and the number of otters present at each site in 1990.</w:t>
      </w:r>
    </w:p>
    <w:p w14:paraId="70952195" w14:textId="77777777" w:rsidR="002A0D4B" w:rsidRDefault="002A0D4B" w:rsidP="002A0D4B"/>
    <w:p w14:paraId="24363D07" w14:textId="77777777" w:rsidR="002A0D4B" w:rsidRDefault="002A0D4B" w:rsidP="002A0D4B"/>
    <w:p w14:paraId="4FCFFE99" w14:textId="77777777" w:rsidR="002A0D4B" w:rsidRDefault="002A0D4B" w:rsidP="002A0D4B"/>
    <w:p w14:paraId="7967113D" w14:textId="77777777" w:rsidR="002A0D4B" w:rsidRDefault="002A0D4B" w:rsidP="002A0D4B"/>
    <w:p w14:paraId="020D5351" w14:textId="77777777" w:rsidR="002A0D4B" w:rsidRDefault="002A0D4B" w:rsidP="002A0D4B"/>
    <w:p w14:paraId="5441EB2B" w14:textId="77777777" w:rsidR="002A0D4B" w:rsidRDefault="002A0D4B" w:rsidP="002A0D4B"/>
    <w:p w14:paraId="7FE7B8EC" w14:textId="77777777" w:rsidR="002A0D4B" w:rsidRDefault="002A0D4B">
      <w:r>
        <w:br w:type="page"/>
      </w:r>
    </w:p>
    <w:p w14:paraId="77AE2094" w14:textId="77777777" w:rsidR="002A0D4B" w:rsidRDefault="002A0D4B" w:rsidP="002A0D4B">
      <w:r>
        <w:t>Figure 4? Otter Distribution</w:t>
      </w:r>
    </w:p>
    <w:p w14:paraId="6E24CEDD" w14:textId="77777777" w:rsidR="002A0D4B" w:rsidRDefault="002A0D4B" w:rsidP="002A0D4B"/>
    <w:p w14:paraId="1520F34B" w14:textId="77777777" w:rsidR="002A0D4B" w:rsidRPr="00D37E76" w:rsidRDefault="002A0D4B" w:rsidP="002A0D4B">
      <w:r>
        <w:rPr>
          <w:noProof/>
        </w:rPr>
        <w:drawing>
          <wp:inline distT="0" distB="0" distL="0" distR="0" wp14:anchorId="1F1F0BE8" wp14:editId="05187590">
            <wp:extent cx="5486400" cy="4239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time-series plots.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sectPr w:rsidR="002A0D4B" w:rsidRPr="00D37E76" w:rsidSect="005F6B9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E829C3"/>
    <w:multiLevelType w:val="hybridMultilevel"/>
    <w:tmpl w:val="B0EE10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083553F"/>
    <w:multiLevelType w:val="hybridMultilevel"/>
    <w:tmpl w:val="1BC25D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716918F0"/>
    <w:multiLevelType w:val="hybridMultilevel"/>
    <w:tmpl w:val="A3B60A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C23"/>
    <w:rsid w:val="00094297"/>
    <w:rsid w:val="00243C23"/>
    <w:rsid w:val="002A0D4B"/>
    <w:rsid w:val="002B316D"/>
    <w:rsid w:val="005F6B9A"/>
    <w:rsid w:val="00651366"/>
    <w:rsid w:val="0068309E"/>
    <w:rsid w:val="00810D5F"/>
    <w:rsid w:val="009A31B2"/>
    <w:rsid w:val="00A07EA4"/>
    <w:rsid w:val="00B93F26"/>
    <w:rsid w:val="00BD0BE7"/>
    <w:rsid w:val="00D37E76"/>
    <w:rsid w:val="00FE5C40"/>
    <w:rsid w:val="00FF45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E66F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309E"/>
    <w:pPr>
      <w:ind w:left="720"/>
      <w:contextualSpacing/>
    </w:pPr>
  </w:style>
  <w:style w:type="paragraph" w:styleId="BalloonText">
    <w:name w:val="Balloon Text"/>
    <w:basedOn w:val="Normal"/>
    <w:link w:val="BalloonTextChar"/>
    <w:uiPriority w:val="99"/>
    <w:semiHidden/>
    <w:unhideWhenUsed/>
    <w:rsid w:val="002A0D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0D4B"/>
    <w:rPr>
      <w:rFonts w:ascii="Lucida Grande" w:hAnsi="Lucida Grande" w:cs="Lucida Grande"/>
      <w:sz w:val="18"/>
      <w:szCs w:val="18"/>
    </w:rPr>
  </w:style>
  <w:style w:type="table" w:styleId="TableGrid">
    <w:name w:val="Table Grid"/>
    <w:basedOn w:val="TableNormal"/>
    <w:uiPriority w:val="59"/>
    <w:rsid w:val="00A07E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309E"/>
    <w:pPr>
      <w:ind w:left="720"/>
      <w:contextualSpacing/>
    </w:pPr>
  </w:style>
  <w:style w:type="paragraph" w:styleId="BalloonText">
    <w:name w:val="Balloon Text"/>
    <w:basedOn w:val="Normal"/>
    <w:link w:val="BalloonTextChar"/>
    <w:uiPriority w:val="99"/>
    <w:semiHidden/>
    <w:unhideWhenUsed/>
    <w:rsid w:val="002A0D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0D4B"/>
    <w:rPr>
      <w:rFonts w:ascii="Lucida Grande" w:hAnsi="Lucida Grande" w:cs="Lucida Grande"/>
      <w:sz w:val="18"/>
      <w:szCs w:val="18"/>
    </w:rPr>
  </w:style>
  <w:style w:type="table" w:styleId="TableGrid">
    <w:name w:val="Table Grid"/>
    <w:basedOn w:val="TableNormal"/>
    <w:uiPriority w:val="59"/>
    <w:rsid w:val="00A07E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A6317F-498D-D041-92C5-4DCBD6949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11</Pages>
  <Words>1168</Words>
  <Characters>6661</Characters>
  <Application>Microsoft Macintosh Word</Application>
  <DocSecurity>0</DocSecurity>
  <Lines>55</Lines>
  <Paragraphs>15</Paragraphs>
  <ScaleCrop>false</ScaleCrop>
  <Company/>
  <LinksUpToDate>false</LinksUpToDate>
  <CharactersWithSpaces>7814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 Shelton</dc:creator>
  <cp:keywords/>
  <dc:description/>
  <cp:lastModifiedBy>Ole Shelton</cp:lastModifiedBy>
  <cp:revision>2</cp:revision>
  <dcterms:created xsi:type="dcterms:W3CDTF">2017-08-30T18:01:00Z</dcterms:created>
  <dcterms:modified xsi:type="dcterms:W3CDTF">2017-08-30T21:21:00Z</dcterms:modified>
</cp:coreProperties>
</file>