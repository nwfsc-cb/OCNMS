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bookmarkStart w:id="4" w:name="_GoBack"/>
      <w:bookmarkEnd w:id="4"/>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Blah blah blah</w:t>
      </w:r>
      <w:r w:rsidR="0011350E">
        <w:rPr>
          <w:rFonts w:ascii="Times New Roman" w:hAnsi="Times New Roman" w:cs="Times New Roman"/>
          <w:sz w:val="24"/>
          <w:szCs w:val="24"/>
        </w:rPr>
        <w:t xml:space="preserve"> sea otter </w:t>
      </w:r>
      <w:r w:rsidR="0011350E" w:rsidRPr="0011350E">
        <w:rPr>
          <w:rFonts w:ascii="Times New Roman" w:hAnsi="Times New Roman" w:cs="Times New Roman"/>
          <w:i/>
          <w:sz w:val="24"/>
          <w:szCs w:val="24"/>
        </w:rPr>
        <w:t>Enhydra lutris</w:t>
      </w:r>
      <w:r w:rsidR="0011350E">
        <w:rPr>
          <w:rFonts w:ascii="Times New Roman" w:hAnsi="Times New Roman" w:cs="Times New Roman"/>
          <w:sz w:val="24"/>
          <w:szCs w:val="24"/>
        </w:rPr>
        <w:t xml:space="preserve"> canopy-forming kelps </w:t>
      </w:r>
      <w:r w:rsidR="0011350E">
        <w:rPr>
          <w:rFonts w:ascii="Times New Roman" w:hAnsi="Times New Roman" w:cs="Times New Roman"/>
          <w:i/>
          <w:sz w:val="24"/>
          <w:szCs w:val="24"/>
        </w:rPr>
        <w:t>Nereocystis 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r w:rsidR="0011350E">
        <w:rPr>
          <w:rFonts w:ascii="Times New Roman" w:hAnsi="Times New Roman" w:cs="Times New Roman"/>
          <w:sz w:val="24"/>
          <w:szCs w:val="24"/>
        </w:rPr>
        <w:t xml:space="preserve"> and </w:t>
      </w:r>
      <w:r w:rsidR="0011350E" w:rsidRPr="00F542F8">
        <w:rPr>
          <w:rFonts w:ascii="Times New Roman" w:hAnsi="Times New Roman" w:cs="Times New Roman"/>
          <w:i/>
          <w:sz w:val="24"/>
          <w:szCs w:val="24"/>
        </w:rPr>
        <w:t>Macrocystis</w:t>
      </w:r>
      <w:r w:rsidR="0011350E">
        <w:rPr>
          <w:rFonts w:ascii="Times New Roman" w:hAnsi="Times New Roman" w:cs="Times New Roman"/>
          <w:i/>
          <w:sz w:val="24"/>
          <w:szCs w:val="24"/>
        </w:rPr>
        <w:t xml:space="preserve"> pyrifera</w:t>
      </w:r>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293A4FA4"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A40299">
        <w:rPr>
          <w:rFonts w:ascii="Times New Roman" w:hAnsi="Times New Roman" w:cs="Times New Roman"/>
          <w:sz w:val="24"/>
          <w:szCs w:val="24"/>
        </w:rPr>
        <w:t>so-called</w:t>
      </w:r>
      <w:r w:rsidR="00CB10C3">
        <w:rPr>
          <w:rFonts w:ascii="Times New Roman" w:hAnsi="Times New Roman" w:cs="Times New Roman"/>
          <w:sz w:val="24"/>
          <w:szCs w:val="24"/>
        </w:rPr>
        <w:t xml:space="preserve"> k</w:t>
      </w:r>
      <w:r w:rsidR="00C7428B">
        <w:rPr>
          <w:rFonts w:ascii="Times New Roman" w:hAnsi="Times New Roman" w:cs="Times New Roman"/>
          <w:sz w:val="24"/>
          <w:szCs w:val="24"/>
        </w:rPr>
        <w:t>eysto</w:t>
      </w:r>
      <w:r w:rsidR="00CB10C3">
        <w:rPr>
          <w:rFonts w:ascii="Times New Roman" w:hAnsi="Times New Roman" w:cs="Times New Roman"/>
          <w:sz w:val="24"/>
          <w:szCs w:val="24"/>
        </w:rPr>
        <w:t xml:space="preserve">ne predators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r w:rsidR="00C03DCA">
        <w:rPr>
          <w:rFonts w:ascii="Times New Roman" w:hAnsi="Times New Roman" w:cs="Times New Roman"/>
          <w:i/>
          <w:sz w:val="24"/>
          <w:szCs w:val="24"/>
        </w:rPr>
        <w:t xml:space="preserve">Enhydra </w:t>
      </w:r>
      <w:r w:rsidR="00C03DCA" w:rsidRPr="00C03DCA">
        <w:rPr>
          <w:rFonts w:ascii="Times New Roman" w:hAnsi="Times New Roman" w:cs="Times New Roman"/>
          <w:i/>
          <w:sz w:val="24"/>
          <w:szCs w:val="24"/>
        </w:rPr>
        <w:t>lutris</w:t>
      </w:r>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w:t>
      </w:r>
      <w:r w:rsidR="00672226">
        <w:rPr>
          <w:rFonts w:ascii="Times New Roman" w:hAnsi="Times New Roman" w:cs="Times New Roman"/>
          <w:sz w:val="24"/>
          <w:szCs w:val="24"/>
        </w:rPr>
        <w:t xml:space="preserve">may </w:t>
      </w:r>
      <w:r w:rsidR="0010045F">
        <w:rPr>
          <w:rFonts w:ascii="Times New Roman" w:hAnsi="Times New Roman" w:cs="Times New Roman"/>
          <w:sz w:val="24"/>
          <w:szCs w:val="24"/>
        </w:rPr>
        <w:t xml:space="preserve">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4E325204"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5"/>
      <w:r w:rsidR="00F164CA" w:rsidRPr="00470FF0">
        <w:rPr>
          <w:rFonts w:ascii="Times New Roman" w:hAnsi="Times New Roman" w:cs="Times New Roman"/>
          <w:sz w:val="24"/>
          <w:szCs w:val="24"/>
        </w:rPr>
        <w:t>.</w:t>
      </w:r>
      <w:commentRangeEnd w:id="5"/>
      <w:r>
        <w:rPr>
          <w:rStyle w:val="CommentReference"/>
        </w:rPr>
        <w:commentReference w:id="5"/>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CA12C2">
        <w:rPr>
          <w:rFonts w:ascii="Times New Roman" w:hAnsi="Times New Roman" w:cs="Times New Roman"/>
          <w:sz w:val="24"/>
          <w:szCs w:val="24"/>
        </w:rPr>
        <w:instrText xml:space="preserve"> ADDIN PAPERS2_CITATIONS &lt;citation&gt;&lt;uuid&gt;35473E29-DEE7-4A2A-B042-C2F2FE540E49&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CA12C2">
        <w:rPr>
          <w:rFonts w:ascii="Calibri" w:eastAsia="Calibri" w:hAnsi="Calibri" w:cs="Calibri"/>
          <w:sz w:val="24"/>
          <w:szCs w:val="24"/>
        </w:rPr>
        <w:instrText>‐</w:instrText>
      </w:r>
      <w:r w:rsidR="00CA12C2">
        <w:rPr>
          <w:rFonts w:ascii="Times New Roman" w:hAnsi="Times New Roman" w:cs="Times New Roman"/>
          <w:sz w:val="24"/>
          <w:szCs w:val="24"/>
        </w:rPr>
        <w:instrText>down and bottom</w:instrText>
      </w:r>
      <w:r w:rsidR="00CA12C2">
        <w:rPr>
          <w:rFonts w:ascii="Calibri" w:eastAsia="Calibri" w:hAnsi="Calibri" w:cs="Calibri"/>
          <w:sz w:val="24"/>
          <w:szCs w:val="24"/>
        </w:rPr>
        <w:instrText>‐</w:instrText>
      </w:r>
      <w:r w:rsidR="00CA12C2">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8B09E4">
        <w:rPr>
          <w:rFonts w:ascii="Helvetica" w:hAnsi="Helvetica" w:cs="Helvetica"/>
          <w:sz w:val="24"/>
          <w:szCs w:val="24"/>
        </w:rPr>
        <w:t>{Reed:2011ef}</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 xml:space="preserve">nutrient availability in determining kelp forest dynamics. </w:t>
      </w:r>
      <w:r w:rsidR="00F164CA" w:rsidRPr="00470FF0">
        <w:rPr>
          <w:rFonts w:ascii="Times New Roman" w:hAnsi="Times New Roman" w:cs="Times New Roman"/>
          <w:sz w:val="24"/>
          <w:szCs w:val="24"/>
        </w:rPr>
        <w:t xml:space="preserve">This highlights the importance of other </w:t>
      </w:r>
      <w:r w:rsidR="00F164CA" w:rsidRPr="00470FF0">
        <w:rPr>
          <w:rFonts w:ascii="Times New Roman" w:hAnsi="Times New Roman" w:cs="Times New Roman"/>
          <w:sz w:val="24"/>
          <w:szCs w:val="24"/>
        </w:rPr>
        <w:lastRenderedPageBreak/>
        <w:t>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051A4568" w14:textId="0D0674C4" w:rsidR="00960441" w:rsidRPr="00ED4AD3"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 Olympic Coast</w:t>
      </w:r>
      <w:r w:rsidR="00BE4771">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11350E">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18150D">
        <w:rPr>
          <w:rFonts w:ascii="Times New Roman" w:hAnsi="Times New Roman" w:cs="Times New Roman"/>
          <w:sz w:val="24"/>
          <w:szCs w:val="24"/>
        </w:rPr>
        <w:t xml:space="preserve">. </w:t>
      </w:r>
      <w:r w:rsidR="00C813F3">
        <w:rPr>
          <w:rFonts w:ascii="Times New Roman" w:hAnsi="Times New Roman" w:cs="Times New Roman"/>
          <w:sz w:val="24"/>
          <w:szCs w:val="24"/>
        </w:rPr>
        <w:t>S</w:t>
      </w:r>
      <w:r w:rsidR="00E91F0E">
        <w:rPr>
          <w:rFonts w:ascii="Times New Roman" w:hAnsi="Times New Roman" w:cs="Times New Roman"/>
          <w:sz w:val="24"/>
          <w:szCs w:val="24"/>
        </w:rPr>
        <w:t xml:space="preserve">cuba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 franciscanus</w:t>
      </w:r>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6"/>
      <w:r w:rsidR="00BD2C98" w:rsidRPr="00ED4AD3">
        <w:rPr>
          <w:rFonts w:ascii="Times New Roman" w:hAnsi="Times New Roman" w:cs="Times New Roman"/>
          <w:sz w:val="24"/>
          <w:szCs w:val="24"/>
        </w:rPr>
        <w:t>Pfister et al. in review.</w:t>
      </w:r>
      <w:commentRangeEnd w:id="6"/>
      <w:r w:rsidR="00F2419C" w:rsidRPr="00ED4AD3">
        <w:rPr>
          <w:rStyle w:val="CommentReference"/>
          <w:sz w:val="24"/>
          <w:szCs w:val="24"/>
        </w:rPr>
        <w:commentReference w:id="6"/>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459C3BAA" w14:textId="77777777" w:rsidR="00DE6451" w:rsidRDefault="005F15BF"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 xml:space="preserve">and </w:t>
      </w:r>
      <w:r w:rsidR="000824B9">
        <w:rPr>
          <w:rFonts w:ascii="Times New Roman" w:hAnsi="Times New Roman" w:cs="Times New Roman"/>
          <w:sz w:val="24"/>
          <w:szCs w:val="24"/>
        </w:rPr>
        <w:t>enhance</w:t>
      </w:r>
      <w:r w:rsidR="00DB4238">
        <w:rPr>
          <w:rFonts w:ascii="Times New Roman" w:hAnsi="Times New Roman" w:cs="Times New Roman"/>
          <w:sz w:val="24"/>
          <w:szCs w:val="24"/>
        </w:rPr>
        <w:t>d</w:t>
      </w:r>
      <w:r w:rsidR="00AC5069">
        <w:rPr>
          <w:rFonts w:ascii="Times New Roman" w:hAnsi="Times New Roman" w:cs="Times New Roman"/>
          <w:sz w:val="24"/>
          <w:szCs w:val="24"/>
        </w:rPr>
        <w:t xml:space="preserve"> kelp canopy cover. </w:t>
      </w:r>
      <w:r w:rsidR="00740EAB">
        <w:rPr>
          <w:rFonts w:ascii="Times New Roman" w:hAnsi="Times New Roman" w:cs="Times New Roman"/>
          <w:sz w:val="24"/>
          <w:szCs w:val="24"/>
        </w:rPr>
        <w:t xml:space="preserve">However, total kelp canopy area has </w:t>
      </w:r>
      <w:r w:rsidR="00740EAB">
        <w:rPr>
          <w:rFonts w:ascii="Times New Roman" w:hAnsi="Times New Roman" w:cs="Times New Roman"/>
          <w:sz w:val="24"/>
          <w:szCs w:val="24"/>
        </w:rPr>
        <w:lastRenderedPageBreak/>
        <w:t xml:space="preserve">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r w:rsidR="00015878">
        <w:rPr>
          <w:rFonts w:ascii="Times New Roman" w:hAnsi="Times New Roman" w:cs="Times New Roman"/>
          <w:sz w:val="24"/>
          <w:szCs w:val="24"/>
        </w:rPr>
        <w:t>T</w:t>
      </w:r>
      <w:r w:rsidR="009E2565">
        <w:rPr>
          <w:rFonts w:ascii="Times New Roman" w:hAnsi="Times New Roman" w:cs="Times New Roman"/>
          <w:sz w:val="24"/>
          <w:szCs w:val="24"/>
        </w:rPr>
        <w:t>he past 15 years have seen a</w:t>
      </w:r>
      <w:r w:rsidR="007F630F">
        <w:rPr>
          <w:rFonts w:ascii="Times New Roman" w:hAnsi="Times New Roman" w:cs="Times New Roman"/>
          <w:sz w:val="24"/>
          <w:szCs w:val="24"/>
        </w:rPr>
        <w:t xml:space="preserve"> spatial</w:t>
      </w:r>
      <w:r w:rsidR="009E2565">
        <w:rPr>
          <w:rFonts w:ascii="Times New Roman" w:hAnsi="Times New Roman" w:cs="Times New Roman"/>
          <w:sz w:val="24"/>
          <w:szCs w:val="24"/>
        </w:rPr>
        <w:t xml:space="preserve"> diversification of</w:t>
      </w:r>
      <w:r w:rsidR="00C9171F">
        <w:rPr>
          <w:rFonts w:ascii="Times New Roman" w:hAnsi="Times New Roman" w:cs="Times New Roman"/>
          <w:sz w:val="24"/>
          <w:szCs w:val="24"/>
        </w:rPr>
        <w:t xml:space="preserve"> sea otter densities:</w:t>
      </w:r>
      <w:r w:rsidR="000824B9">
        <w:rPr>
          <w:rFonts w:ascii="Times New Roman" w:hAnsi="Times New Roman" w:cs="Times New Roman"/>
          <w:sz w:val="24"/>
          <w:szCs w:val="24"/>
        </w:rPr>
        <w:t xml:space="preserve"> </w:t>
      </w:r>
      <w:r w:rsidR="00F94294">
        <w:rPr>
          <w:rFonts w:ascii="Times New Roman" w:hAnsi="Times New Roman" w:cs="Times New Roman"/>
          <w:sz w:val="24"/>
          <w:szCs w:val="24"/>
        </w:rPr>
        <w:t>the greatest</w:t>
      </w:r>
      <w:r w:rsidR="00C9171F">
        <w:rPr>
          <w:rFonts w:ascii="Times New Roman" w:hAnsi="Times New Roman" w:cs="Times New Roman"/>
          <w:sz w:val="24"/>
          <w:szCs w:val="24"/>
        </w:rPr>
        <w:t xml:space="preserve"> increase in sea otters has occurred at</w:t>
      </w:r>
      <w:r w:rsidR="00F94294">
        <w:rPr>
          <w:rFonts w:ascii="Times New Roman" w:hAnsi="Times New Roman" w:cs="Times New Roman"/>
          <w:sz w:val="24"/>
          <w:szCs w:val="24"/>
        </w:rPr>
        <w:t xml:space="preserve"> southerly</w:t>
      </w:r>
      <w:r w:rsidR="00C9171F">
        <w:rPr>
          <w:rFonts w:ascii="Times New Roman" w:hAnsi="Times New Roman" w:cs="Times New Roman"/>
          <w:sz w:val="24"/>
          <w:szCs w:val="24"/>
        </w:rPr>
        <w:t xml:space="preserve"> sites</w:t>
      </w:r>
      <w:r w:rsidR="007F630F">
        <w:rPr>
          <w:rFonts w:ascii="Times New Roman" w:hAnsi="Times New Roman" w:cs="Times New Roman"/>
          <w:sz w:val="24"/>
          <w:szCs w:val="24"/>
        </w:rPr>
        <w:t xml:space="preserve"> (Fig. 1b)</w:t>
      </w:r>
      <w:r w:rsidR="00C9171F">
        <w:rPr>
          <w:rFonts w:ascii="Times New Roman" w:hAnsi="Times New Roman" w:cs="Times New Roman"/>
          <w:sz w:val="24"/>
          <w:szCs w:val="24"/>
        </w:rPr>
        <w:t xml:space="preserve">, especially Destruction Island, while smaller numbers have extended </w:t>
      </w:r>
      <w:r w:rsidR="006E39F1">
        <w:rPr>
          <w:rFonts w:ascii="Times New Roman" w:hAnsi="Times New Roman" w:cs="Times New Roman"/>
          <w:sz w:val="24"/>
          <w:szCs w:val="24"/>
        </w:rPr>
        <w:t xml:space="preserve">north </w:t>
      </w:r>
      <w:r w:rsidR="00DF232A">
        <w:rPr>
          <w:rFonts w:ascii="Times New Roman" w:hAnsi="Times New Roman" w:cs="Times New Roman"/>
          <w:sz w:val="24"/>
          <w:szCs w:val="24"/>
        </w:rPr>
        <w:t>to</w:t>
      </w:r>
      <w:r w:rsidR="006E39F1">
        <w:rPr>
          <w:rFonts w:ascii="Times New Roman" w:hAnsi="Times New Roman" w:cs="Times New Roman"/>
          <w:sz w:val="24"/>
          <w:szCs w:val="24"/>
        </w:rPr>
        <w:t xml:space="preserve"> Tatoosh Island and the mouth of the Strait of Juan de Fuca</w:t>
      </w:r>
      <w:r w:rsidR="00A50AFC">
        <w:rPr>
          <w:rFonts w:ascii="Times New Roman" w:hAnsi="Times New Roman" w:cs="Times New Roman"/>
          <w:sz w:val="24"/>
          <w:szCs w:val="24"/>
        </w:rPr>
        <w:t xml:space="preserve"> </w:t>
      </w:r>
      <w:r w:rsidR="00A50AFC">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50AFC">
        <w:rPr>
          <w:rFonts w:ascii="Times New Roman" w:hAnsi="Times New Roman" w:cs="Times New Roman"/>
          <w:sz w:val="24"/>
          <w:szCs w:val="24"/>
        </w:rPr>
        <w:fldChar w:fldCharType="separate"/>
      </w:r>
      <w:r w:rsidR="00015878">
        <w:rPr>
          <w:rFonts w:ascii="Times New Roman" w:hAnsi="Times New Roman" w:cs="Times New Roman"/>
          <w:noProof/>
          <w:sz w:val="24"/>
          <w:szCs w:val="24"/>
        </w:rPr>
        <w:t>(Jeffries and Jameson 2014)</w:t>
      </w:r>
      <w:r w:rsidR="00A50AFC">
        <w:rPr>
          <w:rFonts w:ascii="Times New Roman" w:hAnsi="Times New Roman" w:cs="Times New Roman"/>
          <w:sz w:val="24"/>
          <w:szCs w:val="24"/>
        </w:rPr>
        <w:fldChar w:fldCharType="end"/>
      </w:r>
      <w:r w:rsidR="00C9622C">
        <w:rPr>
          <w:rFonts w:ascii="Times New Roman" w:hAnsi="Times New Roman" w:cs="Times New Roman"/>
          <w:sz w:val="24"/>
          <w:szCs w:val="24"/>
        </w:rPr>
        <w:t>.</w:t>
      </w:r>
      <w:r w:rsidR="00DE6451">
        <w:rPr>
          <w:rFonts w:ascii="Times New Roman" w:hAnsi="Times New Roman" w:cs="Times New Roman"/>
          <w:sz w:val="24"/>
          <w:szCs w:val="24"/>
        </w:rPr>
        <w:t xml:space="preserve"> These changes warrant renewed research to understand patterns of nearshore community change at the regional and landscape scales.</w:t>
      </w:r>
      <w:r w:rsidR="00510746">
        <w:rPr>
          <w:rFonts w:ascii="Times New Roman" w:hAnsi="Times New Roman" w:cs="Times New Roman"/>
          <w:sz w:val="24"/>
          <w:szCs w:val="24"/>
        </w:rPr>
        <w:t xml:space="preserve"> </w:t>
      </w:r>
    </w:p>
    <w:p w14:paraId="2608E717" w14:textId="466B42D4" w:rsidR="007F630F" w:rsidRDefault="00DE6451"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overall condition of these coastal kelp forests is of value to fisheries that target nearshore fishes </w:t>
      </w:r>
      <w:r w:rsidR="00CA12C2">
        <w:rPr>
          <w:rFonts w:ascii="Times New Roman" w:hAnsi="Times New Roman" w:cs="Times New Roman"/>
          <w:sz w:val="24"/>
          <w:szCs w:val="24"/>
        </w:rPr>
        <w:t xml:space="preserve">and </w:t>
      </w:r>
      <w:r>
        <w:rPr>
          <w:rFonts w:ascii="Times New Roman" w:hAnsi="Times New Roman" w:cs="Times New Roman"/>
          <w:sz w:val="24"/>
          <w:szCs w:val="24"/>
        </w:rPr>
        <w:t xml:space="preserve">sea urchins, and to others who live in or visit this region and derive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These questions are also relevant to the </w:t>
      </w:r>
      <w:commentRangeStart w:id="7"/>
      <w:r>
        <w:rPr>
          <w:rFonts w:ascii="Times New Roman" w:hAnsi="Times New Roman" w:cs="Times New Roman"/>
          <w:sz w:val="24"/>
          <w:szCs w:val="24"/>
        </w:rPr>
        <w:t xml:space="preserve">Olympic Coast National Marine Sanctuary (OCNMS), </w:t>
      </w:r>
      <w:commentRangeEnd w:id="7"/>
      <w:r>
        <w:rPr>
          <w:rStyle w:val="CommentReference"/>
        </w:rPr>
        <w:commentReference w:id="7"/>
      </w:r>
      <w:r>
        <w:rPr>
          <w:rFonts w:ascii="Times New Roman" w:hAnsi="Times New Roman" w:cs="Times New Roman"/>
          <w:sz w:val="24"/>
          <w:szCs w:val="24"/>
        </w:rPr>
        <w:t xml:space="preserve">which was designated in 1994 and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50EFA27" w14:textId="4829CB42"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8"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9"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Kvitek et al. (1989, 2000). </w:t>
      </w:r>
      <w:del w:id="10" w:author="Jameal Samhouri" w:date="2017-10-27T12:06:00Z">
        <w:r w:rsidDel="00206F21">
          <w:rPr>
            <w:rFonts w:ascii="Times New Roman" w:hAnsi="Times New Roman" w:cs="Times New Roman"/>
            <w:sz w:val="24"/>
            <w:szCs w:val="24"/>
          </w:rPr>
          <w:delText>We assess trends in otters to</w:delText>
        </w:r>
      </w:del>
      <w:ins w:id="11" w:author="Jameal Samhouri" w:date="2017-10-27T12:06:00Z">
        <w:r w:rsidR="00206F21">
          <w:rPr>
            <w:rFonts w:ascii="Times New Roman" w:hAnsi="Times New Roman" w:cs="Times New Roman"/>
            <w:sz w:val="24"/>
            <w:szCs w:val="24"/>
          </w:rPr>
          <w:t>T</w:t>
        </w:r>
      </w:ins>
      <w:ins w:id="12" w:author="Jameal Samhouri" w:date="2017-10-27T12:08:00Z">
        <w:r w:rsidR="00206F21">
          <w:rPr>
            <w:rFonts w:ascii="Times New Roman" w:hAnsi="Times New Roman" w:cs="Times New Roman"/>
            <w:sz w:val="24"/>
            <w:szCs w:val="24"/>
          </w:rPr>
          <w:t>ogether t</w:t>
        </w:r>
      </w:ins>
      <w:ins w:id="13" w:author="Jameal Samhouri" w:date="2017-10-27T12:06:00Z">
        <w:r w:rsidR="00206F21">
          <w:rPr>
            <w:rFonts w:ascii="Times New Roman" w:hAnsi="Times New Roman" w:cs="Times New Roman"/>
            <w:sz w:val="24"/>
            <w:szCs w:val="24"/>
          </w:rPr>
          <w:t xml:space="preserve">hese data </w:t>
        </w:r>
      </w:ins>
      <w:ins w:id="14" w:author="Jameal Samhouri" w:date="2017-10-27T12:23:00Z">
        <w:r w:rsidR="00C1717E">
          <w:rPr>
            <w:rFonts w:ascii="Times New Roman" w:hAnsi="Times New Roman" w:cs="Times New Roman"/>
            <w:sz w:val="24"/>
            <w:szCs w:val="24"/>
          </w:rPr>
          <w:t xml:space="preserve">demonstrate that </w:t>
        </w:r>
        <w:r w:rsidR="00C1717E">
          <w:rPr>
            <w:rFonts w:ascii="Times New Roman" w:hAnsi="Times New Roman" w:cs="Times New Roman"/>
            <w:sz w:val="24"/>
            <w:szCs w:val="24"/>
          </w:rPr>
          <w:t xml:space="preserve">coastwide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5" w:author="Jameal Samhouri" w:date="2017-10-27T12:27:00Z">
        <w:r w:rsidR="00EE3EE2">
          <w:rPr>
            <w:rFonts w:ascii="Times New Roman" w:hAnsi="Times New Roman" w:cs="Times New Roman"/>
            <w:sz w:val="24"/>
            <w:szCs w:val="24"/>
          </w:rPr>
          <w:t>while an</w:t>
        </w:r>
      </w:ins>
      <w:ins w:id="16" w:author="Jameal Samhouri" w:date="2017-10-27T12:24:00Z">
        <w:r w:rsidR="002D5800">
          <w:rPr>
            <w:rFonts w:ascii="Times New Roman" w:hAnsi="Times New Roman" w:cs="Times New Roman"/>
            <w:sz w:val="24"/>
            <w:szCs w:val="24"/>
          </w:rPr>
          <w:t xml:space="preserve"> otter-induced trophic cascade </w:t>
        </w:r>
      </w:ins>
      <w:del w:id="17" w:author="Jameal Samhouri" w:date="2017-10-27T12:07:00Z">
        <w:r w:rsidDel="00206F21">
          <w:rPr>
            <w:rFonts w:ascii="Times New Roman" w:hAnsi="Times New Roman" w:cs="Times New Roman"/>
            <w:sz w:val="24"/>
            <w:szCs w:val="24"/>
          </w:rPr>
          <w:delText xml:space="preserve"> </w:delText>
        </w:r>
      </w:del>
      <w:ins w:id="18" w:author="Jameal Samhouri" w:date="2017-10-27T12:11:00Z">
        <w:r w:rsidR="00206F21">
          <w:rPr>
            <w:rFonts w:ascii="Times New Roman" w:hAnsi="Times New Roman" w:cs="Times New Roman"/>
            <w:sz w:val="24"/>
            <w:szCs w:val="24"/>
          </w:rPr>
          <w:t>explain</w:t>
        </w:r>
      </w:ins>
      <w:ins w:id="19" w:author="Jameal Samhouri" w:date="2017-10-27T12:26:00Z">
        <w:r w:rsidR="00EE3EE2">
          <w:rPr>
            <w:rFonts w:ascii="Times New Roman" w:hAnsi="Times New Roman" w:cs="Times New Roman"/>
            <w:sz w:val="24"/>
            <w:szCs w:val="24"/>
          </w:rPr>
          <w:t xml:space="preserve">ed </w:t>
        </w:r>
      </w:ins>
      <w:ins w:id="20" w:author="Jameal Samhouri" w:date="2017-10-27T12:28:00Z">
        <w:r w:rsidR="00EE3EE2">
          <w:rPr>
            <w:rFonts w:ascii="Times New Roman" w:hAnsi="Times New Roman" w:cs="Times New Roman"/>
            <w:sz w:val="24"/>
            <w:szCs w:val="24"/>
          </w:rPr>
          <w:t xml:space="preserve">changes in the </w:t>
        </w:r>
      </w:ins>
      <w:ins w:id="21" w:author="Jameal Samhouri" w:date="2017-10-27T12:26:00Z">
        <w:r w:rsidR="00EE3EE2">
          <w:rPr>
            <w:rFonts w:ascii="Times New Roman" w:hAnsi="Times New Roman" w:cs="Times New Roman"/>
            <w:sz w:val="24"/>
            <w:szCs w:val="24"/>
          </w:rPr>
          <w:t xml:space="preserve">nearshore community </w:t>
        </w:r>
      </w:ins>
      <w:ins w:id="22" w:author="Jameal Samhouri" w:date="2017-10-27T12:27:00Z">
        <w:r w:rsidR="00EE3EE2">
          <w:rPr>
            <w:rFonts w:ascii="Times New Roman" w:hAnsi="Times New Roman" w:cs="Times New Roman"/>
            <w:sz w:val="24"/>
            <w:szCs w:val="24"/>
          </w:rPr>
          <w:t xml:space="preserve">along the Washington coast initially, more recent years have seen a fundamental shift in community </w:t>
        </w:r>
      </w:ins>
      <w:ins w:id="23" w:author="Jameal Samhouri" w:date="2017-10-27T12:28:00Z">
        <w:r w:rsidR="00EE3EE2">
          <w:rPr>
            <w:rFonts w:ascii="Times New Roman" w:hAnsi="Times New Roman" w:cs="Times New Roman"/>
            <w:sz w:val="24"/>
            <w:szCs w:val="24"/>
          </w:rPr>
          <w:t>dynamics that requires invoking additional environmental influences.</w:t>
        </w:r>
      </w:ins>
    </w:p>
    <w:p w14:paraId="6750B0BD" w14:textId="77777777" w:rsidR="00260C9C" w:rsidRDefault="00260C9C" w:rsidP="001D5F25">
      <w:pPr>
        <w:spacing w:after="0" w:line="480" w:lineRule="auto"/>
        <w:ind w:firstLine="720"/>
        <w:rPr>
          <w:rFonts w:ascii="Times New Roman" w:hAnsi="Times New Roman" w:cs="Times New Roman"/>
          <w:sz w:val="24"/>
          <w:szCs w:val="24"/>
        </w:rPr>
      </w:pPr>
    </w:p>
    <w:p w14:paraId="0AF20153" w14:textId="2A681CA8" w:rsidR="00BE4771" w:rsidRDefault="007B015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commentRangeStart w:id="24"/>
      <w:r>
        <w:rPr>
          <w:rFonts w:ascii="Times New Roman" w:hAnsi="Times New Roman" w:cs="Times New Roman"/>
          <w:sz w:val="24"/>
          <w:szCs w:val="24"/>
        </w:rPr>
        <w:t>hypothesized</w:t>
      </w:r>
      <w:r w:rsidR="00D82F94">
        <w:rPr>
          <w:rFonts w:ascii="Times New Roman" w:hAnsi="Times New Roman" w:cs="Times New Roman"/>
          <w:sz w:val="24"/>
          <w:szCs w:val="24"/>
        </w:rPr>
        <w:t xml:space="preserve"> </w:t>
      </w:r>
      <w:commentRangeEnd w:id="24"/>
      <w:r w:rsidR="000A423E">
        <w:rPr>
          <w:rStyle w:val="CommentReference"/>
        </w:rPr>
        <w:commentReference w:id="24"/>
      </w:r>
      <w:r w:rsidR="00D82F94">
        <w:rPr>
          <w:rFonts w:ascii="Times New Roman" w:hAnsi="Times New Roman" w:cs="Times New Roman"/>
          <w:sz w:val="24"/>
          <w:szCs w:val="24"/>
        </w:rPr>
        <w:t>that</w:t>
      </w:r>
      <w:r w:rsidR="00A31F8F">
        <w:rPr>
          <w:rFonts w:ascii="Times New Roman" w:hAnsi="Times New Roman" w:cs="Times New Roman"/>
          <w:sz w:val="24"/>
          <w:szCs w:val="24"/>
        </w:rPr>
        <w:t xml:space="preserve"> sea</w:t>
      </w:r>
      <w:r w:rsidR="00D82F94">
        <w:rPr>
          <w:rFonts w:ascii="Times New Roman" w:hAnsi="Times New Roman" w:cs="Times New Roman"/>
          <w:sz w:val="24"/>
          <w:szCs w:val="24"/>
        </w:rPr>
        <w:t xml:space="preserve"> </w:t>
      </w:r>
      <w:r>
        <w:rPr>
          <w:rFonts w:ascii="Times New Roman" w:hAnsi="Times New Roman" w:cs="Times New Roman"/>
          <w:sz w:val="24"/>
          <w:szCs w:val="24"/>
        </w:rPr>
        <w:t>otter</w:t>
      </w:r>
      <w:r w:rsidR="000A3806">
        <w:rPr>
          <w:rFonts w:ascii="Times New Roman" w:hAnsi="Times New Roman" w:cs="Times New Roman"/>
          <w:sz w:val="24"/>
          <w:szCs w:val="24"/>
        </w:rPr>
        <w:t xml:space="preserve"> keystone effect</w:t>
      </w:r>
      <w:r w:rsidR="00A31F8F">
        <w:rPr>
          <w:rFonts w:ascii="Times New Roman" w:hAnsi="Times New Roman" w:cs="Times New Roman"/>
          <w:sz w:val="24"/>
          <w:szCs w:val="24"/>
        </w:rPr>
        <w:t>s (negative effects on i</w:t>
      </w:r>
      <w:r>
        <w:rPr>
          <w:rFonts w:ascii="Times New Roman" w:hAnsi="Times New Roman" w:cs="Times New Roman"/>
          <w:sz w:val="24"/>
          <w:szCs w:val="24"/>
        </w:rPr>
        <w:t>nvertebrate grazer</w:t>
      </w:r>
      <w:r w:rsidR="00A31F8F">
        <w:rPr>
          <w:rFonts w:ascii="Times New Roman" w:hAnsi="Times New Roman" w:cs="Times New Roman"/>
          <w:sz w:val="24"/>
          <w:szCs w:val="24"/>
        </w:rPr>
        <w:t xml:space="preserve">s, positive effects on </w:t>
      </w:r>
      <w:r>
        <w:rPr>
          <w:rFonts w:ascii="Times New Roman" w:hAnsi="Times New Roman" w:cs="Times New Roman"/>
          <w:sz w:val="24"/>
          <w:szCs w:val="24"/>
        </w:rPr>
        <w:t>kelp</w:t>
      </w:r>
      <w:r w:rsidR="00A31F8F">
        <w:rPr>
          <w:rFonts w:ascii="Times New Roman" w:hAnsi="Times New Roman" w:cs="Times New Roman"/>
          <w:sz w:val="24"/>
          <w:szCs w:val="24"/>
        </w:rPr>
        <w:t xml:space="preserve">) </w:t>
      </w:r>
      <w:r w:rsidR="000A3806">
        <w:rPr>
          <w:rFonts w:ascii="Times New Roman" w:hAnsi="Times New Roman" w:cs="Times New Roman"/>
          <w:sz w:val="24"/>
          <w:szCs w:val="24"/>
        </w:rPr>
        <w:t>previously</w:t>
      </w:r>
      <w:r w:rsidR="00A31F8F">
        <w:rPr>
          <w:rFonts w:ascii="Times New Roman" w:hAnsi="Times New Roman" w:cs="Times New Roman"/>
          <w:sz w:val="24"/>
          <w:szCs w:val="24"/>
        </w:rPr>
        <w:t xml:space="preserve"> observed by Kvitek et al. (1989, 2000) would have been maintained, but that the magnitude of the otter effect would be proportional to otter densities at the different survey sites. </w:t>
      </w: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Study location</w:t>
      </w:r>
      <w:r w:rsidR="00260C9C">
        <w:rPr>
          <w:rFonts w:ascii="Times New Roman" w:hAnsi="Times New Roman" w:cs="Times New Roman"/>
          <w:i/>
          <w:sz w:val="24"/>
          <w:szCs w:val="24"/>
        </w:rPr>
        <w:t>s</w:t>
      </w:r>
    </w:p>
    <w:p w14:paraId="7FF9EFE7" w14:textId="6C6F8EEB"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in or adja</w:t>
      </w:r>
      <w:r w:rsidR="00A31F8F">
        <w:rPr>
          <w:rFonts w:ascii="Times New Roman" w:hAnsi="Times New Roman" w:cs="Times New Roman"/>
          <w:sz w:val="24"/>
          <w:szCs w:val="24"/>
        </w:rPr>
        <w:t>cent to OCNMS boundaries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Chibadehl Rocks and Neah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r w:rsidR="00F37A2C">
        <w:rPr>
          <w:rFonts w:ascii="Times New Roman" w:hAnsi="Times New Roman" w:cs="Times New Roman"/>
          <w:i/>
          <w:sz w:val="24"/>
          <w:szCs w:val="24"/>
        </w:rPr>
        <w:t>Nereocystis 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r w:rsidR="00F37A2C">
        <w:rPr>
          <w:rFonts w:ascii="Times New Roman" w:hAnsi="Times New Roman" w:cs="Times New Roman"/>
          <w:sz w:val="24"/>
          <w:szCs w:val="24"/>
        </w:rPr>
        <w:t xml:space="preserve"> and/or </w:t>
      </w:r>
      <w:r w:rsidR="00F37A2C" w:rsidRPr="00F542F8">
        <w:rPr>
          <w:rFonts w:ascii="Times New Roman" w:hAnsi="Times New Roman" w:cs="Times New Roman"/>
          <w:i/>
          <w:sz w:val="24"/>
          <w:szCs w:val="24"/>
        </w:rPr>
        <w:t>Macrocystis</w:t>
      </w:r>
      <w:r w:rsidR="00F37A2C">
        <w:rPr>
          <w:rFonts w:ascii="Times New Roman" w:hAnsi="Times New Roman" w:cs="Times New Roman"/>
          <w:i/>
          <w:sz w:val="24"/>
          <w:szCs w:val="24"/>
        </w:rPr>
        <w:t xml:space="preserve"> pyrifera</w:t>
      </w:r>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These kelp forests generally occupy depths of up to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Kvitek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 xml:space="preserve">whit Head, Rock 305, Cape Johnson, Cape Alava, Anderson Point, and Neah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15D73C7C"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 temporally</w:t>
      </w:r>
      <w:r>
        <w:rPr>
          <w:rFonts w:ascii="Times New Roman" w:hAnsi="Times New Roman" w:cs="Times New Roman"/>
          <w:sz w:val="24"/>
          <w:szCs w:val="24"/>
        </w:rPr>
        <w:t xml:space="preserve">. Below we describe these data sources and detail how we connect these </w:t>
      </w:r>
      <w:r w:rsidR="006074B4">
        <w:rPr>
          <w:rFonts w:ascii="Times New Roman" w:hAnsi="Times New Roman" w:cs="Times New Roman"/>
          <w:sz w:val="24"/>
          <w:szCs w:val="24"/>
        </w:rPr>
        <w:t xml:space="preserve">coastwide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5F3D006B" w14:textId="77777777" w:rsidR="003F675F" w:rsidRDefault="003F675F"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Invertebrate SCUBA </w:t>
      </w:r>
      <w:r w:rsidR="003211A7" w:rsidRPr="003211A7">
        <w:rPr>
          <w:rFonts w:ascii="Times New Roman" w:hAnsi="Times New Roman" w:cs="Times New Roman"/>
          <w:i/>
          <w:sz w:val="24"/>
          <w:szCs w:val="24"/>
        </w:rPr>
        <w:t>surveys</w:t>
      </w:r>
    </w:p>
    <w:p w14:paraId="29402B94" w14:textId="45614C4F" w:rsidR="00AA6923" w:rsidRDefault="009F00BB" w:rsidP="00AA692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Kvitek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r w:rsidR="009721A7" w:rsidRPr="009721A7">
        <w:rPr>
          <w:rFonts w:ascii="Times New Roman" w:hAnsi="Times New Roman" w:cs="Times New Roman"/>
          <w:i/>
          <w:sz w:val="24"/>
          <w:szCs w:val="24"/>
        </w:rPr>
        <w:t>Nereocystis</w:t>
      </w:r>
      <w:r w:rsidR="0050274A" w:rsidRPr="0050274A">
        <w:rPr>
          <w:rFonts w:ascii="Times New Roman" w:hAnsi="Times New Roman" w:cs="Times New Roman"/>
          <w:sz w:val="24"/>
        </w:rPr>
        <w:t xml:space="preserve"> </w:t>
      </w:r>
      <w:r w:rsidR="0050274A" w:rsidRPr="00015232">
        <w:rPr>
          <w:rFonts w:ascii="Times New Roman" w:hAnsi="Times New Roman" w:cs="Times New Roman"/>
          <w:i/>
          <w:sz w:val="24"/>
        </w:rPr>
        <w:t>luetkeana</w:t>
      </w:r>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r w:rsidR="009721A7" w:rsidRPr="009721A7">
        <w:rPr>
          <w:rFonts w:ascii="Times New Roman" w:hAnsi="Times New Roman" w:cs="Times New Roman"/>
          <w:i/>
          <w:sz w:val="24"/>
          <w:szCs w:val="24"/>
        </w:rPr>
        <w:t xml:space="preserve">Macrocystis </w:t>
      </w:r>
      <w:r w:rsidR="0050274A" w:rsidRPr="00015232">
        <w:rPr>
          <w:rFonts w:ascii="Times New Roman" w:hAnsi="Times New Roman" w:cs="Times New Roman"/>
          <w:i/>
          <w:sz w:val="24"/>
        </w:rPr>
        <w:t xml:space="preserve">pyrifera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Pterygophora</w:t>
      </w:r>
      <w:r w:rsidR="00F207C9">
        <w:rPr>
          <w:rFonts w:ascii="Times New Roman" w:hAnsi="Times New Roman" w:cs="Times New Roman"/>
          <w:i/>
          <w:sz w:val="24"/>
          <w:szCs w:val="24"/>
        </w:rPr>
        <w:t xml:space="preserve"> californica</w:t>
      </w:r>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25"/>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25"/>
      <w:r w:rsidR="00E342D0">
        <w:rPr>
          <w:rStyle w:val="CommentReference"/>
        </w:rPr>
        <w:commentReference w:id="25"/>
      </w:r>
      <w:r w:rsidR="008340F1">
        <w:rPr>
          <w:rFonts w:ascii="Times New Roman" w:hAnsi="Times New Roman" w:cs="Times New Roman"/>
          <w:sz w:val="24"/>
          <w:szCs w:val="24"/>
        </w:rPr>
        <w:t xml:space="preserve"> </w:t>
      </w:r>
      <w:commentRangeStart w:id="26"/>
      <w:commentRangeStart w:id="27"/>
      <w:r w:rsidR="009721A7" w:rsidRPr="009721A7">
        <w:rPr>
          <w:rFonts w:ascii="Times New Roman" w:hAnsi="Times New Roman" w:cs="Times New Roman"/>
          <w:sz w:val="24"/>
          <w:szCs w:val="24"/>
        </w:rPr>
        <w:t>At</w:t>
      </w:r>
      <w:commentRangeEnd w:id="26"/>
      <w:r w:rsidR="00D92B02">
        <w:rPr>
          <w:rStyle w:val="CommentReference"/>
        </w:rPr>
        <w:commentReference w:id="26"/>
      </w:r>
      <w:r>
        <w:rPr>
          <w:rFonts w:ascii="Times New Roman" w:hAnsi="Times New Roman" w:cs="Times New Roman"/>
          <w:sz w:val="24"/>
          <w:szCs w:val="24"/>
        </w:rPr>
        <w:t xml:space="preserve"> one site (Destruction Island</w:t>
      </w:r>
      <w:r w:rsidR="009721A7" w:rsidRPr="009721A7">
        <w:rPr>
          <w:rFonts w:ascii="Times New Roman" w:hAnsi="Times New Roman" w:cs="Times New Roman"/>
          <w:sz w:val="24"/>
          <w:szCs w:val="24"/>
        </w:rPr>
        <w:t xml:space="preserve">), visibility was sufficiently poor </w:t>
      </w:r>
      <w:r w:rsidR="00D92B02">
        <w:rPr>
          <w:rFonts w:ascii="Times New Roman" w:hAnsi="Times New Roman" w:cs="Times New Roman"/>
          <w:sz w:val="24"/>
          <w:szCs w:val="24"/>
        </w:rPr>
        <w:t xml:space="preserve">in 2015 </w:t>
      </w:r>
      <w:r w:rsidR="009721A7" w:rsidRPr="009721A7">
        <w:rPr>
          <w:rFonts w:ascii="Times New Roman" w:hAnsi="Times New Roman" w:cs="Times New Roman"/>
          <w:sz w:val="24"/>
          <w:szCs w:val="24"/>
        </w:rPr>
        <w:t xml:space="preserve">that </w:t>
      </w:r>
      <w:r w:rsidR="00251B64">
        <w:rPr>
          <w:rFonts w:ascii="Times New Roman" w:hAnsi="Times New Roman" w:cs="Times New Roman"/>
          <w:sz w:val="24"/>
          <w:szCs w:val="24"/>
        </w:rPr>
        <w:t>divers could not</w:t>
      </w:r>
      <w:r w:rsidR="009721A7" w:rsidRPr="009721A7">
        <w:rPr>
          <w:rFonts w:ascii="Times New Roman" w:hAnsi="Times New Roman" w:cs="Times New Roman"/>
          <w:sz w:val="24"/>
          <w:szCs w:val="24"/>
        </w:rPr>
        <w:t xml:space="preserve"> follow the quantitative methods described above. Instead, we assumed </w:t>
      </w:r>
      <w:r w:rsidR="00A64BA0">
        <w:rPr>
          <w:rFonts w:ascii="Times New Roman" w:hAnsi="Times New Roman" w:cs="Times New Roman"/>
          <w:sz w:val="24"/>
          <w:szCs w:val="24"/>
        </w:rPr>
        <w:t xml:space="preserve">the convention of </w:t>
      </w:r>
      <w:commentRangeStart w:id="28"/>
      <w:r w:rsidR="00A64BA0" w:rsidRPr="006F582B">
        <w:rPr>
          <w:rFonts w:ascii="Times New Roman" w:hAnsi="Times New Roman" w:cs="Times New Roman"/>
          <w:sz w:val="24"/>
          <w:szCs w:val="24"/>
          <w:highlight w:val="yellow"/>
        </w:rPr>
        <w:t>Kvitek (1987)</w:t>
      </w:r>
      <w:commentRangeEnd w:id="28"/>
      <w:r w:rsidR="006F582B">
        <w:rPr>
          <w:rStyle w:val="CommentReference"/>
        </w:rPr>
        <w:commentReference w:id="28"/>
      </w:r>
      <w:r w:rsidR="009721A7" w:rsidRPr="009721A7">
        <w:rPr>
          <w:rFonts w:ascii="Times New Roman" w:hAnsi="Times New Roman" w:cs="Times New Roman"/>
          <w:sz w:val="24"/>
          <w:szCs w:val="24"/>
        </w:rPr>
        <w:t xml:space="preserve"> and recorded the abundances of taxa immediately following our dives</w:t>
      </w:r>
      <w:r w:rsidR="00850F94">
        <w:rPr>
          <w:rFonts w:ascii="Times New Roman" w:hAnsi="Times New Roman" w:cs="Times New Roman"/>
          <w:sz w:val="24"/>
          <w:szCs w:val="24"/>
        </w:rPr>
        <w:t xml:space="preserve">, into one of five categories: </w:t>
      </w:r>
      <w:r w:rsidR="009721A7" w:rsidRPr="009721A7">
        <w:rPr>
          <w:rFonts w:ascii="Times New Roman" w:hAnsi="Times New Roman" w:cs="Times New Roman"/>
          <w:sz w:val="24"/>
          <w:szCs w:val="24"/>
        </w:rPr>
        <w:t>rare (&lt;1 individual per dive), present (1-5 individuals per dive), common (5-50 per dive), abundant (51-100 per dive)</w:t>
      </w:r>
      <w:r w:rsidR="00850F94">
        <w:rPr>
          <w:rFonts w:ascii="Times New Roman" w:hAnsi="Times New Roman" w:cs="Times New Roman"/>
          <w:sz w:val="24"/>
          <w:szCs w:val="24"/>
        </w:rPr>
        <w:t xml:space="preserve"> or</w:t>
      </w:r>
      <w:r w:rsidR="00850F94"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very abundant (</w:t>
      </w:r>
      <w:r w:rsidR="00A64BA0">
        <w:rPr>
          <w:rFonts w:ascii="Times New Roman" w:hAnsi="Times New Roman" w:cs="Times New Roman"/>
          <w:sz w:val="24"/>
          <w:szCs w:val="24"/>
        </w:rPr>
        <w:t>≥</w:t>
      </w:r>
      <w:r w:rsidR="009721A7" w:rsidRPr="009721A7">
        <w:rPr>
          <w:rFonts w:ascii="Times New Roman" w:hAnsi="Times New Roman" w:cs="Times New Roman"/>
          <w:sz w:val="24"/>
          <w:szCs w:val="24"/>
        </w:rPr>
        <w:t xml:space="preserve">101 per dive). </w:t>
      </w:r>
      <w:commentRangeEnd w:id="27"/>
      <w:r w:rsidR="00512DDE">
        <w:rPr>
          <w:rStyle w:val="CommentReference"/>
        </w:rPr>
        <w:commentReference w:id="27"/>
      </w:r>
    </w:p>
    <w:p w14:paraId="4EF75A84" w14:textId="60B8FAB9" w:rsidR="009F00BB" w:rsidRDefault="009F00BB" w:rsidP="009F00BB">
      <w:pPr>
        <w:spacing w:after="0"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w:t>
      </w:r>
      <w:r>
        <w:rPr>
          <w:rFonts w:ascii="Times New Roman" w:hAnsi="Times New Roman" w:cs="Times New Roman"/>
          <w:sz w:val="24"/>
        </w:rPr>
        <w:lastRenderedPageBreak/>
        <w:t xml:space="preserve">all sites were sampled in each years,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t xml:space="preserve">available reports (e.g. seastars were not listed in the results for 1995).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r w:rsidR="00325D4A">
        <w:rPr>
          <w:rFonts w:ascii="Times New Roman" w:hAnsi="Times New Roman" w:cs="Times New Roman"/>
          <w:i/>
          <w:sz w:val="24"/>
        </w:rPr>
        <w:t>Polyplacophora</w:t>
      </w:r>
      <w:r w:rsidR="00325D4A">
        <w:rPr>
          <w:rFonts w:ascii="Times New Roman" w:hAnsi="Times New Roman" w:cs="Times New Roman"/>
          <w:sz w:val="24"/>
        </w:rPr>
        <w:t>). We focus on the abundance of six species groups that are common important members of the Olympic coast n</w:t>
      </w:r>
      <w:r w:rsidR="00B928AA">
        <w:rPr>
          <w:rFonts w:ascii="Times New Roman" w:hAnsi="Times New Roman" w:cs="Times New Roman"/>
          <w:sz w:val="24"/>
        </w:rPr>
        <w:t>earshore invertebrate community: sea urchins, sea cucumbers,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r w:rsidR="00B928AA">
        <w:rPr>
          <w:rFonts w:ascii="Times New Roman" w:hAnsi="Times New Roman" w:cs="Times New Roman"/>
          <w:i/>
          <w:sz w:val="24"/>
        </w:rPr>
        <w:t>Pugettia, Cancer)</w:t>
      </w:r>
      <w:r w:rsidR="00B928AA">
        <w:rPr>
          <w:rFonts w:ascii="Times New Roman" w:hAnsi="Times New Roman" w:cs="Times New Roman"/>
          <w:sz w:val="24"/>
        </w:rPr>
        <w:t>,</w:t>
      </w:r>
      <w:r w:rsidR="00AA6923">
        <w:rPr>
          <w:rFonts w:ascii="Times New Roman" w:hAnsi="Times New Roman" w:cs="Times New Roman"/>
          <w:sz w:val="24"/>
        </w:rPr>
        <w:t xml:space="preserve"> bivalve (primarily rock scallops, </w:t>
      </w:r>
      <w:r w:rsidR="00AA6923" w:rsidRPr="00AA6923">
        <w:rPr>
          <w:rFonts w:ascii="Times New Roman" w:hAnsi="Times New Roman" w:cs="Times New Roman"/>
          <w:i/>
          <w:sz w:val="24"/>
        </w:rPr>
        <w:t>Crassadoma gigantea</w:t>
      </w:r>
      <w:r w:rsidR="00B928AA">
        <w:rPr>
          <w:rFonts w:ascii="Times New Roman" w:hAnsi="Times New Roman" w:cs="Times New Roman"/>
          <w:sz w:val="24"/>
        </w:rPr>
        <w:t xml:space="preserve">), </w:t>
      </w:r>
      <w:r w:rsidR="00CA12C2">
        <w:rPr>
          <w:rFonts w:ascii="Times New Roman" w:hAnsi="Times New Roman" w:cs="Times New Roman"/>
          <w:sz w:val="24"/>
        </w:rPr>
        <w:t xml:space="preserve">large </w:t>
      </w:r>
      <w:r w:rsidR="00B928AA">
        <w:rPr>
          <w:rFonts w:ascii="Times New Roman" w:hAnsi="Times New Roman" w:cs="Times New Roman"/>
          <w:sz w:val="24"/>
        </w:rPr>
        <w:t>gastropods (</w:t>
      </w:r>
      <w:r w:rsidR="00CA12C2">
        <w:rPr>
          <w:rFonts w:ascii="Times New Roman" w:hAnsi="Times New Roman" w:cs="Times New Roman"/>
          <w:i/>
          <w:sz w:val="24"/>
        </w:rPr>
        <w:t>Triton,</w:t>
      </w:r>
      <w:r w:rsidR="00B928AA">
        <w:rPr>
          <w:rFonts w:ascii="Times New Roman" w:hAnsi="Times New Roman" w:cs="Times New Roman"/>
          <w:i/>
          <w:sz w:val="24"/>
        </w:rPr>
        <w:t xml:space="preserve"> Caliostoma)</w:t>
      </w:r>
      <w:r w:rsidR="00AA6923">
        <w:rPr>
          <w:rFonts w:ascii="Times New Roman" w:hAnsi="Times New Roman" w:cs="Times New Roman"/>
          <w:sz w:val="24"/>
        </w:rPr>
        <w:t xml:space="preserve">, and seastars (including genera </w:t>
      </w:r>
      <w:r w:rsidR="00AA6923">
        <w:rPr>
          <w:rFonts w:ascii="Times New Roman" w:hAnsi="Times New Roman" w:cs="Times New Roman"/>
          <w:i/>
          <w:sz w:val="24"/>
        </w:rPr>
        <w:t>Pisaster,</w:t>
      </w:r>
      <w:r w:rsidR="00CA12C2">
        <w:rPr>
          <w:rFonts w:ascii="Times New Roman" w:hAnsi="Times New Roman" w:cs="Times New Roman"/>
          <w:i/>
          <w:sz w:val="24"/>
        </w:rPr>
        <w:t xml:space="preserve"> Orthaster,</w:t>
      </w:r>
      <w:r w:rsidR="00AA6923">
        <w:rPr>
          <w:rFonts w:ascii="Times New Roman" w:hAnsi="Times New Roman" w:cs="Times New Roman"/>
          <w:i/>
          <w:sz w:val="24"/>
        </w:rPr>
        <w:t xml:space="preserve"> </w:t>
      </w:r>
      <w:r w:rsidR="00AA6923" w:rsidRPr="00AA6923">
        <w:rPr>
          <w:rFonts w:ascii="Times New Roman" w:eastAsia="Times New Roman" w:hAnsi="Times New Roman" w:cs="Times New Roman"/>
          <w:i/>
          <w:iCs/>
          <w:sz w:val="24"/>
          <w:szCs w:val="24"/>
        </w:rPr>
        <w:t>Dermasterias</w:t>
      </w:r>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Henricia, Pychnopodia)</w:t>
      </w:r>
      <w:r w:rsidR="00AA6923">
        <w:rPr>
          <w:rFonts w:ascii="Times New Roman" w:hAnsi="Times New Roman" w:cs="Times New Roman"/>
          <w:sz w:val="24"/>
        </w:rPr>
        <w:t xml:space="preserve">.  Based on sea otter diet information provided </w:t>
      </w:r>
      <w:r w:rsidR="00AA6923" w:rsidRPr="00CA12C2">
        <w:rPr>
          <w:rFonts w:ascii="Times New Roman" w:hAnsi="Times New Roman" w:cs="Times New Roman"/>
          <w:sz w:val="24"/>
          <w:highlight w:val="yellow"/>
        </w:rPr>
        <w:t>by Jesse</w:t>
      </w:r>
      <w:r w:rsidR="00AA6923">
        <w:rPr>
          <w:rFonts w:ascii="Times New Roman" w:hAnsi="Times New Roman" w:cs="Times New Roman"/>
          <w:sz w:val="24"/>
        </w:rPr>
        <w:t xml:space="preserve">, we classified these groups </w:t>
      </w:r>
      <w:r w:rsidR="00CA12C2">
        <w:rPr>
          <w:rFonts w:ascii="Times New Roman" w:hAnsi="Times New Roman" w:cs="Times New Roman"/>
          <w:sz w:val="24"/>
        </w:rPr>
        <w:t xml:space="preserve">based on their frequency of occurrence in otter diets.  We identified urchins and gastropods as COMMON, crab and bivalve as XXXX, and sea cucumber and sea stars as YYY prey (check categories).  </w:t>
      </w:r>
    </w:p>
    <w:p w14:paraId="2494F414" w14:textId="77777777" w:rsidR="00FB62E0" w:rsidRDefault="00FB62E0" w:rsidP="009F00BB">
      <w:pPr>
        <w:spacing w:after="0" w:line="480" w:lineRule="auto"/>
        <w:ind w:firstLine="720"/>
        <w:rPr>
          <w:rFonts w:ascii="Times New Roman" w:hAnsi="Times New Roman" w:cs="Times New Roman"/>
          <w:sz w:val="24"/>
          <w:szCs w:val="24"/>
          <w:highlight w:val="yellow"/>
        </w:rPr>
      </w:pPr>
    </w:p>
    <w:p w14:paraId="6A90312C" w14:textId="77777777" w:rsidR="009F00BB" w:rsidRPr="00142BB4" w:rsidRDefault="009F00BB" w:rsidP="009F00BB">
      <w:pPr>
        <w:spacing w:after="0" w:line="480" w:lineRule="auto"/>
        <w:ind w:firstLine="720"/>
        <w:rPr>
          <w:rFonts w:ascii="Times New Roman" w:hAnsi="Times New Roman" w:cs="Times New Roman"/>
          <w:sz w:val="24"/>
          <w:szCs w:val="24"/>
          <w:highlight w:val="yellow"/>
        </w:rPr>
      </w:pPr>
      <w:r w:rsidRPr="00142BB4">
        <w:rPr>
          <w:rFonts w:ascii="Times New Roman" w:hAnsi="Times New Roman" w:cs="Times New Roman"/>
          <w:sz w:val="24"/>
          <w:szCs w:val="24"/>
          <w:highlight w:val="yellow"/>
        </w:rPr>
        <w:t>ADDITIONAL STATS USED: Jameal</w:t>
      </w:r>
      <w:r>
        <w:rPr>
          <w:rFonts w:ascii="Times New Roman" w:hAnsi="Times New Roman" w:cs="Times New Roman"/>
          <w:sz w:val="24"/>
          <w:szCs w:val="24"/>
          <w:highlight w:val="yellow"/>
        </w:rPr>
        <w:t>/Ole; trends, nMDS</w:t>
      </w:r>
      <w:r w:rsidRPr="00142BB4">
        <w:rPr>
          <w:rFonts w:ascii="Times New Roman" w:hAnsi="Times New Roman" w:cs="Times New Roman"/>
          <w:sz w:val="24"/>
          <w:szCs w:val="24"/>
          <w:highlight w:val="yellow"/>
        </w:rPr>
        <w:t>.</w:t>
      </w:r>
    </w:p>
    <w:p w14:paraId="38BB5C45" w14:textId="77777777" w:rsidR="009F00BB" w:rsidRPr="00772686" w:rsidRDefault="009F00BB" w:rsidP="009F00BB">
      <w:pPr>
        <w:spacing w:after="0" w:line="480" w:lineRule="auto"/>
        <w:ind w:firstLine="720"/>
        <w:rPr>
          <w:rFonts w:ascii="Times New Roman" w:hAnsi="Times New Roman" w:cs="Times New Roman"/>
          <w:sz w:val="24"/>
        </w:rPr>
      </w:pPr>
      <w:r w:rsidRPr="00142BB4">
        <w:rPr>
          <w:rFonts w:ascii="Times New Roman" w:hAnsi="Times New Roman" w:cs="Times New Roman"/>
          <w:sz w:val="24"/>
          <w:szCs w:val="24"/>
          <w:highlight w:val="yellow"/>
        </w:rPr>
        <w:t xml:space="preserve">ALSO: </w:t>
      </w:r>
      <w:r>
        <w:rPr>
          <w:rFonts w:ascii="Times New Roman" w:hAnsi="Times New Roman" w:cs="Times New Roman"/>
          <w:sz w:val="24"/>
          <w:szCs w:val="24"/>
          <w:highlight w:val="yellow"/>
        </w:rPr>
        <w:t xml:space="preserve">reread to be sure it’s clear </w:t>
      </w:r>
      <w:r w:rsidRPr="00142BB4">
        <w:rPr>
          <w:rFonts w:ascii="Times New Roman" w:hAnsi="Times New Roman" w:cs="Times New Roman"/>
          <w:sz w:val="24"/>
          <w:szCs w:val="24"/>
          <w:highlight w:val="yellow"/>
        </w:rPr>
        <w:t>what invert info is from quadrat data, what is from transect data</w:t>
      </w:r>
      <w:r>
        <w:rPr>
          <w:rFonts w:ascii="Times New Roman" w:hAnsi="Times New Roman" w:cs="Times New Roman"/>
          <w:sz w:val="24"/>
          <w:szCs w:val="24"/>
          <w:highlight w:val="yellow"/>
        </w:rPr>
        <w:t>, etc., and how it was all compiled so that it’s more or less apples to apple</w:t>
      </w:r>
      <w:r w:rsidRPr="00142BB4">
        <w:rPr>
          <w:rFonts w:ascii="Times New Roman" w:hAnsi="Times New Roman" w:cs="Times New Roman"/>
          <w:sz w:val="24"/>
          <w:szCs w:val="24"/>
          <w:highlight w:val="yellow"/>
        </w:rPr>
        <w:t>s.</w:t>
      </w:r>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1D9EE0E6" w14:textId="77777777" w:rsidR="00FB62E0" w:rsidRDefault="00142BB4" w:rsidP="00BE38E3">
      <w:pPr>
        <w:widowControl w:val="0"/>
        <w:autoSpaceDE w:val="0"/>
        <w:autoSpaceDN w:val="0"/>
        <w:adjustRightInd w:val="0"/>
        <w:spacing w:after="240" w:line="440" w:lineRule="atLeast"/>
        <w:rPr>
          <w:rFonts w:ascii="Times New Roman" w:hAnsi="Times New Roman" w:cs="Times New Roman"/>
          <w:i/>
          <w:sz w:val="24"/>
          <w:szCs w:val="24"/>
          <w:u w:val="single"/>
        </w:rPr>
      </w:pPr>
      <w:r w:rsidRPr="00FB62E0">
        <w:rPr>
          <w:rFonts w:ascii="Times New Roman" w:hAnsi="Times New Roman" w:cs="Times New Roman"/>
          <w:i/>
          <w:sz w:val="24"/>
          <w:szCs w:val="24"/>
          <w:u w:val="single"/>
        </w:rPr>
        <w:t>Sea otter abundance and distributio</w:t>
      </w:r>
      <w:r w:rsidR="00FB62E0">
        <w:rPr>
          <w:rFonts w:ascii="Times New Roman" w:hAnsi="Times New Roman" w:cs="Times New Roman"/>
          <w:i/>
          <w:sz w:val="24"/>
          <w:szCs w:val="24"/>
          <w:u w:val="single"/>
        </w:rPr>
        <w:t>n</w:t>
      </w:r>
    </w:p>
    <w:p w14:paraId="6357BD79" w14:textId="7326901F" w:rsidR="00142BB4" w:rsidRPr="00BE38E3" w:rsidRDefault="00142BB4" w:rsidP="00BE38E3">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sidR="00BE38E3">
        <w:rPr>
          <w:rFonts w:ascii="Times New Roman" w:hAnsi="Times New Roman" w:cs="Times New Roman"/>
          <w:sz w:val="24"/>
          <w:szCs w:val="24"/>
        </w:rPr>
        <w:t xml:space="preserve"> L</w:t>
      </w:r>
      <w:commentRangeStart w:id="29"/>
      <w:r w:rsidR="00BE38E3">
        <w:rPr>
          <w:rFonts w:ascii="Times New Roman" w:hAnsi="Times New Roman" w:cs="Times New Roman"/>
          <w:sz w:val="24"/>
          <w:szCs w:val="24"/>
        </w:rPr>
        <w:t>a</w:t>
      </w:r>
      <w:commentRangeEnd w:id="29"/>
      <w:r w:rsidR="00BE38E3">
        <w:rPr>
          <w:rFonts w:ascii="Times New Roman" w:hAnsi="Times New Roman" w:cs="Times New Roman"/>
          <w:sz w:val="24"/>
          <w:szCs w:val="24"/>
        </w:rPr>
        <w:t>nce</w:t>
      </w:r>
      <w:r w:rsidR="00BE38E3">
        <w:rPr>
          <w:rStyle w:val="CommentReference"/>
        </w:rPr>
        <w:commentReference w:id="29"/>
      </w:r>
      <w:r w:rsidR="00BE38E3">
        <w:rPr>
          <w:rFonts w:ascii="Times New Roman" w:hAnsi="Times New Roman" w:cs="Times New Roman"/>
          <w:sz w:val="24"/>
          <w:szCs w:val="24"/>
        </w:rPr>
        <w:t xml:space="preserve"> et al. 2004, </w:t>
      </w:r>
      <w:r w:rsidRPr="00F207C9">
        <w:rPr>
          <w:rFonts w:ascii="Times New Roman" w:hAnsi="Times New Roman" w:cs="Times New Roman"/>
          <w:sz w:val="24"/>
          <w:szCs w:val="24"/>
        </w:rPr>
        <w:t xml:space="preserve"> </w:t>
      </w:r>
      <w:commentRangeStart w:id="30"/>
      <w:r w:rsidR="00824940">
        <w:rPr>
          <w:rFonts w:ascii="Times New Roman" w:hAnsi="Times New Roman" w:cs="Times New Roman"/>
          <w:sz w:val="24"/>
          <w:szCs w:val="24"/>
        </w:rPr>
        <w:t>Jefferies and Jameson 2014</w:t>
      </w:r>
      <w:commentRangeEnd w:id="30"/>
      <w:r w:rsidR="00824940">
        <w:rPr>
          <w:rStyle w:val="CommentReference"/>
        </w:rPr>
        <w:commentReference w:id="30"/>
      </w:r>
      <w:r w:rsidR="00824940">
        <w:rPr>
          <w:rFonts w:ascii="Times New Roman" w:hAnsi="Times New Roman" w:cs="Times New Roman"/>
          <w:sz w:val="24"/>
          <w:szCs w:val="24"/>
        </w:rPr>
        <w:t>)</w:t>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w:t>
      </w:r>
      <w:r>
        <w:rPr>
          <w:rFonts w:ascii="Times New Roman" w:hAnsi="Times New Roman" w:cs="Times New Roman"/>
          <w:sz w:val="24"/>
          <w:szCs w:val="24"/>
        </w:rPr>
        <w:lastRenderedPageBreak/>
        <w:t xml:space="preserve">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sidR="00ED4AD3">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sidR="00BE38E3">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Pr>
          <w:rFonts w:ascii="Times New Roman" w:hAnsi="Times New Roman" w:cs="Times New Roman"/>
          <w:sz w:val="24"/>
          <w:szCs w:val="24"/>
        </w:rPr>
        <w:t>As with</w:t>
      </w:r>
      <w:r w:rsidRPr="00F207C9">
        <w:rPr>
          <w:rFonts w:ascii="Times New Roman" w:hAnsi="Times New Roman" w:cs="Times New Roman"/>
          <w:sz w:val="24"/>
          <w:szCs w:val="24"/>
        </w:rPr>
        <w:t xml:space="preserve"> the kelp </w:t>
      </w:r>
      <w:r>
        <w:rPr>
          <w:rFonts w:ascii="Times New Roman" w:hAnsi="Times New Roman" w:cs="Times New Roman"/>
          <w:sz w:val="24"/>
          <w:szCs w:val="24"/>
        </w:rPr>
        <w:t xml:space="preserve">canopy </w:t>
      </w:r>
      <w:r w:rsidRPr="00F207C9">
        <w:rPr>
          <w:rFonts w:ascii="Times New Roman" w:hAnsi="Times New Roman" w:cs="Times New Roman"/>
          <w:sz w:val="24"/>
          <w:szCs w:val="24"/>
        </w:rPr>
        <w:t xml:space="preserve">data, </w:t>
      </w:r>
      <w:r>
        <w:rPr>
          <w:rFonts w:ascii="Times New Roman" w:hAnsi="Times New Roman" w:cs="Times New Roman"/>
          <w:sz w:val="24"/>
          <w:szCs w:val="24"/>
        </w:rPr>
        <w:t xml:space="preserve">the sea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r w:rsidR="00BE38E3">
        <w:rPr>
          <w:rFonts w:ascii="Times New Roman" w:hAnsi="Times New Roman" w:cs="Times New Roman"/>
          <w:sz w:val="24"/>
          <w:szCs w:val="24"/>
        </w:rPr>
        <w:t>Laidre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Pr>
          <w:rFonts w:ascii="Times New Roman" w:hAnsi="Times New Roman" w:cs="Times New Roman"/>
          <w:sz w:val="24"/>
          <w:szCs w:val="24"/>
        </w:rPr>
        <w:t>, although</w:t>
      </w:r>
      <w:r w:rsidRPr="00F207C9">
        <w:rPr>
          <w:rFonts w:ascii="Times New Roman" w:hAnsi="Times New Roman" w:cs="Times New Roman"/>
          <w:sz w:val="24"/>
          <w:szCs w:val="24"/>
        </w:rPr>
        <w:t xml:space="preserve"> anecdotal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Pr="00F207C9">
        <w:rPr>
          <w:rFonts w:ascii="Times New Roman" w:hAnsi="Times New Roman" w:cs="Times New Roman"/>
          <w:sz w:val="24"/>
          <w:szCs w:val="24"/>
        </w:rPr>
        <w:t>.</w:t>
      </w:r>
    </w:p>
    <w:p w14:paraId="380CBE92" w14:textId="571FC978" w:rsidR="00142BB4" w:rsidRPr="00ED4AD3" w:rsidRDefault="00142BB4"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sidR="006074B4">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w:t>
      </w:r>
      <w:r w:rsidR="00ED4AD3">
        <w:rPr>
          <w:rFonts w:ascii="Times New Roman" w:hAnsi="Times New Roman" w:cs="Times New Roman"/>
          <w:sz w:val="24"/>
          <w:szCs w:val="24"/>
        </w:rPr>
        <w:t xml:space="preserve">generated a smooth </w:t>
      </w:r>
      <w:r w:rsidRPr="00F207C9">
        <w:rPr>
          <w:rFonts w:ascii="Times New Roman" w:hAnsi="Times New Roman" w:cs="Times New Roman"/>
          <w:sz w:val="24"/>
          <w:szCs w:val="24"/>
        </w:rPr>
        <w:t xml:space="preserve">density of otters along the coastline </w:t>
      </w:r>
      <w:r w:rsidR="00ED4AD3">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sidR="00ED4AD3">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sidR="00ED4AD3">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sidR="00ED4AD3">
        <w:rPr>
          <w:rFonts w:ascii="Times New Roman" w:hAnsi="Times New Roman" w:cs="Times New Roman"/>
          <w:sz w:val="24"/>
          <w:szCs w:val="24"/>
        </w:rPr>
        <w:t>s.</w:t>
      </w:r>
      <w:r w:rsidR="006074B4">
        <w:rPr>
          <w:rFonts w:ascii="Times New Roman" w:hAnsi="Times New Roman" w:cs="Times New Roman"/>
          <w:sz w:val="24"/>
          <w:szCs w:val="24"/>
        </w:rPr>
        <w:t xml:space="preserve"> Specifically,</w:t>
      </w:r>
      <w:r w:rsidR="00ED4AD3">
        <w:rPr>
          <w:rFonts w:ascii="Times New Roman" w:hAnsi="Times New Roman" w:cs="Times New Roman"/>
          <w:sz w:val="24"/>
          <w:szCs w:val="24"/>
        </w:rPr>
        <w:t xml:space="preserve"> </w:t>
      </w:r>
      <w:r w:rsidR="006074B4">
        <w:rPr>
          <w:rFonts w:ascii="Times New Roman" w:hAnsi="Times New Roman" w:cs="Times New Roman"/>
          <w:sz w:val="24"/>
          <w:szCs w:val="24"/>
        </w:rPr>
        <w:t>w</w:t>
      </w:r>
      <w:r w:rsidR="00ED4AD3">
        <w:rPr>
          <w:rFonts w:ascii="Times New Roman" w:hAnsi="Times New Roman" w:cs="Times New Roman"/>
          <w:sz w:val="24"/>
          <w:szCs w:val="24"/>
        </w:rPr>
        <w:t xml:space="preserve">e </w:t>
      </w:r>
      <w:r w:rsidRPr="00F207C9">
        <w:rPr>
          <w:rFonts w:ascii="Times New Roman" w:hAnsi="Times New Roman" w:cs="Times New Roman"/>
          <w:sz w:val="24"/>
          <w:szCs w:val="24"/>
        </w:rPr>
        <w:t>plac</w:t>
      </w:r>
      <w:r w:rsidR="00ED4AD3">
        <w:rPr>
          <w:rFonts w:ascii="Times New Roman" w:hAnsi="Times New Roman" w:cs="Times New Roman"/>
          <w:sz w:val="24"/>
          <w:szCs w:val="24"/>
        </w:rPr>
        <w:t>ed</w:t>
      </w:r>
      <w:r w:rsidRPr="00F207C9">
        <w:rPr>
          <w:rFonts w:ascii="Times New Roman" w:hAnsi="Times New Roman" w:cs="Times New Roman"/>
          <w:sz w:val="24"/>
          <w:szCs w:val="24"/>
        </w:rPr>
        <w:t xml:space="preserve"> a </w:t>
      </w:r>
      <w:r w:rsidR="00ED4AD3">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sidR="00ED4AD3">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31"/>
      <w:r w:rsidRPr="00F207C9">
        <w:rPr>
          <w:rFonts w:ascii="Times New Roman" w:hAnsi="Times New Roman" w:cs="Times New Roman"/>
          <w:color w:val="151518"/>
          <w:sz w:val="24"/>
          <w:szCs w:val="24"/>
        </w:rPr>
        <w:t>.</w:t>
      </w:r>
      <w:commentRangeEnd w:id="31"/>
      <w:r w:rsidR="00EA161D">
        <w:rPr>
          <w:rStyle w:val="CommentReference"/>
        </w:rPr>
        <w:commentReference w:id="31"/>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r w:rsidRPr="00F207C9">
        <w:rPr>
          <w:rFonts w:ascii="Times New Roman" w:hAnsi="Times New Roman" w:cs="Times New Roman"/>
          <w:i/>
          <w:color w:val="151518"/>
          <w:sz w:val="24"/>
          <w:szCs w:val="24"/>
        </w:rPr>
        <w:t>i</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32"/>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32"/>
      <w:r>
        <w:rPr>
          <w:rStyle w:val="CommentReference"/>
        </w:rPr>
        <w:commentReference w:id="32"/>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5BF7CB4B" w14:textId="77777777" w:rsidR="00142BB4" w:rsidRPr="00F207C9" w:rsidRDefault="00142BB4" w:rsidP="00142BB4">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4C3ED76F" w14:textId="77777777" w:rsidR="00142BB4" w:rsidRPr="00F207C9" w:rsidRDefault="00142BB4" w:rsidP="00142BB4">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d>
          <m:dPr>
            <m:ctrlPr>
              <w:rPr>
                <w:rFonts w:ascii="Cambria Math" w:hAnsi="Cambria Math" w:cs="Times New Roman"/>
                <w:i/>
                <w:color w:val="151518"/>
                <w:sz w:val="24"/>
                <w:szCs w:val="24"/>
              </w:rPr>
            </m:ctrlPr>
          </m:dPr>
          <m:e>
            <m:r>
              <w:rPr>
                <w:rFonts w:ascii="Cambria Math" w:hAnsi="Cambria Math" w:cs="Times New Roman"/>
                <w:color w:val="151518"/>
                <w:sz w:val="24"/>
                <w:szCs w:val="24"/>
              </w:rPr>
              <m:t>j</m:t>
            </m:r>
          </m:e>
        </m:d>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21DB9957" w14:textId="18A1A7FD" w:rsidR="00142BB4" w:rsidRPr="00F207C9" w:rsidRDefault="00F0243E" w:rsidP="00142BB4">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(j)=</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t>(2)</w:t>
      </w:r>
    </w:p>
    <w:p w14:paraId="0096542F" w14:textId="7980F302" w:rsidR="00142BB4" w:rsidRDefault="00142BB4" w:rsidP="00142BB4">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results did not change with alternate bandwidths. </w:t>
      </w:r>
    </w:p>
    <w:p w14:paraId="31BBAC54" w14:textId="59B0F6FF" w:rsidR="000F08C9" w:rsidRDefault="00B9463D" w:rsidP="006C337C">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commentRangeStart w:id="33"/>
      <w:r w:rsidRPr="0050274A">
        <w:rPr>
          <w:rFonts w:ascii="Times New Roman" w:hAnsi="Times New Roman" w:cs="Times New Roman"/>
          <w:sz w:val="24"/>
        </w:rPr>
        <w:t>at each site</w:t>
      </w:r>
      <w:commentRangeEnd w:id="33"/>
      <w:r>
        <w:rPr>
          <w:rStyle w:val="CommentReference"/>
        </w:rPr>
        <w:commentReference w:id="33"/>
      </w:r>
      <w:r>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Pr>
          <w:rFonts w:ascii="Times New Roman" w:hAnsi="Times New Roman" w:cs="Times New Roman"/>
          <w:sz w:val="24"/>
        </w:rPr>
        <w:t>a</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w:r w:rsidR="006C337C">
        <w:rPr>
          <w:rFonts w:ascii="Times New Roman" w:hAnsi="Times New Roman" w:cs="Times New Roman"/>
          <w:sz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w:t>
      </w:r>
      <w:r w:rsidR="006C337C">
        <w:rPr>
          <w:rFonts w:ascii="Times New Roman" w:hAnsi="Times New Roman" w:cs="Times New Roman"/>
          <w:sz w:val="24"/>
        </w:rPr>
        <w:t xml:space="preserve">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006C337C">
        <w:rPr>
          <w:rFonts w:ascii="Times New Roman" w:hAnsi="Times New Roman" w:cs="Times New Roman"/>
          <w:sz w:val="24"/>
        </w:rPr>
        <w:t xml:space="preserve">. </w:t>
      </w:r>
      <w:r>
        <w:rPr>
          <w:rFonts w:ascii="Times New Roman" w:hAnsi="Times New Roman" w:cs="Times New Roman"/>
          <w:sz w:val="24"/>
        </w:rPr>
        <w:t>Using such an index provides a graphical interpretation (linear trends are exponential changes in area), and allows fo</w:t>
      </w:r>
      <w:r w:rsidR="006C337C">
        <w:rPr>
          <w:rFonts w:ascii="Times New Roman" w:hAnsi="Times New Roman" w:cs="Times New Roman"/>
          <w:sz w:val="24"/>
        </w:rPr>
        <w:t xml:space="preserve">r sites across a large range of abundance </w:t>
      </w:r>
      <w:r>
        <w:rPr>
          <w:rFonts w:ascii="Times New Roman" w:hAnsi="Times New Roman" w:cs="Times New Roman"/>
          <w:sz w:val="24"/>
        </w:rPr>
        <w:t>to be visualized on the same axes.</w:t>
      </w:r>
    </w:p>
    <w:p w14:paraId="07D30550" w14:textId="77777777" w:rsidR="00B928AA" w:rsidRDefault="00B928AA" w:rsidP="00B07638">
      <w:pPr>
        <w:spacing w:after="0" w:line="480" w:lineRule="auto"/>
        <w:rPr>
          <w:rFonts w:ascii="Times New Roman" w:hAnsi="Times New Roman" w:cs="Times New Roman"/>
          <w:i/>
          <w:sz w:val="24"/>
          <w:u w:val="single"/>
        </w:rPr>
      </w:pPr>
    </w:p>
    <w:p w14:paraId="61690552" w14:textId="502E5C8C" w:rsidR="00B928AA" w:rsidRPr="00B928AA" w:rsidRDefault="0050274A" w:rsidP="00B07638">
      <w:pPr>
        <w:spacing w:after="0" w:line="480" w:lineRule="auto"/>
        <w:rPr>
          <w:rFonts w:ascii="Times New Roman" w:hAnsi="Times New Roman" w:cs="Times New Roman"/>
          <w:i/>
          <w:sz w:val="24"/>
        </w:rPr>
      </w:pPr>
      <w:commentRangeStart w:id="34"/>
      <w:r w:rsidRPr="00B928AA">
        <w:rPr>
          <w:rFonts w:ascii="Times New Roman" w:hAnsi="Times New Roman" w:cs="Times New Roman"/>
          <w:i/>
          <w:sz w:val="24"/>
        </w:rPr>
        <w:t>Kelp canopy area</w:t>
      </w:r>
      <w:commentRangeEnd w:id="34"/>
      <w:r w:rsidR="00007BCA" w:rsidRPr="00B928AA">
        <w:rPr>
          <w:rStyle w:val="CommentReference"/>
          <w:i/>
        </w:rPr>
        <w:commentReference w:id="34"/>
      </w:r>
    </w:p>
    <w:p w14:paraId="6DA227FB" w14:textId="7BD3BEAF" w:rsidR="0050274A" w:rsidRPr="0050274A" w:rsidRDefault="00F068C0" w:rsidP="00B07638">
      <w:pPr>
        <w:spacing w:after="0" w:line="480" w:lineRule="auto"/>
        <w:rPr>
          <w:rFonts w:ascii="Times New Roman" w:hAnsi="Times New Roman" w:cs="Times New Roman"/>
          <w:sz w:val="24"/>
        </w:rPr>
      </w:pPr>
      <w:r>
        <w:rPr>
          <w:rFonts w:ascii="Times New Roman" w:hAnsi="Times New Roman" w:cs="Times New Roman"/>
          <w:sz w:val="24"/>
        </w:rPr>
        <w:t>To describe</w:t>
      </w:r>
      <w:r w:rsidR="00C20890">
        <w:rPr>
          <w:rFonts w:ascii="Times New Roman" w:hAnsi="Times New Roman" w:cs="Times New Roman"/>
          <w:sz w:val="24"/>
        </w:rPr>
        <w:t xml:space="preserve"> kelp abundance at each site, w</w:t>
      </w:r>
      <w:r w:rsidR="0050274A" w:rsidRPr="0050274A">
        <w:rPr>
          <w:rFonts w:ascii="Times New Roman" w:hAnsi="Times New Roman" w:cs="Times New Roman"/>
          <w:sz w:val="24"/>
        </w:rPr>
        <w:t xml:space="preserve">e used publicly available </w:t>
      </w:r>
      <w:r w:rsidR="00C20890">
        <w:rPr>
          <w:rFonts w:ascii="Times New Roman" w:hAnsi="Times New Roman" w:cs="Times New Roman"/>
          <w:sz w:val="24"/>
        </w:rPr>
        <w:t xml:space="preserve">data from </w:t>
      </w:r>
      <w:r w:rsidR="0050274A" w:rsidRPr="0050274A">
        <w:rPr>
          <w:rFonts w:ascii="Times New Roman" w:hAnsi="Times New Roman" w:cs="Times New Roman"/>
          <w:sz w:val="24"/>
        </w:rPr>
        <w:t xml:space="preserve">aerial </w:t>
      </w:r>
      <w:r w:rsidR="00320BFE">
        <w:rPr>
          <w:rFonts w:ascii="Times New Roman" w:hAnsi="Times New Roman" w:cs="Times New Roman"/>
          <w:sz w:val="24"/>
        </w:rPr>
        <w:t xml:space="preserve">overflight </w:t>
      </w:r>
      <w:r w:rsidR="0050274A" w:rsidRPr="0050274A">
        <w:rPr>
          <w:rFonts w:ascii="Times New Roman" w:hAnsi="Times New Roman" w:cs="Times New Roman"/>
          <w:sz w:val="24"/>
        </w:rPr>
        <w:t>surveys of algae from the Washington Department of Natural Resources (WDNR</w:t>
      </w:r>
      <w:r w:rsidR="00BF0547">
        <w:rPr>
          <w:rFonts w:ascii="Times New Roman" w:hAnsi="Times New Roman" w:cs="Times New Roman"/>
          <w:sz w:val="24"/>
        </w:rPr>
        <w:t>;</w:t>
      </w:r>
      <w:r w:rsidR="00C20890">
        <w:rPr>
          <w:rFonts w:ascii="Times New Roman" w:hAnsi="Times New Roman" w:cs="Times New Roman"/>
          <w:sz w:val="24"/>
        </w:rPr>
        <w:t xml:space="preserve"> survey methods provided in </w:t>
      </w:r>
      <w:r w:rsidR="00320BFE">
        <w:rPr>
          <w:rFonts w:ascii="Times New Roman" w:hAnsi="Times New Roman" w:cs="Times New Roman"/>
          <w:sz w:val="24"/>
        </w:rPr>
        <w:t>Pfister et al. in reiview</w:t>
      </w:r>
      <w:r w:rsidR="0050274A" w:rsidRPr="0050274A">
        <w:rPr>
          <w:rFonts w:ascii="Times New Roman" w:hAnsi="Times New Roman" w:cs="Times New Roman"/>
          <w:sz w:val="24"/>
        </w:rPr>
        <w:t>)</w:t>
      </w:r>
      <w:r w:rsidR="00C20890">
        <w:rPr>
          <w:rFonts w:ascii="Times New Roman" w:hAnsi="Times New Roman" w:cs="Times New Roman"/>
          <w:sz w:val="24"/>
        </w:rPr>
        <w:t>.</w:t>
      </w:r>
      <w:r w:rsidR="0050274A" w:rsidRPr="0050274A">
        <w:rPr>
          <w:rFonts w:ascii="Times New Roman" w:hAnsi="Times New Roman" w:cs="Times New Roman"/>
          <w:sz w:val="24"/>
        </w:rPr>
        <w:t xml:space="preserve"> </w:t>
      </w:r>
      <w:r w:rsidR="00372026" w:rsidRPr="0050274A">
        <w:rPr>
          <w:rFonts w:ascii="Times New Roman" w:hAnsi="Times New Roman" w:cs="Times New Roman"/>
          <w:sz w:val="24"/>
        </w:rPr>
        <w:t xml:space="preserve">Surveys were conducted </w:t>
      </w:r>
      <w:r w:rsidR="00C20890">
        <w:rPr>
          <w:rFonts w:ascii="Times New Roman" w:hAnsi="Times New Roman" w:cs="Times New Roman"/>
          <w:sz w:val="24"/>
        </w:rPr>
        <w:t xml:space="preserve">annually between </w:t>
      </w:r>
      <w:r w:rsidR="00C20890" w:rsidRPr="0050274A">
        <w:rPr>
          <w:rFonts w:ascii="Times New Roman" w:hAnsi="Times New Roman" w:cs="Times New Roman"/>
          <w:sz w:val="24"/>
        </w:rPr>
        <w:t>1989 and 2015 (no data available for 1993)</w:t>
      </w:r>
      <w:r w:rsidR="00C20890">
        <w:rPr>
          <w:rFonts w:ascii="Times New Roman" w:hAnsi="Times New Roman" w:cs="Times New Roman"/>
          <w:sz w:val="24"/>
        </w:rPr>
        <w:t xml:space="preserve"> </w:t>
      </w:r>
      <w:r w:rsidR="00372026" w:rsidRPr="0050274A">
        <w:rPr>
          <w:rFonts w:ascii="Times New Roman" w:hAnsi="Times New Roman" w:cs="Times New Roman"/>
          <w:sz w:val="24"/>
        </w:rPr>
        <w:t xml:space="preserve">during peak kelp abundance </w:t>
      </w:r>
      <w:r w:rsidR="00372026">
        <w:rPr>
          <w:rFonts w:ascii="Times New Roman" w:hAnsi="Times New Roman" w:cs="Times New Roman"/>
          <w:sz w:val="24"/>
        </w:rPr>
        <w:t>for the region</w:t>
      </w:r>
      <w:r w:rsidR="00372026" w:rsidRPr="0050274A">
        <w:rPr>
          <w:rFonts w:ascii="Times New Roman" w:hAnsi="Times New Roman" w:cs="Times New Roman"/>
          <w:sz w:val="24"/>
        </w:rPr>
        <w:t xml:space="preserve"> (late July or early August</w:t>
      </w:r>
      <w:r w:rsidR="00C20890">
        <w:rPr>
          <w:rFonts w:ascii="Times New Roman" w:hAnsi="Times New Roman" w:cs="Times New Roman"/>
          <w:sz w:val="24"/>
        </w:rPr>
        <w:t xml:space="preserve"> of each year</w:t>
      </w:r>
      <w:r w:rsidR="00372026" w:rsidRPr="0050274A">
        <w:rPr>
          <w:rFonts w:ascii="Times New Roman" w:hAnsi="Times New Roman" w:cs="Times New Roman"/>
          <w:sz w:val="24"/>
        </w:rPr>
        <w:t xml:space="preserve">). </w:t>
      </w:r>
      <w:r w:rsidR="0050274A">
        <w:rPr>
          <w:rFonts w:ascii="Times New Roman" w:hAnsi="Times New Roman" w:cs="Times New Roman"/>
          <w:sz w:val="24"/>
        </w:rPr>
        <w:t>Surface canopies in this region</w:t>
      </w:r>
      <w:r w:rsidR="0050274A" w:rsidRPr="0050274A">
        <w:rPr>
          <w:rFonts w:ascii="Times New Roman" w:hAnsi="Times New Roman" w:cs="Times New Roman"/>
          <w:sz w:val="24"/>
        </w:rPr>
        <w:t xml:space="preserve"> consist of a mix of </w:t>
      </w:r>
      <w:r w:rsidR="0050274A" w:rsidRPr="007A0FBB">
        <w:rPr>
          <w:rFonts w:ascii="Times New Roman" w:hAnsi="Times New Roman" w:cs="Times New Roman"/>
          <w:i/>
          <w:sz w:val="24"/>
        </w:rPr>
        <w:t>Macrocystis</w:t>
      </w:r>
      <w:r w:rsidR="0050274A">
        <w:rPr>
          <w:rFonts w:ascii="Times New Roman" w:hAnsi="Times New Roman" w:cs="Times New Roman"/>
          <w:sz w:val="24"/>
        </w:rPr>
        <w:t xml:space="preserve"> </w:t>
      </w:r>
      <w:r w:rsidR="0050274A" w:rsidRPr="0050274A">
        <w:rPr>
          <w:rFonts w:ascii="Times New Roman" w:hAnsi="Times New Roman" w:cs="Times New Roman"/>
          <w:sz w:val="24"/>
        </w:rPr>
        <w:t xml:space="preserve">and </w:t>
      </w:r>
      <w:r w:rsidR="0050274A" w:rsidRPr="007A0FBB">
        <w:rPr>
          <w:rFonts w:ascii="Times New Roman" w:hAnsi="Times New Roman" w:cs="Times New Roman"/>
          <w:i/>
          <w:sz w:val="24"/>
        </w:rPr>
        <w:t>Nereocystis</w:t>
      </w:r>
      <w:r w:rsidR="0050274A" w:rsidRPr="0050274A">
        <w:rPr>
          <w:rFonts w:ascii="Times New Roman" w:hAnsi="Times New Roman" w:cs="Times New Roman"/>
          <w:sz w:val="24"/>
        </w:rPr>
        <w:t>. While overflight surveys differentiate between the two species (</w:t>
      </w:r>
      <w:r w:rsidR="0050274A" w:rsidRPr="00C8037B">
        <w:rPr>
          <w:rFonts w:ascii="Times New Roman" w:hAnsi="Times New Roman" w:cs="Times New Roman"/>
          <w:sz w:val="24"/>
          <w:highlight w:val="yellow"/>
        </w:rPr>
        <w:t>REF</w:t>
      </w:r>
      <w:r w:rsidR="0050274A" w:rsidRPr="0050274A">
        <w:rPr>
          <w:rFonts w:ascii="Times New Roman" w:hAnsi="Times New Roman" w:cs="Times New Roman"/>
          <w:sz w:val="24"/>
        </w:rPr>
        <w:t xml:space="preserve">), we are </w:t>
      </w:r>
      <w:r w:rsidR="0050274A" w:rsidRPr="0050274A">
        <w:rPr>
          <w:rFonts w:ascii="Times New Roman" w:hAnsi="Times New Roman" w:cs="Times New Roman"/>
          <w:sz w:val="24"/>
        </w:rPr>
        <w:lastRenderedPageBreak/>
        <w:t>primarily interested in the canopy habitat kelps provided</w:t>
      </w:r>
      <w:r w:rsidR="00BF0547">
        <w:rPr>
          <w:rFonts w:ascii="Times New Roman" w:hAnsi="Times New Roman" w:cs="Times New Roman"/>
          <w:sz w:val="24"/>
        </w:rPr>
        <w:t>,</w:t>
      </w:r>
      <w:r w:rsidR="0050274A" w:rsidRPr="0050274A">
        <w:rPr>
          <w:rFonts w:ascii="Times New Roman" w:hAnsi="Times New Roman" w:cs="Times New Roman"/>
          <w:sz w:val="24"/>
        </w:rPr>
        <w:t xml:space="preserve"> and </w:t>
      </w:r>
      <w:r w:rsidR="00BF0547">
        <w:rPr>
          <w:rFonts w:ascii="Times New Roman" w:hAnsi="Times New Roman" w:cs="Times New Roman"/>
          <w:sz w:val="24"/>
        </w:rPr>
        <w:t>thus</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we focus on the total surface </w:t>
      </w:r>
      <w:r w:rsidR="00BF0547">
        <w:rPr>
          <w:rFonts w:ascii="Times New Roman" w:hAnsi="Times New Roman" w:cs="Times New Roman"/>
          <w:sz w:val="24"/>
        </w:rPr>
        <w:t>coverage</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provided by the two species</w:t>
      </w:r>
      <w:r w:rsidR="00115E99">
        <w:rPr>
          <w:rFonts w:ascii="Times New Roman" w:hAnsi="Times New Roman" w:cs="Times New Roman"/>
          <w:sz w:val="24"/>
        </w:rPr>
        <w:t>; a</w:t>
      </w:r>
      <w:r w:rsidR="0050274A" w:rsidRPr="0050274A">
        <w:rPr>
          <w:rFonts w:ascii="Times New Roman" w:hAnsi="Times New Roman" w:cs="Times New Roman"/>
          <w:sz w:val="24"/>
        </w:rPr>
        <w:t>dditionally, the two species</w:t>
      </w:r>
      <w:r w:rsidR="00BF0547">
        <w:rPr>
          <w:rFonts w:ascii="Times New Roman" w:hAnsi="Times New Roman" w:cs="Times New Roman"/>
          <w:sz w:val="24"/>
        </w:rPr>
        <w:t>’</w:t>
      </w:r>
      <w:r w:rsidR="0050274A" w:rsidRPr="0050274A">
        <w:rPr>
          <w:rFonts w:ascii="Times New Roman" w:hAnsi="Times New Roman" w:cs="Times New Roman"/>
          <w:sz w:val="24"/>
        </w:rPr>
        <w:t xml:space="preserve"> abundance</w:t>
      </w:r>
      <w:r w:rsidR="00BF0547">
        <w:rPr>
          <w:rFonts w:ascii="Times New Roman" w:hAnsi="Times New Roman" w:cs="Times New Roman"/>
          <w:sz w:val="24"/>
        </w:rPr>
        <w:t>s</w:t>
      </w:r>
      <w:r w:rsidR="0050274A" w:rsidRPr="0050274A">
        <w:rPr>
          <w:rFonts w:ascii="Times New Roman" w:hAnsi="Times New Roman" w:cs="Times New Roman"/>
          <w:sz w:val="24"/>
        </w:rPr>
        <w:t xml:space="preserve"> are strongly positively correlated in </w:t>
      </w:r>
      <w:r w:rsidR="00115E99">
        <w:rPr>
          <w:rFonts w:ascii="Times New Roman" w:hAnsi="Times New Roman" w:cs="Times New Roman"/>
          <w:sz w:val="24"/>
        </w:rPr>
        <w:t>this region</w:t>
      </w:r>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Pfister et al.</w:t>
      </w:r>
      <w:r w:rsidR="00115E99">
        <w:rPr>
          <w:rFonts w:ascii="Times New Roman" w:hAnsi="Times New Roman" w:cs="Times New Roman"/>
          <w:sz w:val="24"/>
          <w:highlight w:val="yellow"/>
        </w:rPr>
        <w:t>,</w:t>
      </w:r>
      <w:r w:rsidR="0050274A" w:rsidRPr="002054AB">
        <w:rPr>
          <w:rFonts w:ascii="Times New Roman" w:hAnsi="Times New Roman" w:cs="Times New Roman"/>
          <w:sz w:val="24"/>
          <w:highlight w:val="yellow"/>
        </w:rPr>
        <w:t xml:space="preserve"> </w:t>
      </w:r>
      <w:r w:rsidR="00115E99">
        <w:rPr>
          <w:rFonts w:ascii="Times New Roman" w:hAnsi="Times New Roman" w:cs="Times New Roman"/>
          <w:sz w:val="24"/>
          <w:highlight w:val="yellow"/>
        </w:rPr>
        <w:t>i</w:t>
      </w:r>
      <w:r w:rsidR="0050274A" w:rsidRPr="002054AB">
        <w:rPr>
          <w:rFonts w:ascii="Times New Roman" w:hAnsi="Times New Roman" w:cs="Times New Roman"/>
          <w:sz w:val="24"/>
          <w:highlight w:val="yellow"/>
        </w:rPr>
        <w:t xml:space="preserve">n </w:t>
      </w:r>
      <w:r w:rsidR="00115E99">
        <w:rPr>
          <w:rFonts w:ascii="Times New Roman" w:hAnsi="Times New Roman" w:cs="Times New Roman"/>
          <w:sz w:val="24"/>
          <w:highlight w:val="yellow"/>
        </w:rPr>
        <w:t>r</w:t>
      </w:r>
      <w:r w:rsidR="00115E99" w:rsidRPr="002054AB">
        <w:rPr>
          <w:rFonts w:ascii="Times New Roman" w:hAnsi="Times New Roman" w:cs="Times New Roman"/>
          <w:sz w:val="24"/>
          <w:highlight w:val="yellow"/>
        </w:rPr>
        <w:t>eview</w:t>
      </w:r>
      <w:r w:rsidR="0050274A" w:rsidRPr="0050274A">
        <w:rPr>
          <w:rFonts w:ascii="Times New Roman" w:hAnsi="Times New Roman" w:cs="Times New Roman"/>
          <w:sz w:val="24"/>
        </w:rPr>
        <w:t>). We examine</w:t>
      </w:r>
      <w:r w:rsidR="00BF0547">
        <w:rPr>
          <w:rFonts w:ascii="Times New Roman" w:hAnsi="Times New Roman" w:cs="Times New Roman"/>
          <w:sz w:val="24"/>
        </w:rPr>
        <w:t>d</w:t>
      </w:r>
      <w:r w:rsidR="0050274A" w:rsidRPr="0050274A">
        <w:rPr>
          <w:rFonts w:ascii="Times New Roman" w:hAnsi="Times New Roman" w:cs="Times New Roman"/>
          <w:sz w:val="24"/>
        </w:rPr>
        <w:t xml:space="preserve"> kelp abundance at two scales. </w:t>
      </w:r>
      <w:r w:rsidR="002252CC">
        <w:rPr>
          <w:rFonts w:ascii="Times New Roman" w:hAnsi="Times New Roman" w:cs="Times New Roman"/>
          <w:sz w:val="24"/>
        </w:rPr>
        <w:t>First, w</w:t>
      </w:r>
      <w:r w:rsidR="002252CC" w:rsidRPr="0050274A">
        <w:rPr>
          <w:rFonts w:ascii="Times New Roman" w:hAnsi="Times New Roman" w:cs="Times New Roman"/>
          <w:sz w:val="24"/>
        </w:rPr>
        <w:t xml:space="preserve">e </w:t>
      </w:r>
      <w:r w:rsidR="0050274A" w:rsidRPr="0050274A">
        <w:rPr>
          <w:rFonts w:ascii="Times New Roman" w:hAnsi="Times New Roman" w:cs="Times New Roman"/>
          <w:sz w:val="24"/>
        </w:rPr>
        <w:t>use</w:t>
      </w:r>
      <w:r w:rsidR="002252CC">
        <w:rPr>
          <w:rFonts w:ascii="Times New Roman" w:hAnsi="Times New Roman" w:cs="Times New Roman"/>
          <w:sz w:val="24"/>
        </w:rPr>
        <w:t>d</w:t>
      </w:r>
      <w:r w:rsidR="0050274A" w:rsidRPr="0050274A">
        <w:rPr>
          <w:rFonts w:ascii="Times New Roman" w:hAnsi="Times New Roman" w:cs="Times New Roman"/>
          <w:sz w:val="24"/>
        </w:rPr>
        <w:t xml:space="preserve"> kelp area within discrete strata along the coast to provide estimates of local kelp </w:t>
      </w:r>
      <w:r w:rsidR="002252CC">
        <w:rPr>
          <w:rFonts w:ascii="Times New Roman" w:hAnsi="Times New Roman" w:cs="Times New Roman"/>
          <w:sz w:val="24"/>
        </w:rPr>
        <w:t>surface coverage</w:t>
      </w:r>
      <w:r w:rsidR="007A19AA">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007A19AA">
        <w:rPr>
          <w:rFonts w:ascii="Times New Roman" w:eastAsiaTheme="minorEastAsia" w:hAnsi="Times New Roman" w:cs="Times New Roman"/>
          <w:color w:val="151518"/>
          <w:sz w:val="24"/>
          <w:szCs w:val="24"/>
        </w:rPr>
        <w:t>,</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for </w:t>
      </w:r>
      <w:r w:rsidR="007A19AA">
        <w:rPr>
          <w:rFonts w:ascii="Times New Roman" w:hAnsi="Times New Roman" w:cs="Times New Roman"/>
          <w:sz w:val="24"/>
        </w:rPr>
        <w:t>the strata containing each</w:t>
      </w:r>
      <w:r w:rsidR="0050274A" w:rsidRPr="0050274A">
        <w:rPr>
          <w:rFonts w:ascii="Times New Roman" w:hAnsi="Times New Roman" w:cs="Times New Roman"/>
          <w:sz w:val="24"/>
        </w:rPr>
        <w:t xml:space="preserve"> of our </w:t>
      </w:r>
      <w:r w:rsidR="002252CC">
        <w:rPr>
          <w:rFonts w:ascii="Times New Roman" w:hAnsi="Times New Roman" w:cs="Times New Roman"/>
          <w:sz w:val="24"/>
        </w:rPr>
        <w:t>ten</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sites</w:t>
      </w:r>
      <w:r w:rsidR="007A19AA">
        <w:rPr>
          <w:rFonts w:ascii="Times New Roman" w:hAnsi="Times New Roman" w:cs="Times New Roman"/>
          <w:sz w:val="24"/>
        </w:rPr>
        <w:t xml:space="preserve">, </w:t>
      </w:r>
      <w:r w:rsidR="007A19AA" w:rsidRPr="007A19AA">
        <w:rPr>
          <w:rFonts w:ascii="Times New Roman" w:hAnsi="Times New Roman" w:cs="Times New Roman"/>
          <w:i/>
          <w:sz w:val="24"/>
        </w:rPr>
        <w:t>j</w:t>
      </w:r>
      <w:r w:rsidR="007A19AA">
        <w:rPr>
          <w:rFonts w:ascii="Times New Roman" w:hAnsi="Times New Roman" w:cs="Times New Roman"/>
          <w:sz w:val="24"/>
        </w:rPr>
        <w:t xml:space="preserve">, in each year, </w:t>
      </w:r>
      <w:r w:rsidR="007A19AA">
        <w:rPr>
          <w:rFonts w:ascii="Times New Roman" w:hAnsi="Times New Roman" w:cs="Times New Roman"/>
          <w:i/>
          <w:sz w:val="24"/>
        </w:rPr>
        <w:t>t</w:t>
      </w:r>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Fig. </w:t>
      </w:r>
      <w:r w:rsidR="00320BFE">
        <w:rPr>
          <w:rFonts w:ascii="Times New Roman" w:hAnsi="Times New Roman" w:cs="Times New Roman"/>
          <w:sz w:val="24"/>
          <w:highlight w:val="yellow"/>
        </w:rPr>
        <w:t>1a</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r w:rsidR="00320BFE">
        <w:rPr>
          <w:rFonts w:ascii="Times New Roman" w:hAnsi="Times New Roman" w:cs="Times New Roman"/>
          <w:sz w:val="24"/>
        </w:rPr>
        <w:t xml:space="preserve"> Note that strata used by WDNR are substantially larger than the area surveyed during invertebrate surveys</w:t>
      </w:r>
      <w:r w:rsidR="0093607C">
        <w:rPr>
          <w:rFonts w:ascii="Times New Roman" w:hAnsi="Times New Roman" w:cs="Times New Roman"/>
          <w:sz w:val="24"/>
        </w:rPr>
        <w:t xml:space="preserve"> – shorlines on the order of kilometers whereas invertebrate surveys span the order of 0.1 kilometers</w:t>
      </w:r>
      <w:r w:rsidR="00320BFE">
        <w:rPr>
          <w:rFonts w:ascii="Times New Roman" w:hAnsi="Times New Roman" w:cs="Times New Roman"/>
          <w:sz w:val="24"/>
        </w:rPr>
        <w:t>.  Unfortunately, these strata are the smallest spatial unit for which it is appropriate to generate kelp area estimates (</w:t>
      </w:r>
      <w:r w:rsidR="00320BFE" w:rsidRPr="004A3CD3">
        <w:rPr>
          <w:rFonts w:ascii="Times New Roman" w:hAnsi="Times New Roman" w:cs="Times New Roman"/>
          <w:sz w:val="24"/>
          <w:highlight w:val="yellow"/>
        </w:rPr>
        <w:t>H. Barry pers. Comm., OTHER?).</w:t>
      </w:r>
      <w:r w:rsidR="00320BFE">
        <w:rPr>
          <w:rFonts w:ascii="Times New Roman" w:hAnsi="Times New Roman" w:cs="Times New Roman"/>
          <w:sz w:val="24"/>
        </w:rPr>
        <w:t xml:space="preserve"> </w:t>
      </w:r>
      <w:r w:rsidR="002252CC">
        <w:rPr>
          <w:rFonts w:ascii="Times New Roman" w:hAnsi="Times New Roman" w:cs="Times New Roman"/>
          <w:sz w:val="24"/>
        </w:rPr>
        <w:t>Second</w:t>
      </w:r>
      <w:r w:rsidR="0050274A" w:rsidRPr="0050274A">
        <w:rPr>
          <w:rFonts w:ascii="Times New Roman" w:hAnsi="Times New Roman" w:cs="Times New Roman"/>
          <w:sz w:val="24"/>
        </w:rPr>
        <w:t xml:space="preserve">, we summed kelp </w:t>
      </w:r>
      <w:r w:rsidR="002252CC">
        <w:rPr>
          <w:rFonts w:ascii="Times New Roman" w:hAnsi="Times New Roman" w:cs="Times New Roman"/>
          <w:sz w:val="24"/>
        </w:rPr>
        <w:t>surface coverage</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in all strata between Neah Bay and Destruction Island to provide a coastwide </w:t>
      </w:r>
      <w:r w:rsidR="00A82B22">
        <w:rPr>
          <w:rFonts w:ascii="Times New Roman" w:hAnsi="Times New Roman" w:cs="Times New Roman"/>
          <w:sz w:val="24"/>
        </w:rPr>
        <w:t>for</w:t>
      </w:r>
      <w:r w:rsidR="0050274A" w:rsidRPr="0050274A">
        <w:rPr>
          <w:rFonts w:ascii="Times New Roman" w:hAnsi="Times New Roman" w:cs="Times New Roman"/>
          <w:sz w:val="24"/>
        </w:rPr>
        <w:t xml:space="preserve"> the northern Olympic </w:t>
      </w:r>
      <w:r w:rsidR="002252CC">
        <w:rPr>
          <w:rFonts w:ascii="Times New Roman" w:hAnsi="Times New Roman" w:cs="Times New Roman"/>
          <w:sz w:val="24"/>
        </w:rPr>
        <w:t>C</w:t>
      </w:r>
      <w:r w:rsidR="002252CC" w:rsidRPr="0050274A">
        <w:rPr>
          <w:rFonts w:ascii="Times New Roman" w:hAnsi="Times New Roman" w:cs="Times New Roman"/>
          <w:sz w:val="24"/>
        </w:rPr>
        <w:t>oast</w:t>
      </w:r>
      <w:r w:rsidR="00320BFE">
        <w:rPr>
          <w:rFonts w:ascii="Times New Roman" w:hAnsi="Times New Roman" w:cs="Times New Roman"/>
          <w:sz w:val="24"/>
        </w:rPr>
        <w:t xml:space="preserve"> (</w:t>
      </w:r>
      <w:r w:rsidR="00320BFE" w:rsidRPr="0050274A">
        <w:rPr>
          <w:rFonts w:ascii="Times New Roman" w:hAnsi="Times New Roman" w:cs="Times New Roman"/>
          <w:sz w:val="24"/>
        </w:rPr>
        <w:t>Fig. 1</w:t>
      </w:r>
      <w:r w:rsidR="00320BFE">
        <w:rPr>
          <w:rFonts w:ascii="Times New Roman" w:hAnsi="Times New Roman" w:cs="Times New Roman"/>
          <w:sz w:val="24"/>
        </w:rPr>
        <w:t>c</w:t>
      </w:r>
      <w:r w:rsidR="00320BFE" w:rsidRPr="0050274A">
        <w:rPr>
          <w:rFonts w:ascii="Times New Roman" w:hAnsi="Times New Roman" w:cs="Times New Roman"/>
          <w:sz w:val="24"/>
        </w:rPr>
        <w:t>)</w:t>
      </w:r>
      <w:r w:rsidR="00320BFE">
        <w:rPr>
          <w:rFonts w:ascii="Times New Roman" w:hAnsi="Times New Roman" w:cs="Times New Roman"/>
          <w:sz w:val="24"/>
        </w:rPr>
        <w:t>.</w:t>
      </w:r>
      <w:r w:rsidR="002252CC"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Supplement for </w:t>
      </w:r>
      <w:r w:rsidR="00320BFE">
        <w:rPr>
          <w:rFonts w:ascii="Times New Roman" w:hAnsi="Times New Roman" w:cs="Times New Roman"/>
          <w:sz w:val="24"/>
          <w:highlight w:val="yellow"/>
        </w:rPr>
        <w:t>more?</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p>
    <w:p w14:paraId="7DD87361" w14:textId="09B53876" w:rsidR="00D5637D" w:rsidRDefault="0050274A" w:rsidP="00C74747">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sidR="00372026">
        <w:rPr>
          <w:rFonts w:ascii="Times New Roman" w:hAnsi="Times New Roman" w:cs="Times New Roman"/>
          <w:sz w:val="24"/>
        </w:rPr>
        <w:t>estimated</w:t>
      </w:r>
      <w:r w:rsidRPr="0050274A">
        <w:rPr>
          <w:rFonts w:ascii="Times New Roman" w:hAnsi="Times New Roman" w:cs="Times New Roman"/>
          <w:sz w:val="24"/>
        </w:rPr>
        <w:t xml:space="preserve"> the </w:t>
      </w:r>
      <w:r w:rsidR="00372026">
        <w:rPr>
          <w:rFonts w:ascii="Times New Roman" w:hAnsi="Times New Roman" w:cs="Times New Roman"/>
          <w:sz w:val="24"/>
        </w:rPr>
        <w:t xml:space="preserve">temporal </w:t>
      </w:r>
      <w:r w:rsidRPr="0050274A">
        <w:rPr>
          <w:rFonts w:ascii="Times New Roman" w:hAnsi="Times New Roman" w:cs="Times New Roman"/>
          <w:sz w:val="24"/>
        </w:rPr>
        <w:t>trend in kelp</w:t>
      </w:r>
      <w:r w:rsidR="00C20890">
        <w:rPr>
          <w:rFonts w:ascii="Times New Roman" w:hAnsi="Times New Roman" w:cs="Times New Roman"/>
          <w:sz w:val="24"/>
        </w:rPr>
        <w:t xml:space="preserve"> canopy coverage</w:t>
      </w:r>
      <w:r w:rsidRPr="0050274A">
        <w:rPr>
          <w:rFonts w:ascii="Times New Roman" w:hAnsi="Times New Roman" w:cs="Times New Roman"/>
          <w:sz w:val="24"/>
        </w:rPr>
        <w:t xml:space="preserve"> </w:t>
      </w:r>
      <w:commentRangeStart w:id="35"/>
      <w:r w:rsidRPr="0050274A">
        <w:rPr>
          <w:rFonts w:ascii="Times New Roman" w:hAnsi="Times New Roman" w:cs="Times New Roman"/>
          <w:sz w:val="24"/>
        </w:rPr>
        <w:t>at each site</w:t>
      </w:r>
      <w:commentRangeEnd w:id="35"/>
      <w:r w:rsidR="002054AB">
        <w:rPr>
          <w:rStyle w:val="CommentReference"/>
        </w:rPr>
        <w:commentReference w:id="35"/>
      </w:r>
      <w:r w:rsidR="004A3CD3">
        <w:rPr>
          <w:rFonts w:ascii="Times New Roman" w:hAnsi="Times New Roman" w:cs="Times New Roman"/>
          <w:sz w:val="24"/>
        </w:rPr>
        <w:t xml:space="preserve"> and coastwide</w:t>
      </w:r>
      <w:r w:rsidRPr="0050274A">
        <w:rPr>
          <w:rFonts w:ascii="Times New Roman" w:hAnsi="Times New Roman" w:cs="Times New Roman"/>
          <w:sz w:val="24"/>
        </w:rPr>
        <w:t xml:space="preserve"> </w:t>
      </w:r>
      <w:r w:rsidR="00372026" w:rsidRPr="0050274A">
        <w:rPr>
          <w:rFonts w:ascii="Times New Roman" w:hAnsi="Times New Roman" w:cs="Times New Roman"/>
          <w:sz w:val="24"/>
        </w:rPr>
        <w:t>b</w:t>
      </w:r>
      <w:r w:rsidR="00372026">
        <w:rPr>
          <w:rFonts w:ascii="Times New Roman" w:hAnsi="Times New Roman" w:cs="Times New Roman"/>
          <w:sz w:val="24"/>
        </w:rPr>
        <w:t>y</w:t>
      </w:r>
      <w:r w:rsidR="00372026" w:rsidRPr="0050274A">
        <w:rPr>
          <w:rFonts w:ascii="Times New Roman" w:hAnsi="Times New Roman" w:cs="Times New Roman"/>
          <w:sz w:val="24"/>
        </w:rPr>
        <w:t xml:space="preserve"> </w:t>
      </w:r>
      <w:r w:rsidRPr="0050274A">
        <w:rPr>
          <w:rFonts w:ascii="Times New Roman" w:hAnsi="Times New Roman" w:cs="Times New Roman"/>
          <w:sz w:val="24"/>
        </w:rPr>
        <w:t xml:space="preserve">regressing the natural logarithm of kelp area against time. </w:t>
      </w:r>
      <w:r w:rsidR="00C20890">
        <w:rPr>
          <w:rFonts w:ascii="Times New Roman" w:hAnsi="Times New Roman" w:cs="Times New Roman"/>
          <w:sz w:val="24"/>
        </w:rPr>
        <w:t>W</w:t>
      </w:r>
      <w:r w:rsidR="00C20890" w:rsidRPr="0050274A">
        <w:rPr>
          <w:rFonts w:ascii="Times New Roman" w:hAnsi="Times New Roman" w:cs="Times New Roman"/>
          <w:sz w:val="24"/>
        </w:rPr>
        <w:t xml:space="preserve">e </w:t>
      </w:r>
      <w:r w:rsidR="00C20890">
        <w:rPr>
          <w:rFonts w:ascii="Times New Roman" w:hAnsi="Times New Roman" w:cs="Times New Roman"/>
          <w:sz w:val="24"/>
        </w:rPr>
        <w:t xml:space="preserve">also </w:t>
      </w:r>
      <w:r w:rsidR="00C20890" w:rsidRPr="0050274A">
        <w:rPr>
          <w:rFonts w:ascii="Times New Roman" w:hAnsi="Times New Roman" w:cs="Times New Roman"/>
          <w:sz w:val="24"/>
        </w:rPr>
        <w:t>calculated the standard deviation</w:t>
      </w:r>
      <w:r w:rsidR="007306CA">
        <w:rPr>
          <w:rFonts w:ascii="Times New Roman" w:hAnsi="Times New Roman" w:cs="Times New Roman"/>
          <w:sz w:val="24"/>
        </w:rPr>
        <w:t xml:space="preserve"> (SD)</w:t>
      </w:r>
      <w:r w:rsidR="00C20890" w:rsidRPr="0050274A">
        <w:rPr>
          <w:rFonts w:ascii="Times New Roman" w:hAnsi="Times New Roman" w:cs="Times New Roman"/>
          <w:sz w:val="24"/>
        </w:rPr>
        <w:t xml:space="preserve"> </w:t>
      </w:r>
      <w:r w:rsidR="00C20890">
        <w:rPr>
          <w:rFonts w:ascii="Times New Roman" w:hAnsi="Times New Roman" w:cs="Times New Roman"/>
          <w:sz w:val="24"/>
        </w:rPr>
        <w:t xml:space="preserve">and </w:t>
      </w:r>
      <w:r w:rsidR="004A3CD3">
        <w:rPr>
          <w:rFonts w:ascii="Times New Roman" w:hAnsi="Times New Roman" w:cs="Times New Roman"/>
          <w:sz w:val="24"/>
        </w:rPr>
        <w:t>coefficient of variation (CV</w:t>
      </w:r>
      <w:r w:rsidR="00EA241A">
        <w:rPr>
          <w:rFonts w:ascii="Times New Roman" w:hAnsi="Times New Roman" w:cs="Times New Roman"/>
          <w:sz w:val="24"/>
        </w:rPr>
        <w:t xml:space="preserve"> </w:t>
      </w:r>
      <w:r w:rsidR="00C20890" w:rsidRPr="0050274A">
        <w:rPr>
          <w:rFonts w:ascii="Times New Roman" w:hAnsi="Times New Roman" w:cs="Times New Roman"/>
          <w:sz w:val="24"/>
        </w:rPr>
        <w:t xml:space="preserve">= </w:t>
      </w:r>
      <w:r w:rsidR="007306CA">
        <w:rPr>
          <w:rFonts w:ascii="Times New Roman" w:hAnsi="Times New Roman" w:cs="Times New Roman"/>
          <w:sz w:val="24"/>
        </w:rPr>
        <w:t>SD</w:t>
      </w:r>
      <w:r w:rsidR="00C20890" w:rsidRPr="0050274A">
        <w:rPr>
          <w:rFonts w:ascii="Times New Roman" w:hAnsi="Times New Roman" w:cs="Times New Roman"/>
          <w:sz w:val="24"/>
        </w:rPr>
        <w:t xml:space="preserve"> / mean) of observations around </w:t>
      </w:r>
      <w:r w:rsidR="00C20890">
        <w:rPr>
          <w:rFonts w:ascii="Times New Roman" w:hAnsi="Times New Roman" w:cs="Times New Roman"/>
          <w:sz w:val="24"/>
        </w:rPr>
        <w:t xml:space="preserve">each </w:t>
      </w:r>
      <w:r w:rsidR="00C20890" w:rsidRPr="0050274A">
        <w:rPr>
          <w:rFonts w:ascii="Times New Roman" w:hAnsi="Times New Roman" w:cs="Times New Roman"/>
          <w:sz w:val="24"/>
        </w:rPr>
        <w:t>trend.</w:t>
      </w:r>
      <w:r w:rsidR="00C20890">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sidR="00372026">
        <w:rPr>
          <w:rFonts w:ascii="Times New Roman" w:hAnsi="Times New Roman" w:cs="Times New Roman"/>
          <w:sz w:val="24"/>
        </w:rPr>
        <w:t xml:space="preserve"> </w:t>
      </w:r>
      <w:r w:rsidRPr="0050274A">
        <w:rPr>
          <w:rFonts w:ascii="Times New Roman" w:hAnsi="Times New Roman" w:cs="Times New Roman"/>
          <w:sz w:val="24"/>
        </w:rPr>
        <w:t>series (1989-2015)</w:t>
      </w:r>
      <w:r w:rsidR="002054AB">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sidR="002054AB">
        <w:rPr>
          <w:rFonts w:ascii="Times New Roman" w:hAnsi="Times New Roman" w:cs="Times New Roman"/>
          <w:sz w:val="24"/>
        </w:rPr>
        <w:t xml:space="preserve"> </w:t>
      </w:r>
      <w:r w:rsidR="00B22A8F">
        <w:rPr>
          <w:rFonts w:ascii="Times New Roman" w:hAnsi="Times New Roman" w:cs="Times New Roman"/>
          <w:sz w:val="24"/>
        </w:rPr>
        <w:t>in order to determine if</w:t>
      </w:r>
      <w:r w:rsidRPr="0050274A">
        <w:rPr>
          <w:rFonts w:ascii="Times New Roman" w:hAnsi="Times New Roman" w:cs="Times New Roman"/>
          <w:sz w:val="24"/>
        </w:rPr>
        <w:t xml:space="preserve"> trends shifted over time.</w:t>
      </w:r>
      <w:r w:rsidR="00015232">
        <w:rPr>
          <w:rFonts w:ascii="Times New Roman" w:hAnsi="Times New Roman" w:cs="Times New Roman"/>
          <w:sz w:val="24"/>
        </w:rPr>
        <w:t xml:space="preserve"> </w:t>
      </w:r>
      <w:r w:rsidRPr="0050274A">
        <w:rPr>
          <w:rFonts w:ascii="Times New Roman" w:hAnsi="Times New Roman" w:cs="Times New Roman"/>
          <w:sz w:val="24"/>
        </w:rPr>
        <w:t xml:space="preserve">As estimates of </w:t>
      </w:r>
      <w:r w:rsidR="00B22A8F">
        <w:rPr>
          <w:rFonts w:ascii="Times New Roman" w:hAnsi="Times New Roman" w:cs="Times New Roman"/>
          <w:sz w:val="24"/>
        </w:rPr>
        <w:t>kelp coverage trends</w:t>
      </w:r>
      <w:r w:rsidRPr="0050274A">
        <w:rPr>
          <w:rFonts w:ascii="Times New Roman" w:hAnsi="Times New Roman" w:cs="Times New Roman"/>
          <w:sz w:val="24"/>
        </w:rPr>
        <w:t xml:space="preserve"> </w:t>
      </w:r>
      <w:r w:rsidR="00B22A8F" w:rsidRPr="0050274A">
        <w:rPr>
          <w:rFonts w:ascii="Times New Roman" w:hAnsi="Times New Roman" w:cs="Times New Roman"/>
          <w:sz w:val="24"/>
        </w:rPr>
        <w:t>bec</w:t>
      </w:r>
      <w:r w:rsidR="00B22A8F">
        <w:rPr>
          <w:rFonts w:ascii="Times New Roman" w:hAnsi="Times New Roman" w:cs="Times New Roman"/>
          <w:sz w:val="24"/>
        </w:rPr>
        <w:t>a</w:t>
      </w:r>
      <w:r w:rsidR="00B22A8F" w:rsidRPr="0050274A">
        <w:rPr>
          <w:rFonts w:ascii="Times New Roman" w:hAnsi="Times New Roman" w:cs="Times New Roman"/>
          <w:sz w:val="24"/>
        </w:rPr>
        <w:t xml:space="preserve">me </w:t>
      </w:r>
      <w:r w:rsidRPr="0050274A">
        <w:rPr>
          <w:rFonts w:ascii="Times New Roman" w:hAnsi="Times New Roman" w:cs="Times New Roman"/>
          <w:sz w:val="24"/>
        </w:rPr>
        <w:t xml:space="preserve">progressively less precise with less data, we elected not to </w:t>
      </w:r>
      <w:r w:rsidR="00B22A8F" w:rsidRPr="0050274A">
        <w:rPr>
          <w:rFonts w:ascii="Times New Roman" w:hAnsi="Times New Roman" w:cs="Times New Roman"/>
          <w:sz w:val="24"/>
        </w:rPr>
        <w:t xml:space="preserve">further </w:t>
      </w:r>
      <w:r w:rsidRPr="0050274A">
        <w:rPr>
          <w:rFonts w:ascii="Times New Roman" w:hAnsi="Times New Roman" w:cs="Times New Roman"/>
          <w:sz w:val="24"/>
        </w:rPr>
        <w:t>subdivide the time</w:t>
      </w:r>
      <w:r w:rsidR="00B22A8F">
        <w:rPr>
          <w:rFonts w:ascii="Times New Roman" w:hAnsi="Times New Roman" w:cs="Times New Roman"/>
          <w:sz w:val="24"/>
        </w:rPr>
        <w:t xml:space="preserve"> </w:t>
      </w:r>
      <w:r w:rsidRPr="0050274A">
        <w:rPr>
          <w:rFonts w:ascii="Times New Roman" w:hAnsi="Times New Roman" w:cs="Times New Roman"/>
          <w:sz w:val="24"/>
        </w:rPr>
        <w:t>series.</w:t>
      </w:r>
      <w:r w:rsidR="00684D6B">
        <w:rPr>
          <w:rFonts w:ascii="Times New Roman" w:hAnsi="Times New Roman" w:cs="Times New Roman"/>
          <w:sz w:val="24"/>
        </w:rPr>
        <w:t xml:space="preserve"> </w:t>
      </w:r>
      <w:r w:rsidR="00B9463D">
        <w:rPr>
          <w:rFonts w:ascii="Times New Roman" w:hAnsi="Times New Roman" w:cs="Times New Roman"/>
          <w:sz w:val="24"/>
        </w:rPr>
        <w:t>As with sea otter data, t</w:t>
      </w:r>
      <w:r w:rsidR="004A3CD3">
        <w:rPr>
          <w:rFonts w:ascii="Times New Roman" w:hAnsi="Times New Roman" w:cs="Times New Roman"/>
          <w:sz w:val="24"/>
        </w:rPr>
        <w:t xml:space="preserve">o facilitate comparison </w:t>
      </w:r>
      <w:r w:rsidR="00D5637D">
        <w:rPr>
          <w:rFonts w:ascii="Times New Roman" w:hAnsi="Times New Roman" w:cs="Times New Roman"/>
          <w:sz w:val="24"/>
        </w:rPr>
        <w:t>among</w:t>
      </w:r>
      <w:r w:rsidR="004A3CD3">
        <w:rPr>
          <w:rFonts w:ascii="Times New Roman" w:hAnsi="Times New Roman" w:cs="Times New Roman"/>
          <w:sz w:val="24"/>
        </w:rPr>
        <w:t xml:space="preserve"> sites that vary substantially in the kelp area, we </w:t>
      </w:r>
      <w:r w:rsidR="006C337C">
        <w:rPr>
          <w:rFonts w:ascii="Times New Roman" w:hAnsi="Times New Roman" w:cs="Times New Roman"/>
          <w:sz w:val="24"/>
        </w:rPr>
        <w:t>constructed</w:t>
      </w:r>
      <w:r w:rsidR="00D5637D">
        <w:rPr>
          <w:rFonts w:ascii="Times New Roman" w:hAnsi="Times New Roman" w:cs="Times New Roman"/>
          <w:sz w:val="24"/>
        </w:rPr>
        <w:t xml:space="preserve"> a log-index of kelp area; we </w:t>
      </w:r>
      <w:r w:rsidR="004A3CD3">
        <w:rPr>
          <w:rFonts w:ascii="Times New Roman" w:hAnsi="Times New Roman" w:cs="Times New Roman"/>
          <w:sz w:val="24"/>
        </w:rPr>
        <w:t>s</w:t>
      </w:r>
      <w:r w:rsidR="00D5637D">
        <w:rPr>
          <w:rFonts w:ascii="Times New Roman" w:hAnsi="Times New Roman" w:cs="Times New Roman"/>
          <w:sz w:val="24"/>
        </w:rPr>
        <w:t>tandardized the area of kelp by dividing the kelp area observed during the first three years</w:t>
      </w:r>
      <w:r w:rsidR="00B9463D">
        <w:rPr>
          <w:rFonts w:ascii="Times New Roman" w:hAnsi="Times New Roman" w:cs="Times New Roman"/>
          <w:sz w:val="24"/>
        </w:rPr>
        <w:t xml:space="preserve"> (1989-91)</w:t>
      </w:r>
      <w:r w:rsidR="00D5637D">
        <w:rPr>
          <w:rFonts w:ascii="Times New Roman" w:hAnsi="Times New Roman" w:cs="Times New Roman"/>
          <w:sz w:val="24"/>
        </w:rPr>
        <w:t xml:space="preserve"> of the survey </w:t>
      </w:r>
      <w:r w:rsidR="008A6921">
        <w:rPr>
          <w:rFonts w:ascii="Times New Roman" w:hAnsi="Times New Roman" w:cs="Times New Roman"/>
          <w:sz w:val="24"/>
        </w:rPr>
        <w:t xml:space="preserve">at site </w:t>
      </w:r>
      <w:r w:rsidR="007A19AA">
        <w:rPr>
          <w:rFonts w:ascii="Times New Roman" w:hAnsi="Times New Roman" w:cs="Times New Roman"/>
          <w:i/>
          <w:sz w:val="24"/>
        </w:rPr>
        <w:t>j</w:t>
      </w:r>
      <w:r w:rsidR="00B9463D">
        <w:rPr>
          <w:rFonts w:ascii="Times New Roman" w:hAnsi="Times New Roman" w:cs="Times New Roman"/>
          <w:i/>
          <w:sz w:val="24"/>
        </w:rPr>
        <w:t>,</w:t>
      </w:r>
      <w:r w:rsidR="00D5637D">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00B9463D">
        <w:rPr>
          <w:rFonts w:ascii="Times New Roman" w:hAnsi="Times New Roman" w:cs="Times New Roman"/>
          <w:sz w:val="24"/>
        </w:rPr>
        <w:t>,</w:t>
      </w:r>
      <w:r w:rsidR="00EE3789">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00C74747">
        <w:rPr>
          <w:rFonts w:ascii="Times New Roman" w:eastAsiaTheme="minorEastAsia" w:hAnsi="Times New Roman" w:cs="Times New Roman"/>
          <w:color w:val="151518"/>
          <w:sz w:val="24"/>
          <w:szCs w:val="24"/>
        </w:rPr>
        <w:t>.</w:t>
      </w:r>
      <w:r w:rsidR="00C74747">
        <w:rPr>
          <w:rFonts w:ascii="Times New Roman" w:hAnsi="Times New Roman" w:cs="Times New Roman"/>
          <w:sz w:val="24"/>
        </w:rPr>
        <w:t xml:space="preserve"> </w:t>
      </w:r>
    </w:p>
    <w:p w14:paraId="02436215" w14:textId="3D06DBF1" w:rsidR="006C337C" w:rsidRDefault="00142BB4" w:rsidP="00142BB4">
      <w:pPr>
        <w:spacing w:before="120" w:after="0" w:line="480" w:lineRule="auto"/>
        <w:ind w:firstLine="720"/>
        <w:rPr>
          <w:rFonts w:ascii="Times New Roman" w:hAnsi="Times New Roman" w:cs="Times New Roman"/>
          <w:color w:val="151518"/>
          <w:sz w:val="24"/>
          <w:szCs w:val="24"/>
        </w:rPr>
      </w:pPr>
      <w:r w:rsidRPr="00895580">
        <w:rPr>
          <w:rFonts w:ascii="Times New Roman" w:hAnsi="Times New Roman" w:cs="Times New Roman"/>
          <w:color w:val="151518"/>
          <w:sz w:val="24"/>
          <w:szCs w:val="24"/>
          <w:u w:val="single"/>
        </w:rPr>
        <w:t xml:space="preserve">Sea otter-kelp canopy </w:t>
      </w:r>
      <w:r w:rsidR="002E3363">
        <w:rPr>
          <w:rFonts w:ascii="Times New Roman" w:hAnsi="Times New Roman" w:cs="Times New Roman"/>
          <w:color w:val="151518"/>
          <w:sz w:val="24"/>
          <w:szCs w:val="24"/>
          <w:u w:val="single"/>
        </w:rPr>
        <w:t>analyses</w:t>
      </w:r>
    </w:p>
    <w:p w14:paraId="1F9F32D6" w14:textId="0DF22B03" w:rsidR="006C337C" w:rsidRDefault="006C337C" w:rsidP="00142BB4">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lastRenderedPageBreak/>
        <w:t xml:space="preserve">We </w:t>
      </w:r>
      <w:r w:rsidR="002E3363">
        <w:rPr>
          <w:rFonts w:ascii="Times New Roman" w:hAnsi="Times New Roman" w:cs="Times New Roman"/>
          <w:color w:val="151518"/>
          <w:sz w:val="24"/>
          <w:szCs w:val="24"/>
        </w:rPr>
        <w:t xml:space="preserve">used regressed exponential trends in sea otter abundance against kelp area to ask if local changes in sea otter abundance resulted in subsequent changes in kelp area among the 10 focal sites. We performed this analysis for the entire time-series (1989-2015) and </w:t>
      </w:r>
      <w:r w:rsidR="0018710D">
        <w:rPr>
          <w:rFonts w:ascii="Times New Roman" w:hAnsi="Times New Roman" w:cs="Times New Roman"/>
          <w:color w:val="151518"/>
          <w:sz w:val="24"/>
          <w:szCs w:val="24"/>
        </w:rPr>
        <w:t xml:space="preserve">separately </w:t>
      </w:r>
      <w:r w:rsidR="002E3363">
        <w:rPr>
          <w:rFonts w:ascii="Times New Roman" w:hAnsi="Times New Roman" w:cs="Times New Roman"/>
          <w:color w:val="151518"/>
          <w:sz w:val="24"/>
          <w:szCs w:val="24"/>
        </w:rPr>
        <w:t xml:space="preserve">for each half of the study </w:t>
      </w:r>
      <w:r w:rsidR="007A19AA">
        <w:rPr>
          <w:rFonts w:ascii="Times New Roman" w:hAnsi="Times New Roman" w:cs="Times New Roman"/>
          <w:color w:val="151518"/>
          <w:sz w:val="24"/>
          <w:szCs w:val="24"/>
        </w:rPr>
        <w:t>p</w:t>
      </w:r>
      <w:r w:rsidR="002E3363">
        <w:rPr>
          <w:rFonts w:ascii="Times New Roman" w:hAnsi="Times New Roman" w:cs="Times New Roman"/>
          <w:color w:val="151518"/>
          <w:sz w:val="24"/>
          <w:szCs w:val="24"/>
        </w:rPr>
        <w:t>eriod (1989-2001 and 2002-2015).</w:t>
      </w:r>
    </w:p>
    <w:p w14:paraId="3B60A53E" w14:textId="77777777" w:rsidR="006C337C" w:rsidRDefault="006C337C" w:rsidP="00142BB4">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6EA84F44"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p>
    <w:p w14:paraId="48A2C14E" w14:textId="37D623A8"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r>
        <w:rPr>
          <w:rFonts w:ascii="Times New Roman" w:hAnsi="Times New Roman" w:cs="Times New Roman"/>
          <w:sz w:val="24"/>
          <w:szCs w:val="24"/>
        </w:rPr>
        <w:t>a,c,e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around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outpaced rates of increase near Teahwhit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w:t>
      </w:r>
      <w:commentRangeStart w:id="36"/>
      <w:r w:rsidR="0084429D">
        <w:rPr>
          <w:rFonts w:ascii="Times New Roman" w:hAnsi="Times New Roman" w:cs="Times New Roman"/>
          <w:sz w:val="24"/>
          <w:szCs w:val="24"/>
        </w:rPr>
        <w:t>Fig. 1a</w:t>
      </w:r>
      <w:commentRangeEnd w:id="36"/>
      <w:r w:rsidR="0084429D">
        <w:rPr>
          <w:rStyle w:val="CommentReference"/>
        </w:rPr>
        <w:commentReference w:id="36"/>
      </w:r>
      <w:r w:rsidR="0084429D">
        <w:rPr>
          <w:rFonts w:ascii="Times New Roman" w:hAnsi="Times New Roman" w:cs="Times New Roman"/>
          <w:sz w:val="24"/>
          <w:szCs w:val="24"/>
        </w:rPr>
        <w:t xml:space="preserve">) relative to the value of </w:t>
      </w:r>
      <w:r w:rsidR="0084429D" w:rsidRPr="0084429D">
        <w:rPr>
          <w:rFonts w:ascii="Times New Roman" w:hAnsi="Times New Roman" w:cs="Times New Roman"/>
          <w:i/>
          <w:sz w:val="24"/>
          <w:szCs w:val="24"/>
        </w:rPr>
        <w:t>h</w:t>
      </w:r>
      <w:r w:rsidR="0084429D">
        <w:rPr>
          <w:rFonts w:ascii="Times New Roman" w:hAnsi="Times New Roman" w:cs="Times New Roman"/>
          <w:sz w:val="24"/>
          <w:szCs w:val="24"/>
        </w:rPr>
        <w:t xml:space="preserve"> in Equation (1).</w:t>
      </w:r>
      <w:r w:rsidR="009C5D3E">
        <w:rPr>
          <w:rFonts w:ascii="Times New Roman" w:hAnsi="Times New Roman" w:cs="Times New Roman"/>
          <w:sz w:val="24"/>
          <w:szCs w:val="24"/>
        </w:rPr>
        <w:t>]</w:t>
      </w:r>
    </w:p>
    <w:p w14:paraId="06A7B62C" w14:textId="60008981"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lastRenderedPageBreak/>
        <w:t xml:space="preserve">Further analysis of sea otter observations data shows that the distribution of the Olympic Coast population has shifted over time.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Teahwit Head in the late 1970s, but then shifted north to the area around Cape Alava throughout much of the 1980s and 1990s. </w:t>
      </w:r>
      <w:r w:rsidR="00C31C3A" w:rsidRPr="00C31C3A">
        <w:rPr>
          <w:rFonts w:ascii="Times New Roman" w:hAnsi="Times New Roman" w:cs="Times New Roman"/>
          <w:sz w:val="24"/>
          <w:szCs w:val="24"/>
        </w:rPr>
        <w:t>From the late 1990s to the early 2000s,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Sea otter observations presently span from rare sightings inside the Strait of Juan de Fuca (Fig. 3, above dashed line) to comparably rare sightings in the far south at Point Grenville, where they had essentially not been observed prior to 2010. </w:t>
      </w:r>
    </w:p>
    <w:p w14:paraId="59D04FC6" w14:textId="567DE48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kelp</w:t>
      </w:r>
    </w:p>
    <w:p w14:paraId="00DE8A7A" w14:textId="7E500943" w:rsidR="00372713" w:rsidRDefault="00E367A0"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O</w:t>
      </w:r>
      <w:r w:rsidR="00F61DFC">
        <w:rPr>
          <w:rFonts w:ascii="Times New Roman" w:hAnsi="Times New Roman" w:cs="Times New Roman"/>
          <w:sz w:val="24"/>
          <w:szCs w:val="24"/>
        </w:rPr>
        <w:t xml:space="preserve">verstory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2b,d,</w:t>
      </w:r>
      <w:r w:rsidR="00531481">
        <w:rPr>
          <w:rFonts w:ascii="Times New Roman" w:hAnsi="Times New Roman" w:cs="Times New Roman"/>
          <w:sz w:val="24"/>
          <w:szCs w:val="24"/>
        </w:rPr>
        <w:t>f</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commentRangeStart w:id="37"/>
      <w:commentRangeStart w:id="38"/>
      <w:r>
        <w:rPr>
          <w:rFonts w:ascii="Times New Roman" w:hAnsi="Times New Roman" w:cs="Times New Roman"/>
          <w:sz w:val="24"/>
          <w:szCs w:val="24"/>
        </w:rPr>
        <w:t>no clear long-term trends</w:t>
      </w:r>
      <w:commentRangeEnd w:id="37"/>
      <w:r>
        <w:rPr>
          <w:rStyle w:val="CommentReference"/>
        </w:rPr>
        <w:commentReference w:id="37"/>
      </w:r>
      <w:commentRangeEnd w:id="38"/>
      <w:r w:rsidR="006E335D">
        <w:rPr>
          <w:rStyle w:val="CommentReference"/>
        </w:rPr>
        <w:commentReference w:id="38"/>
      </w:r>
      <w:r>
        <w:rPr>
          <w:rFonts w:ascii="Times New Roman" w:hAnsi="Times New Roman" w:cs="Times New Roman"/>
          <w:sz w:val="24"/>
          <w:szCs w:val="24"/>
        </w:rPr>
        <w:t xml:space="preserve">. Kelp canopy coverage experienced several peaks during that time period, particularly in the middle of the time series, and coverage displayed </w:t>
      </w:r>
      <w:r w:rsidR="009A608F">
        <w:rPr>
          <w:rFonts w:ascii="Times New Roman" w:hAnsi="Times New Roman" w:cs="Times New Roman"/>
          <w:sz w:val="24"/>
          <w:szCs w:val="24"/>
        </w:rPr>
        <w:t xml:space="preserve">greater interannual variability at Tatoosh Island than at Neah Bay and Chibadehl Rocks inside the Strait of Juan de Fuca (Fig. 2b). </w:t>
      </w:r>
      <w:r w:rsidR="00531481">
        <w:rPr>
          <w:rFonts w:ascii="Times New Roman" w:hAnsi="Times New Roman" w:cs="Times New Roman"/>
          <w:sz w:val="24"/>
          <w:szCs w:val="24"/>
        </w:rPr>
        <w:t xml:space="preserve">[Neah Bay and Chibadehl Rocks are in the same kelp monitoring polygon (Fig. 1a), and thus have the same trend.]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noteworthy differences between sites (Fig. 2d)</w:t>
      </w:r>
      <w:r w:rsidR="003372E1">
        <w:rPr>
          <w:rFonts w:ascii="Times New Roman" w:hAnsi="Times New Roman" w:cs="Times New Roman"/>
          <w:sz w:val="24"/>
          <w:szCs w:val="24"/>
        </w:rPr>
        <w:t>: canopy area at Cape Alava increasing from 1989 to 2000 before stabilizing and possibly declining in recent years, while Point of the Arches and Anderson Point experienced decreases in the early 1990s before following a qualitative pattern similar to Cape Alava. Kelp canopy area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lastRenderedPageBreak/>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although the degree of interannual variability was fairly consistent across the sites</w:t>
      </w:r>
      <w:r w:rsidR="000B22EB">
        <w:rPr>
          <w:rFonts w:ascii="Times New Roman" w:hAnsi="Times New Roman" w:cs="Times New Roman"/>
          <w:sz w:val="24"/>
          <w:szCs w:val="24"/>
        </w:rPr>
        <w:t xml:space="preserve">. </w:t>
      </w:r>
      <w:r w:rsidR="00BC45C3">
        <w:rPr>
          <w:rFonts w:ascii="Times New Roman" w:hAnsi="Times New Roman" w:cs="Times New Roman"/>
          <w:sz w:val="24"/>
          <w:szCs w:val="24"/>
        </w:rPr>
        <w:t>ALL RELATIVE TRENDS TO 1990 PER REGION, SO ABSOLUTE NUMBERS ELSEWHERE, MAYBE SUPPLEMENT.</w:t>
      </w:r>
      <w:r w:rsidR="00372713" w:rsidRPr="00372713">
        <w:rPr>
          <w:rFonts w:ascii="Times New Roman" w:hAnsi="Times New Roman" w:cs="Times New Roman"/>
          <w:sz w:val="24"/>
          <w:szCs w:val="24"/>
          <w:highlight w:val="yellow"/>
        </w:rPr>
        <w:t xml:space="preserve"> </w:t>
      </w:r>
    </w:p>
    <w:p w14:paraId="34E09CC5" w14:textId="36378752" w:rsidR="0076083F" w:rsidRDefault="00372713" w:rsidP="00372713">
      <w:pPr>
        <w:spacing w:after="0" w:line="480" w:lineRule="auto"/>
        <w:ind w:firstLine="720"/>
        <w:rPr>
          <w:rFonts w:ascii="Times New Roman" w:hAnsi="Times New Roman" w:cs="Times New Roman"/>
          <w:sz w:val="24"/>
          <w:szCs w:val="24"/>
        </w:rPr>
      </w:pPr>
      <w:r w:rsidRPr="005E690A">
        <w:rPr>
          <w:rFonts w:ascii="Times New Roman" w:hAnsi="Times New Roman" w:cs="Times New Roman"/>
          <w:sz w:val="24"/>
          <w:szCs w:val="24"/>
          <w:highlight w:val="yellow"/>
        </w:rPr>
        <w:t xml:space="preserve">Anything else about </w:t>
      </w:r>
      <w:r>
        <w:rPr>
          <w:rFonts w:ascii="Times New Roman" w:hAnsi="Times New Roman" w:cs="Times New Roman"/>
          <w:sz w:val="24"/>
          <w:szCs w:val="24"/>
          <w:highlight w:val="yellow"/>
        </w:rPr>
        <w:t xml:space="preserve">understory, </w:t>
      </w:r>
      <w:r w:rsidRPr="005E690A">
        <w:rPr>
          <w:rFonts w:ascii="Times New Roman" w:hAnsi="Times New Roman" w:cs="Times New Roman"/>
          <w:sz w:val="24"/>
          <w:szCs w:val="24"/>
          <w:highlight w:val="yellow"/>
        </w:rPr>
        <w:t>stipe counts, species comp</w:t>
      </w:r>
      <w:r>
        <w:rPr>
          <w:rFonts w:ascii="Times New Roman" w:hAnsi="Times New Roman" w:cs="Times New Roman"/>
          <w:sz w:val="24"/>
          <w:szCs w:val="24"/>
          <w:highlight w:val="yellow"/>
        </w:rPr>
        <w:t>? Do we care about any of that, and/or have data from Kvitek et al. that support any additional interpretations of changes through time</w:t>
      </w:r>
      <w:r w:rsidRPr="005E690A">
        <w:rPr>
          <w:rFonts w:ascii="Times New Roman" w:hAnsi="Times New Roman" w:cs="Times New Roman"/>
          <w:sz w:val="24"/>
          <w:szCs w:val="24"/>
          <w:highlight w:val="yellow"/>
        </w:rPr>
        <w:t>?</w:t>
      </w:r>
    </w:p>
    <w:p w14:paraId="0965DEE6" w14:textId="6BD5E20A" w:rsidR="005E690A" w:rsidRPr="00E53822" w:rsidRDefault="001B1B95"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Spatiotemporal c</w:t>
      </w:r>
      <w:r w:rsidR="00E53822">
        <w:rPr>
          <w:rFonts w:ascii="Times New Roman" w:hAnsi="Times New Roman" w:cs="Times New Roman"/>
          <w:i/>
          <w:sz w:val="24"/>
          <w:szCs w:val="24"/>
        </w:rPr>
        <w:t>orrelations between sea otters and kelp coverage</w:t>
      </w:r>
    </w:p>
    <w:p w14:paraId="2334BDCA" w14:textId="4EB58284" w:rsidR="001B1B95" w:rsidRDefault="00372713"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Descriptive text for Fig. 4: positive correlation between site-specific otter pop growth rate and kelp growth rate prior to 2001. No correlation between 2002-2015</w:t>
      </w:r>
      <w:r w:rsidR="00AB16DE">
        <w:rPr>
          <w:rFonts w:ascii="Times New Roman" w:hAnsi="Times New Roman" w:cs="Times New Roman"/>
          <w:sz w:val="24"/>
          <w:szCs w:val="24"/>
          <w:highlight w:val="yellow"/>
        </w:rPr>
        <w:t>, and otter growth rates generally slower, kelp growth rates slower, generally around zero or slightly negative</w:t>
      </w:r>
      <w:r>
        <w:rPr>
          <w:rFonts w:ascii="Times New Roman" w:hAnsi="Times New Roman" w:cs="Times New Roman"/>
          <w:sz w:val="24"/>
          <w:szCs w:val="24"/>
          <w:highlight w:val="yellow"/>
        </w:rPr>
        <w:t xml:space="preserve">. BUT, variability from 2002-2015 is far lower than 1989-2001, for both metrics. </w:t>
      </w:r>
    </w:p>
    <w:p w14:paraId="2A1C982E" w14:textId="4C33B61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benthic macroinvertebrates</w:t>
      </w:r>
    </w:p>
    <w:p w14:paraId="2AA76928" w14:textId="18DD6C04" w:rsidR="00DB121B" w:rsidRPr="00DB121B" w:rsidRDefault="00DB121B" w:rsidP="00DB121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Insert info here from new invert analyses related to time series and/or nmds plots.</w:t>
      </w: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66126E19" w14:textId="261A7985" w:rsidR="003211A7"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General segue paragraph</w:t>
      </w:r>
      <w:r w:rsidR="002C0F2A">
        <w:rPr>
          <w:rFonts w:ascii="Times New Roman" w:hAnsi="Times New Roman" w:cs="Times New Roman"/>
          <w:sz w:val="24"/>
          <w:szCs w:val="24"/>
        </w:rPr>
        <w:t>…otters otters, yayyyyyyyyyy</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 xml:space="preserve">hat are otters feeding on…Kvitek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Seastars?</w:t>
      </w:r>
      <w:r w:rsidR="00F83DD0">
        <w:rPr>
          <w:rFonts w:ascii="Times New Roman" w:hAnsi="Times New Roman" w:cs="Times New Roman"/>
          <w:sz w:val="24"/>
          <w:szCs w:val="24"/>
        </w:rPr>
        <w:t xml:space="preserve"> Any predatory influence? Any effect of seastar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C28E350" w14:textId="4463D901" w:rsidR="00F55396"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Neah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Pfister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r w:rsidR="00F55396">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9">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42E24AE7"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p>
    <w:p w14:paraId="5E4ACA33" w14:textId="4C74FCC6" w:rsidR="00167CFD" w:rsidRDefault="00167CFD" w:rsidP="00F55396">
      <w:pPr>
        <w:spacing w:after="0" w:line="480" w:lineRule="auto"/>
        <w:rPr>
          <w:rFonts w:ascii="Times New Roman" w:hAnsi="Times New Roman" w:cs="Times New Roman"/>
          <w:sz w:val="24"/>
          <w:szCs w:val="24"/>
        </w:rPr>
      </w:pPr>
    </w:p>
    <w:p w14:paraId="3F121969" w14:textId="0FE40DC5"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3AF0F304" w14:textId="4BE1AD47" w:rsidR="00167CFD" w:rsidRDefault="00167CFD" w:rsidP="00F55396">
      <w:pPr>
        <w:spacing w:after="0" w:line="480" w:lineRule="auto"/>
        <w:rPr>
          <w:rFonts w:ascii="Times New Roman" w:hAnsi="Times New Roman" w:cs="Times New Roman"/>
          <w:sz w:val="24"/>
          <w:szCs w:val="24"/>
        </w:rPr>
      </w:pPr>
      <w:r w:rsidRPr="00167CFD">
        <w:rPr>
          <w:rFonts w:ascii="Times New Roman" w:hAnsi="Times New Roman" w:cs="Times New Roman"/>
          <w:noProof/>
          <w:sz w:val="24"/>
          <w:szCs w:val="24"/>
        </w:rPr>
        <w:lastRenderedPageBreak/>
        <w:drawing>
          <wp:inline distT="0" distB="0" distL="0" distR="0" wp14:anchorId="48B7BD5F" wp14:editId="2AAB2DC8">
            <wp:extent cx="5943600" cy="6726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26589"/>
                    </a:xfrm>
                    <a:prstGeom prst="rect">
                      <a:avLst/>
                    </a:prstGeom>
                    <a:noFill/>
                    <a:ln>
                      <a:noFill/>
                    </a:ln>
                  </pic:spPr>
                </pic:pic>
              </a:graphicData>
            </a:graphic>
          </wp:inline>
        </w:drawing>
      </w:r>
    </w:p>
    <w:p w14:paraId="034F7C56" w14:textId="3B76B9B8"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313D559C" w:rsidR="00167CFD" w:rsidRDefault="002F4F9E">
      <w:pPr>
        <w:rPr>
          <w:rFonts w:ascii="Times New Roman" w:hAnsi="Times New Roman" w:cs="Times New Roman"/>
          <w:sz w:val="24"/>
          <w:szCs w:val="24"/>
        </w:rPr>
      </w:pPr>
      <w:r>
        <w:rPr>
          <w:noProof/>
        </w:rPr>
        <w:lastRenderedPageBreak/>
        <w:drawing>
          <wp:inline distT="0" distB="0" distL="0" distR="0" wp14:anchorId="190A2268" wp14:editId="34D6B65D">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186AEEFC" w:rsidR="00136355" w:rsidRDefault="00266A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F07D9" wp14:editId="2DBCE28E">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vs. Kelp CV change.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61E35D6" w14:textId="77777777" w:rsidR="00136355" w:rsidRDefault="00136355">
      <w:pPr>
        <w:rPr>
          <w:rFonts w:ascii="Times New Roman" w:hAnsi="Times New Roman" w:cs="Times New Roman"/>
          <w:sz w:val="24"/>
          <w:szCs w:val="24"/>
        </w:rPr>
      </w:pPr>
    </w:p>
    <w:p w14:paraId="3E2254AA" w14:textId="7A7B4907" w:rsidR="00136355" w:rsidRDefault="00266A77">
      <w:pPr>
        <w:rPr>
          <w:rFonts w:ascii="Times New Roman" w:hAnsi="Times New Roman" w:cs="Times New Roman"/>
          <w:sz w:val="24"/>
          <w:szCs w:val="24"/>
        </w:rPr>
      </w:pPr>
      <w:r>
        <w:rPr>
          <w:rFonts w:ascii="Times New Roman" w:hAnsi="Times New Roman" w:cs="Times New Roman"/>
          <w:sz w:val="24"/>
          <w:szCs w:val="24"/>
        </w:rPr>
        <w:t>Figure 5. CV</w:t>
      </w:r>
      <w:r w:rsidR="007E0AB0">
        <w:rPr>
          <w:rFonts w:ascii="Times New Roman" w:hAnsi="Times New Roman" w:cs="Times New Roman"/>
          <w:sz w:val="24"/>
          <w:szCs w:val="24"/>
        </w:rPr>
        <w:t xml:space="preserve"> between periods.</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6E8B3D12" w:rsidR="007E0AB0" w:rsidRDefault="007E0A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2C543" wp14:editId="51CD433E">
            <wp:extent cx="5943600" cy="6792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rtebrate panels v1.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B1B3072" w:rsidR="00386F14" w:rsidRDefault="00386F14">
      <w:pPr>
        <w:rPr>
          <w:rFonts w:ascii="Times New Roman" w:hAnsi="Times New Roman" w:cs="Times New Roman"/>
          <w:sz w:val="24"/>
          <w:szCs w:val="24"/>
        </w:rPr>
      </w:pPr>
      <w:r>
        <w:rPr>
          <w:rFonts w:ascii="Times New Roman" w:hAnsi="Times New Roman" w:cs="Times New Roman"/>
          <w:sz w:val="24"/>
          <w:szCs w:val="24"/>
        </w:rPr>
        <w:t>Note that data on seastars and gastropods are not available for 1995</w:t>
      </w:r>
    </w:p>
    <w:p w14:paraId="56B1908C" w14:textId="77777777" w:rsidR="001615D4" w:rsidRDefault="001615D4">
      <w:pPr>
        <w:rPr>
          <w:rFonts w:ascii="Times New Roman" w:hAnsi="Times New Roman" w:cs="Times New Roman"/>
          <w:sz w:val="24"/>
          <w:szCs w:val="24"/>
        </w:rPr>
      </w:pP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7DC10569" w14:textId="68BC1B8F" w:rsidR="00DB121B" w:rsidRDefault="00DB121B">
      <w:pPr>
        <w:rPr>
          <w:rFonts w:ascii="Times New Roman" w:hAnsi="Times New Roman" w:cs="Times New Roman"/>
          <w:sz w:val="24"/>
          <w:szCs w:val="24"/>
        </w:rPr>
      </w:pPr>
      <w:r>
        <w:rPr>
          <w:rFonts w:ascii="Times New Roman" w:hAnsi="Times New Roman" w:cs="Times New Roman"/>
          <w:sz w:val="24"/>
          <w:szCs w:val="24"/>
        </w:rPr>
        <w:t>Insert Tables</w:t>
      </w:r>
    </w:p>
    <w:p w14:paraId="3A96A884" w14:textId="3D227273"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lastRenderedPageBreak/>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lastRenderedPageBreak/>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548B8257" w14:textId="6A5E8F70" w:rsidR="00F55396" w:rsidRPr="009F3627"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Chris Harvey" w:date="2017-09-26T16:26:00Z" w:initials="CH">
    <w:p w14:paraId="07FB5E4C" w14:textId="77777777" w:rsidR="00D5637D" w:rsidRDefault="00D5637D">
      <w:pPr>
        <w:pStyle w:val="CommentText"/>
      </w:pPr>
      <w:r>
        <w:rPr>
          <w:rStyle w:val="CommentReference"/>
        </w:rPr>
        <w:annotationRef/>
      </w:r>
      <w:r>
        <w:t>In general, this part probably needs one more sentence with some details.</w:t>
      </w:r>
    </w:p>
    <w:p w14:paraId="425DF156" w14:textId="77777777" w:rsidR="00D5637D" w:rsidRDefault="00D5637D">
      <w:pPr>
        <w:pStyle w:val="CommentText"/>
      </w:pPr>
    </w:p>
    <w:p w14:paraId="4B852C49" w14:textId="6A07A551" w:rsidR="00D5637D" w:rsidRDefault="00D5637D">
      <w:pPr>
        <w:pStyle w:val="CommentText"/>
      </w:pPr>
      <w:r>
        <w:t>Is there a pub for the recent observation of purple urchins in Cent Cal where otters are? Watanabe, Estes, etc. Maybe a pers comm? Or Lonhart? He wrote the article about it on the SIMON website.</w:t>
      </w:r>
    </w:p>
    <w:p w14:paraId="5AD85632" w14:textId="7628883D" w:rsidR="00D5637D" w:rsidRDefault="00D5637D">
      <w:pPr>
        <w:pStyle w:val="CommentText"/>
      </w:pPr>
    </w:p>
    <w:p w14:paraId="0BFF8420" w14:textId="14511669" w:rsidR="00D5637D" w:rsidRDefault="00D5637D">
      <w:pPr>
        <w:pStyle w:val="CommentText"/>
      </w:pPr>
    </w:p>
  </w:comment>
  <w:comment w:id="6" w:author="Ole Shelton" w:date="2017-10-26T10:23:00Z" w:initials="AOS">
    <w:p w14:paraId="093295BD" w14:textId="43E08830" w:rsidR="00D5637D" w:rsidRDefault="00D5637D">
      <w:pPr>
        <w:pStyle w:val="CommentText"/>
      </w:pPr>
      <w:r>
        <w:rPr>
          <w:rStyle w:val="CommentReference"/>
        </w:rPr>
        <w:annotationRef/>
      </w:r>
      <w:r>
        <w:rPr>
          <w:rFonts w:ascii="Times New Roman" w:hAnsi="Times New Roman" w:cs="Times New Roman"/>
          <w:sz w:val="24"/>
          <w:szCs w:val="24"/>
        </w:rPr>
        <w:t xml:space="preserve">Pfister,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7" w:author="Chris Harvey" w:date="2017-10-18T11:03:00Z" w:initials="CH">
    <w:p w14:paraId="081E1003" w14:textId="77777777" w:rsidR="00DE6451" w:rsidRDefault="00DE6451" w:rsidP="00DE6451">
      <w:pPr>
        <w:pStyle w:val="CommentText"/>
      </w:pPr>
      <w:r>
        <w:rPr>
          <w:rStyle w:val="CommentReference"/>
        </w:rPr>
        <w:annotationRef/>
      </w:r>
      <w:r>
        <w:t>Add sanctuary boundaries to Map in Fig. 1</w:t>
      </w:r>
    </w:p>
  </w:comment>
  <w:comment w:id="24" w:author="Chris.Harvey" w:date="2017-07-13T14:14:00Z" w:initials="C">
    <w:p w14:paraId="420643D5" w14:textId="39FDAB2A" w:rsidR="00D5637D" w:rsidRDefault="00D5637D">
      <w:pPr>
        <w:pStyle w:val="CommentText"/>
      </w:pPr>
      <w:r>
        <w:rPr>
          <w:rStyle w:val="CommentReference"/>
        </w:rPr>
        <w:annotationRef/>
      </w:r>
      <w:r>
        <w:t>I didn’t say anything in terms of a hypothesis about the recent monotonic decline in kelp canopy cover because I’m not sure how to treat that in the narrative here…we didn’t know about that until just recently so it would be disingenuous to present a pre-formed hypothesis</w:t>
      </w:r>
    </w:p>
  </w:comment>
  <w:comment w:id="25" w:author="Chris.Harvey" w:date="2017-07-13T14:14:00Z" w:initials="C">
    <w:p w14:paraId="0B767E6E" w14:textId="660B53BC" w:rsidR="00D5637D" w:rsidRDefault="00D5637D">
      <w:pPr>
        <w:pStyle w:val="CommentText"/>
      </w:pPr>
      <w:r>
        <w:rPr>
          <w:rStyle w:val="CommentReference"/>
        </w:rPr>
        <w:annotationRef/>
      </w:r>
      <w:r>
        <w:t>anything else? Counts of stipes, inverts such as Tegula, etc.? Did we do anything with these data, and did Kvitek et al. do the same?</w:t>
      </w:r>
    </w:p>
  </w:comment>
  <w:comment w:id="26" w:author="Chris.Harvey" w:date="2017-07-13T14:14:00Z" w:initials="C">
    <w:p w14:paraId="0EC92736" w14:textId="66CC97F5" w:rsidR="00D5637D" w:rsidRDefault="00D5637D">
      <w:pPr>
        <w:pStyle w:val="CommentText"/>
      </w:pPr>
      <w:r>
        <w:rPr>
          <w:rStyle w:val="CommentReference"/>
        </w:rPr>
        <w:annotationRef/>
      </w:r>
      <w:r>
        <w:t>Is this for the transects, the quadrats, or both?</w:t>
      </w:r>
    </w:p>
  </w:comment>
  <w:comment w:id="28" w:author="Chris Harvey" w:date="2017-07-13T14:14:00Z" w:initials="CH">
    <w:p w14:paraId="2135312A" w14:textId="32081248" w:rsidR="00D5637D" w:rsidRDefault="00D5637D">
      <w:pPr>
        <w:pStyle w:val="CommentText"/>
      </w:pPr>
      <w:r>
        <w:rPr>
          <w:rStyle w:val="CommentReference"/>
        </w:rPr>
        <w:annotationRef/>
      </w:r>
      <w:r>
        <w:t>What is this ref? Is it really the Kvitek et al. 1988 Final Report? Where is that?</w:t>
      </w:r>
    </w:p>
  </w:comment>
  <w:comment w:id="27" w:author="Ole Shelton" w:date="2017-10-26T14:31:00Z" w:initials="AOS">
    <w:p w14:paraId="5A9736C4" w14:textId="6028E3F6" w:rsidR="00512DDE" w:rsidRDefault="00512DDE">
      <w:pPr>
        <w:pStyle w:val="CommentText"/>
      </w:pPr>
      <w:r>
        <w:rPr>
          <w:rStyle w:val="CommentReference"/>
        </w:rPr>
        <w:annotationRef/>
      </w:r>
      <w:r>
        <w:t>Is this true?  I thought this was only true for fish surveys at Destruction.</w:t>
      </w:r>
    </w:p>
  </w:comment>
  <w:comment w:id="29" w:author="Ole Shelton" w:date="2017-10-26T13:10:00Z" w:initials="AOS">
    <w:p w14:paraId="5CAFA6DB" w14:textId="77777777" w:rsidR="00D5637D" w:rsidRDefault="00D5637D" w:rsidP="00BE38E3">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E809A61" w14:textId="56AF5F57" w:rsidR="00D5637D" w:rsidRDefault="00D5637D">
      <w:pPr>
        <w:pStyle w:val="CommentText"/>
      </w:pPr>
    </w:p>
  </w:comment>
  <w:comment w:id="30" w:author="Ole Shelton" w:date="2017-10-26T13:07:00Z" w:initials="AOS">
    <w:p w14:paraId="11FA9A6B" w14:textId="77777777" w:rsidR="00D5637D" w:rsidRDefault="00D5637D" w:rsidP="00824940">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789CCFB3" w14:textId="32D8F512" w:rsidR="00D5637D" w:rsidRDefault="00D5637D">
      <w:pPr>
        <w:pStyle w:val="CommentText"/>
      </w:pPr>
    </w:p>
  </w:comment>
  <w:comment w:id="31" w:author="Chris Harvey" w:date="2017-10-24T15:04:00Z" w:initials="CH">
    <w:p w14:paraId="47697E03" w14:textId="51716C05" w:rsidR="00D5637D" w:rsidRDefault="00D5637D">
      <w:pPr>
        <w:pStyle w:val="CommentText"/>
      </w:pPr>
      <w:r>
        <w:rPr>
          <w:rStyle w:val="CommentReference"/>
        </w:rPr>
        <w:annotationRef/>
      </w:r>
      <w:r>
        <w:t xml:space="preserve">Confused…does this basically mean that the mean home range size for a sea otter is 40 km and the sd of that distribution is 10.2? I couldn’t find that anywhere in Laidre et al. 2009, but I wasn’t exactly sure what I was looking for. </w:t>
      </w:r>
    </w:p>
  </w:comment>
  <w:comment w:id="32" w:author="Chris Harvey" w:date="2017-10-02T16:58:00Z" w:initials="CH">
    <w:p w14:paraId="16848F5D" w14:textId="219A7F5A" w:rsidR="00D5637D" w:rsidRDefault="00D5637D" w:rsidP="00142BB4">
      <w:pPr>
        <w:pStyle w:val="CommentText"/>
      </w:pPr>
      <w:r>
        <w:rPr>
          <w:rStyle w:val="CommentReference"/>
        </w:rPr>
        <w:annotationRef/>
      </w:r>
      <w:r>
        <w:t>Vague how these differ; explanations seem to say the same thing.</w:t>
      </w:r>
    </w:p>
    <w:p w14:paraId="1C69CAEC" w14:textId="77777777" w:rsidR="00D5637D" w:rsidRDefault="00D5637D" w:rsidP="00142BB4">
      <w:pPr>
        <w:pStyle w:val="CommentText"/>
      </w:pPr>
    </w:p>
    <w:p w14:paraId="3C006C81" w14:textId="3ECC6E6C" w:rsidR="00D5637D" w:rsidRDefault="0093607C" w:rsidP="00142BB4">
      <w:pPr>
        <w:pStyle w:val="CommentText"/>
      </w:pPr>
      <w:r>
        <w:t>AOS</w:t>
      </w:r>
      <w:r w:rsidR="00D5637D">
        <w:t>: They are the same, one is in math, one is in English.  English gets imprecise, so I always add the math.  But happy to strike.</w:t>
      </w:r>
    </w:p>
  </w:comment>
  <w:comment w:id="33" w:author="Chris Harvey" w:date="2017-09-29T13:33:00Z" w:initials="CH">
    <w:p w14:paraId="62BD33D7" w14:textId="77777777" w:rsidR="00B9463D" w:rsidRDefault="00B9463D" w:rsidP="00B9463D">
      <w:pPr>
        <w:pStyle w:val="CommentText"/>
      </w:pPr>
      <w:r>
        <w:rPr>
          <w:rStyle w:val="CommentReference"/>
        </w:rPr>
        <w:annotationRef/>
      </w:r>
      <w:r>
        <w:t>And also for the summed total?</w:t>
      </w:r>
    </w:p>
  </w:comment>
  <w:comment w:id="34" w:author="Chris Harvey" w:date="2017-09-29T14:42:00Z" w:initials="CH">
    <w:p w14:paraId="3EBF0C37" w14:textId="1056F04D" w:rsidR="00D5637D" w:rsidRDefault="00D5637D">
      <w:pPr>
        <w:pStyle w:val="CommentText"/>
      </w:pPr>
      <w:r>
        <w:rPr>
          <w:rStyle w:val="CommentReference"/>
        </w:rPr>
        <w:annotationRef/>
      </w:r>
      <w:r>
        <w:t>REVISE with input from Blake, on the polygons etc.</w:t>
      </w:r>
    </w:p>
  </w:comment>
  <w:comment w:id="35" w:author="Chris Harvey" w:date="2017-09-29T13:33:00Z" w:initials="CH">
    <w:p w14:paraId="279E1B10" w14:textId="5A2ABE49" w:rsidR="00D5637D" w:rsidRDefault="00D5637D">
      <w:pPr>
        <w:pStyle w:val="CommentText"/>
      </w:pPr>
      <w:r>
        <w:rPr>
          <w:rStyle w:val="CommentReference"/>
        </w:rPr>
        <w:annotationRef/>
      </w:r>
      <w:r>
        <w:t>And also for the summed total?</w:t>
      </w:r>
    </w:p>
  </w:comment>
  <w:comment w:id="36" w:author="Chris Harvey" w:date="2017-10-13T12:17:00Z" w:initials="CH">
    <w:p w14:paraId="197962E6" w14:textId="77777777" w:rsidR="00D5637D" w:rsidRDefault="00D5637D" w:rsidP="0084429D">
      <w:pPr>
        <w:pStyle w:val="CommentText"/>
      </w:pPr>
      <w:r>
        <w:rPr>
          <w:rStyle w:val="CommentReference"/>
        </w:rPr>
        <w:annotationRef/>
      </w:r>
      <w:r>
        <w:t>Make sure map fig has a km scale</w:t>
      </w:r>
    </w:p>
  </w:comment>
  <w:comment w:id="37" w:author="Chris Harvey" w:date="2017-10-13T14:43:00Z" w:initials="CH">
    <w:p w14:paraId="35C6E18A" w14:textId="77777777" w:rsidR="00D5637D" w:rsidRDefault="00D5637D" w:rsidP="00E367A0">
      <w:pPr>
        <w:pStyle w:val="CommentText"/>
      </w:pPr>
      <w:r>
        <w:rPr>
          <w:rStyle w:val="CommentReference"/>
        </w:rPr>
        <w:annotationRef/>
      </w:r>
      <w:r>
        <w:t>Accurate/appropriate?</w:t>
      </w:r>
    </w:p>
  </w:comment>
  <w:comment w:id="38" w:author="Ole Shelton" w:date="2017-10-26T14:55:00Z" w:initials="AOS">
    <w:p w14:paraId="4559BEA7" w14:textId="15D47046" w:rsidR="006E335D" w:rsidRDefault="006E335D">
      <w:pPr>
        <w:pStyle w:val="CommentText"/>
      </w:pPr>
      <w:r>
        <w:rPr>
          <w:rStyle w:val="CommentReference"/>
        </w:rPr>
        <w:annotationRef/>
      </w:r>
      <w:r>
        <w:t>Agree.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081E1003" w15:done="0"/>
  <w15:commentEx w15:paraId="420643D5" w15:done="0"/>
  <w15:commentEx w15:paraId="0B767E6E" w15:done="0"/>
  <w15:commentEx w15:paraId="0EC92736" w15:done="0"/>
  <w15:commentEx w15:paraId="2135312A" w15:done="0"/>
  <w15:commentEx w15:paraId="5A9736C4" w15:done="0"/>
  <w15:commentEx w15:paraId="6E809A61" w15:done="0"/>
  <w15:commentEx w15:paraId="789CCFB3" w15:done="0"/>
  <w15:commentEx w15:paraId="47697E03" w15:done="0"/>
  <w15:commentEx w15:paraId="3C006C81" w15:done="0"/>
  <w15:commentEx w15:paraId="62BD33D7" w15:done="0"/>
  <w15:commentEx w15:paraId="3EBF0C37" w15:done="0"/>
  <w15:commentEx w15:paraId="279E1B10" w15:done="0"/>
  <w15:commentEx w15:paraId="197962E6" w15:done="0"/>
  <w15:commentEx w15:paraId="35C6E18A" w15:done="0"/>
  <w15:commentEx w15:paraId="4559BEA7" w15:paraIdParent="35C6E18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55943" w14:textId="77777777" w:rsidR="00F0243E" w:rsidRDefault="00F0243E" w:rsidP="001D5F25">
      <w:pPr>
        <w:spacing w:after="0" w:line="240" w:lineRule="auto"/>
      </w:pPr>
      <w:r>
        <w:separator/>
      </w:r>
    </w:p>
  </w:endnote>
  <w:endnote w:type="continuationSeparator" w:id="0">
    <w:p w14:paraId="3FF6BA12" w14:textId="77777777" w:rsidR="00F0243E" w:rsidRDefault="00F0243E"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D5637D" w:rsidRDefault="00D5637D">
        <w:pPr>
          <w:pStyle w:val="Footer"/>
          <w:jc w:val="right"/>
        </w:pPr>
        <w:r>
          <w:fldChar w:fldCharType="begin"/>
        </w:r>
        <w:r>
          <w:instrText xml:space="preserve"> PAGE   \* MERGEFORMAT </w:instrText>
        </w:r>
        <w:r>
          <w:fldChar w:fldCharType="separate"/>
        </w:r>
        <w:r w:rsidR="00EE3EE2">
          <w:rPr>
            <w:noProof/>
          </w:rPr>
          <w:t>1</w:t>
        </w:r>
        <w:r>
          <w:rPr>
            <w:noProof/>
          </w:rPr>
          <w:fldChar w:fldCharType="end"/>
        </w:r>
      </w:p>
    </w:sdtContent>
  </w:sdt>
  <w:p w14:paraId="7730144E" w14:textId="77777777" w:rsidR="00D5637D" w:rsidRDefault="00D563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171A7" w14:textId="77777777" w:rsidR="00F0243E" w:rsidRDefault="00F0243E" w:rsidP="001D5F25">
      <w:pPr>
        <w:spacing w:after="0" w:line="240" w:lineRule="auto"/>
      </w:pPr>
      <w:r>
        <w:separator/>
      </w:r>
    </w:p>
  </w:footnote>
  <w:footnote w:type="continuationSeparator" w:id="0">
    <w:p w14:paraId="0C4E09A7" w14:textId="77777777" w:rsidR="00F0243E" w:rsidRDefault="00F0243E" w:rsidP="001D5F25">
      <w:pPr>
        <w:spacing w:after="0"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45FA"/>
    <w:rsid w:val="000437FF"/>
    <w:rsid w:val="00055AE1"/>
    <w:rsid w:val="000824B9"/>
    <w:rsid w:val="00086774"/>
    <w:rsid w:val="000933A8"/>
    <w:rsid w:val="00095123"/>
    <w:rsid w:val="000A3806"/>
    <w:rsid w:val="000A423E"/>
    <w:rsid w:val="000B22EB"/>
    <w:rsid w:val="000B4409"/>
    <w:rsid w:val="000C6B87"/>
    <w:rsid w:val="000D25C3"/>
    <w:rsid w:val="000D788C"/>
    <w:rsid w:val="000E30A8"/>
    <w:rsid w:val="000F08C9"/>
    <w:rsid w:val="0010045F"/>
    <w:rsid w:val="001131DC"/>
    <w:rsid w:val="0011350E"/>
    <w:rsid w:val="00115E99"/>
    <w:rsid w:val="00127A46"/>
    <w:rsid w:val="00136355"/>
    <w:rsid w:val="00142BB4"/>
    <w:rsid w:val="00157812"/>
    <w:rsid w:val="001615D4"/>
    <w:rsid w:val="00167CFD"/>
    <w:rsid w:val="001710FB"/>
    <w:rsid w:val="00177BB9"/>
    <w:rsid w:val="0018150D"/>
    <w:rsid w:val="0018710D"/>
    <w:rsid w:val="001943D5"/>
    <w:rsid w:val="001A3EE3"/>
    <w:rsid w:val="001A7185"/>
    <w:rsid w:val="001B1B95"/>
    <w:rsid w:val="001B2DF6"/>
    <w:rsid w:val="001B4AB9"/>
    <w:rsid w:val="001B4BF3"/>
    <w:rsid w:val="001C645B"/>
    <w:rsid w:val="001C7D81"/>
    <w:rsid w:val="001D5F25"/>
    <w:rsid w:val="001E2AC3"/>
    <w:rsid w:val="001E2F1E"/>
    <w:rsid w:val="001F1E1B"/>
    <w:rsid w:val="001F3C2E"/>
    <w:rsid w:val="002054AB"/>
    <w:rsid w:val="00206888"/>
    <w:rsid w:val="00206F21"/>
    <w:rsid w:val="002229E9"/>
    <w:rsid w:val="00223D08"/>
    <w:rsid w:val="002252CC"/>
    <w:rsid w:val="00236260"/>
    <w:rsid w:val="00244886"/>
    <w:rsid w:val="00251B64"/>
    <w:rsid w:val="00256094"/>
    <w:rsid w:val="00260C9C"/>
    <w:rsid w:val="0026119E"/>
    <w:rsid w:val="00266A77"/>
    <w:rsid w:val="00267BD9"/>
    <w:rsid w:val="00291253"/>
    <w:rsid w:val="002A7F60"/>
    <w:rsid w:val="002C0F2A"/>
    <w:rsid w:val="002D0ED7"/>
    <w:rsid w:val="002D2C8C"/>
    <w:rsid w:val="002D395B"/>
    <w:rsid w:val="002D5800"/>
    <w:rsid w:val="002E3363"/>
    <w:rsid w:val="002F1078"/>
    <w:rsid w:val="002F4F9E"/>
    <w:rsid w:val="0030247A"/>
    <w:rsid w:val="0031200A"/>
    <w:rsid w:val="00313E62"/>
    <w:rsid w:val="00316106"/>
    <w:rsid w:val="00320BA6"/>
    <w:rsid w:val="00320BFE"/>
    <w:rsid w:val="003211A7"/>
    <w:rsid w:val="00325D4A"/>
    <w:rsid w:val="0033217D"/>
    <w:rsid w:val="003372E1"/>
    <w:rsid w:val="00340FA3"/>
    <w:rsid w:val="0034446D"/>
    <w:rsid w:val="00355202"/>
    <w:rsid w:val="00356216"/>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5294"/>
    <w:rsid w:val="003C57A1"/>
    <w:rsid w:val="003F675F"/>
    <w:rsid w:val="00420C32"/>
    <w:rsid w:val="00422360"/>
    <w:rsid w:val="004242E4"/>
    <w:rsid w:val="004278B2"/>
    <w:rsid w:val="0043634C"/>
    <w:rsid w:val="00445D80"/>
    <w:rsid w:val="00457371"/>
    <w:rsid w:val="0046160B"/>
    <w:rsid w:val="00466DC3"/>
    <w:rsid w:val="0046713D"/>
    <w:rsid w:val="00467531"/>
    <w:rsid w:val="00470FF0"/>
    <w:rsid w:val="00475966"/>
    <w:rsid w:val="0048158C"/>
    <w:rsid w:val="0048544C"/>
    <w:rsid w:val="00485623"/>
    <w:rsid w:val="004902C0"/>
    <w:rsid w:val="004940F4"/>
    <w:rsid w:val="00495DD6"/>
    <w:rsid w:val="004A0561"/>
    <w:rsid w:val="004A3CD3"/>
    <w:rsid w:val="004A6145"/>
    <w:rsid w:val="004B210F"/>
    <w:rsid w:val="004B4E9F"/>
    <w:rsid w:val="004B7925"/>
    <w:rsid w:val="004D2FD8"/>
    <w:rsid w:val="005022BB"/>
    <w:rsid w:val="0050274A"/>
    <w:rsid w:val="00503DA9"/>
    <w:rsid w:val="00510746"/>
    <w:rsid w:val="00512DDE"/>
    <w:rsid w:val="00515753"/>
    <w:rsid w:val="00531481"/>
    <w:rsid w:val="005619A3"/>
    <w:rsid w:val="00562E1D"/>
    <w:rsid w:val="00573668"/>
    <w:rsid w:val="005753CE"/>
    <w:rsid w:val="00593175"/>
    <w:rsid w:val="00594A07"/>
    <w:rsid w:val="005B0999"/>
    <w:rsid w:val="005B503D"/>
    <w:rsid w:val="005B71FA"/>
    <w:rsid w:val="005C50C3"/>
    <w:rsid w:val="005D0665"/>
    <w:rsid w:val="005D7DFD"/>
    <w:rsid w:val="005E1062"/>
    <w:rsid w:val="005E690A"/>
    <w:rsid w:val="005F15BF"/>
    <w:rsid w:val="005F6D06"/>
    <w:rsid w:val="00600387"/>
    <w:rsid w:val="006070A5"/>
    <w:rsid w:val="006074B4"/>
    <w:rsid w:val="006116C6"/>
    <w:rsid w:val="00625575"/>
    <w:rsid w:val="00625B74"/>
    <w:rsid w:val="00641582"/>
    <w:rsid w:val="006633A0"/>
    <w:rsid w:val="00672226"/>
    <w:rsid w:val="0067234F"/>
    <w:rsid w:val="00673F04"/>
    <w:rsid w:val="00684D6B"/>
    <w:rsid w:val="00692369"/>
    <w:rsid w:val="006B043B"/>
    <w:rsid w:val="006B1145"/>
    <w:rsid w:val="006B281F"/>
    <w:rsid w:val="006B7F85"/>
    <w:rsid w:val="006C04F4"/>
    <w:rsid w:val="006C337C"/>
    <w:rsid w:val="006D2E8E"/>
    <w:rsid w:val="006D73BF"/>
    <w:rsid w:val="006E335D"/>
    <w:rsid w:val="006E39F1"/>
    <w:rsid w:val="006F09B8"/>
    <w:rsid w:val="006F582B"/>
    <w:rsid w:val="00707B5F"/>
    <w:rsid w:val="0071308F"/>
    <w:rsid w:val="0072260D"/>
    <w:rsid w:val="007231E5"/>
    <w:rsid w:val="00724EAC"/>
    <w:rsid w:val="00726169"/>
    <w:rsid w:val="007306CA"/>
    <w:rsid w:val="00740EAB"/>
    <w:rsid w:val="00741B09"/>
    <w:rsid w:val="0074247E"/>
    <w:rsid w:val="0076083F"/>
    <w:rsid w:val="00772686"/>
    <w:rsid w:val="0077562A"/>
    <w:rsid w:val="007A0450"/>
    <w:rsid w:val="007A0FBB"/>
    <w:rsid w:val="007A19AA"/>
    <w:rsid w:val="007A7714"/>
    <w:rsid w:val="007B0150"/>
    <w:rsid w:val="007B15B3"/>
    <w:rsid w:val="007C21D6"/>
    <w:rsid w:val="007C583B"/>
    <w:rsid w:val="007E0AB0"/>
    <w:rsid w:val="007F630F"/>
    <w:rsid w:val="00804CA4"/>
    <w:rsid w:val="0081691B"/>
    <w:rsid w:val="00824940"/>
    <w:rsid w:val="008267A0"/>
    <w:rsid w:val="008340F1"/>
    <w:rsid w:val="0083451E"/>
    <w:rsid w:val="0084429D"/>
    <w:rsid w:val="008475ED"/>
    <w:rsid w:val="00847B4A"/>
    <w:rsid w:val="00850F94"/>
    <w:rsid w:val="00853704"/>
    <w:rsid w:val="00856D62"/>
    <w:rsid w:val="008571BB"/>
    <w:rsid w:val="00862219"/>
    <w:rsid w:val="008829D7"/>
    <w:rsid w:val="00885440"/>
    <w:rsid w:val="00895580"/>
    <w:rsid w:val="008A4F00"/>
    <w:rsid w:val="008A6921"/>
    <w:rsid w:val="008B09E4"/>
    <w:rsid w:val="008C5E65"/>
    <w:rsid w:val="008F0498"/>
    <w:rsid w:val="008F1128"/>
    <w:rsid w:val="008F4C32"/>
    <w:rsid w:val="00901C78"/>
    <w:rsid w:val="00904922"/>
    <w:rsid w:val="00907DB4"/>
    <w:rsid w:val="00914F34"/>
    <w:rsid w:val="009249E0"/>
    <w:rsid w:val="00935B20"/>
    <w:rsid w:val="0093607C"/>
    <w:rsid w:val="0093719B"/>
    <w:rsid w:val="0094033C"/>
    <w:rsid w:val="0095483D"/>
    <w:rsid w:val="00955F29"/>
    <w:rsid w:val="00960441"/>
    <w:rsid w:val="009721A7"/>
    <w:rsid w:val="00975EF7"/>
    <w:rsid w:val="00980832"/>
    <w:rsid w:val="00990B91"/>
    <w:rsid w:val="009A608F"/>
    <w:rsid w:val="009C4A37"/>
    <w:rsid w:val="009C5D3E"/>
    <w:rsid w:val="009D481E"/>
    <w:rsid w:val="009D6549"/>
    <w:rsid w:val="009D6A12"/>
    <w:rsid w:val="009E137D"/>
    <w:rsid w:val="009E2565"/>
    <w:rsid w:val="009F00BB"/>
    <w:rsid w:val="009F0792"/>
    <w:rsid w:val="009F1DB6"/>
    <w:rsid w:val="009F3627"/>
    <w:rsid w:val="009F6DB3"/>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544B"/>
    <w:rsid w:val="00AA6923"/>
    <w:rsid w:val="00AB05BB"/>
    <w:rsid w:val="00AB0A26"/>
    <w:rsid w:val="00AB16DE"/>
    <w:rsid w:val="00AC5069"/>
    <w:rsid w:val="00AD4EC9"/>
    <w:rsid w:val="00AE5A81"/>
    <w:rsid w:val="00B00A68"/>
    <w:rsid w:val="00B0753D"/>
    <w:rsid w:val="00B07638"/>
    <w:rsid w:val="00B10A24"/>
    <w:rsid w:val="00B12C36"/>
    <w:rsid w:val="00B22A8F"/>
    <w:rsid w:val="00B25FEB"/>
    <w:rsid w:val="00B274F6"/>
    <w:rsid w:val="00B607BF"/>
    <w:rsid w:val="00B63FF4"/>
    <w:rsid w:val="00B84F55"/>
    <w:rsid w:val="00B928AA"/>
    <w:rsid w:val="00B9463D"/>
    <w:rsid w:val="00BC45C3"/>
    <w:rsid w:val="00BC7853"/>
    <w:rsid w:val="00BD1502"/>
    <w:rsid w:val="00BD2C98"/>
    <w:rsid w:val="00BE0ACA"/>
    <w:rsid w:val="00BE26FC"/>
    <w:rsid w:val="00BE336B"/>
    <w:rsid w:val="00BE34AA"/>
    <w:rsid w:val="00BE38E3"/>
    <w:rsid w:val="00BE4771"/>
    <w:rsid w:val="00BF0547"/>
    <w:rsid w:val="00BF7270"/>
    <w:rsid w:val="00BF7AE1"/>
    <w:rsid w:val="00C03DCA"/>
    <w:rsid w:val="00C04408"/>
    <w:rsid w:val="00C15705"/>
    <w:rsid w:val="00C16271"/>
    <w:rsid w:val="00C1717E"/>
    <w:rsid w:val="00C20890"/>
    <w:rsid w:val="00C31C3A"/>
    <w:rsid w:val="00C35F23"/>
    <w:rsid w:val="00C424C7"/>
    <w:rsid w:val="00C44463"/>
    <w:rsid w:val="00C55BC7"/>
    <w:rsid w:val="00C7428B"/>
    <w:rsid w:val="00C74747"/>
    <w:rsid w:val="00C769F9"/>
    <w:rsid w:val="00C77F2A"/>
    <w:rsid w:val="00C8037B"/>
    <w:rsid w:val="00C813F3"/>
    <w:rsid w:val="00C9171F"/>
    <w:rsid w:val="00C9622C"/>
    <w:rsid w:val="00CA12C2"/>
    <w:rsid w:val="00CB10C3"/>
    <w:rsid w:val="00CB6738"/>
    <w:rsid w:val="00CD1EE3"/>
    <w:rsid w:val="00CE74FA"/>
    <w:rsid w:val="00CF068C"/>
    <w:rsid w:val="00CF6D63"/>
    <w:rsid w:val="00D362D3"/>
    <w:rsid w:val="00D44BB8"/>
    <w:rsid w:val="00D55777"/>
    <w:rsid w:val="00D5637D"/>
    <w:rsid w:val="00D742F8"/>
    <w:rsid w:val="00D82F94"/>
    <w:rsid w:val="00D92B02"/>
    <w:rsid w:val="00DA15EC"/>
    <w:rsid w:val="00DA2376"/>
    <w:rsid w:val="00DB121B"/>
    <w:rsid w:val="00DB4238"/>
    <w:rsid w:val="00DB5412"/>
    <w:rsid w:val="00DC420F"/>
    <w:rsid w:val="00DE12E9"/>
    <w:rsid w:val="00DE6451"/>
    <w:rsid w:val="00DF232A"/>
    <w:rsid w:val="00DF2D88"/>
    <w:rsid w:val="00DF5A9F"/>
    <w:rsid w:val="00E159EF"/>
    <w:rsid w:val="00E24344"/>
    <w:rsid w:val="00E342D0"/>
    <w:rsid w:val="00E367A0"/>
    <w:rsid w:val="00E377F7"/>
    <w:rsid w:val="00E40B1A"/>
    <w:rsid w:val="00E47044"/>
    <w:rsid w:val="00E51B4B"/>
    <w:rsid w:val="00E537A7"/>
    <w:rsid w:val="00E53822"/>
    <w:rsid w:val="00E63691"/>
    <w:rsid w:val="00E64EB7"/>
    <w:rsid w:val="00E66F6B"/>
    <w:rsid w:val="00E74200"/>
    <w:rsid w:val="00E742A9"/>
    <w:rsid w:val="00E847C4"/>
    <w:rsid w:val="00E8513D"/>
    <w:rsid w:val="00E91F0E"/>
    <w:rsid w:val="00E9571E"/>
    <w:rsid w:val="00EA161D"/>
    <w:rsid w:val="00EA1A60"/>
    <w:rsid w:val="00EA241A"/>
    <w:rsid w:val="00EA4AF7"/>
    <w:rsid w:val="00EB1D53"/>
    <w:rsid w:val="00EB6FA5"/>
    <w:rsid w:val="00EB7E71"/>
    <w:rsid w:val="00ED07DA"/>
    <w:rsid w:val="00ED12D3"/>
    <w:rsid w:val="00ED2121"/>
    <w:rsid w:val="00ED290A"/>
    <w:rsid w:val="00ED4AD3"/>
    <w:rsid w:val="00EE08BD"/>
    <w:rsid w:val="00EE297B"/>
    <w:rsid w:val="00EE3789"/>
    <w:rsid w:val="00EE3EE2"/>
    <w:rsid w:val="00EE4324"/>
    <w:rsid w:val="00F0243E"/>
    <w:rsid w:val="00F068C0"/>
    <w:rsid w:val="00F164CA"/>
    <w:rsid w:val="00F207C9"/>
    <w:rsid w:val="00F2419C"/>
    <w:rsid w:val="00F340CD"/>
    <w:rsid w:val="00F37A2C"/>
    <w:rsid w:val="00F47F83"/>
    <w:rsid w:val="00F531D9"/>
    <w:rsid w:val="00F542F8"/>
    <w:rsid w:val="00F54CBF"/>
    <w:rsid w:val="00F55396"/>
    <w:rsid w:val="00F61DFC"/>
    <w:rsid w:val="00F6740E"/>
    <w:rsid w:val="00F720CD"/>
    <w:rsid w:val="00F83DD0"/>
    <w:rsid w:val="00F87B3D"/>
    <w:rsid w:val="00F94294"/>
    <w:rsid w:val="00F95BFE"/>
    <w:rsid w:val="00FA31AE"/>
    <w:rsid w:val="00FA4134"/>
    <w:rsid w:val="00FB14B1"/>
    <w:rsid w:val="00FB3A64"/>
    <w:rsid w:val="00FB4CFE"/>
    <w:rsid w:val="00FB62E0"/>
    <w:rsid w:val="00FC2ABF"/>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8CEB9-C154-5149-8EF6-33D797BF5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26</Pages>
  <Words>7080</Words>
  <Characters>40358</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47344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Jameal Samhouri</cp:lastModifiedBy>
  <cp:revision>5</cp:revision>
  <dcterms:created xsi:type="dcterms:W3CDTF">2017-10-27T18:55:00Z</dcterms:created>
  <dcterms:modified xsi:type="dcterms:W3CDTF">2017-10-27T19:29:00Z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 publications="1"/&gt;&lt;/info&gt;PAPERS2_INFO_END</vt:lpwstr>
  </property>
</Properties>
</file>