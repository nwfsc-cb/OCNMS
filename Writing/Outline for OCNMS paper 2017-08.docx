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35EE4A" w14:textId="77777777" w:rsidR="00F97B6D" w:rsidRPr="00E03D7D" w:rsidRDefault="00E64BBC" w:rsidP="00E216B7">
      <w:pPr>
        <w:spacing w:before="240" w:after="0" w:line="240" w:lineRule="auto"/>
        <w:rPr>
          <w:rFonts w:ascii="Times New Roman" w:hAnsi="Times New Roman" w:cs="Times New Roman"/>
          <w:sz w:val="24"/>
          <w:szCs w:val="24"/>
        </w:rPr>
      </w:pPr>
      <w:r w:rsidRPr="00E03D7D">
        <w:rPr>
          <w:rFonts w:ascii="Times New Roman" w:hAnsi="Times New Roman" w:cs="Times New Roman"/>
          <w:sz w:val="24"/>
          <w:szCs w:val="24"/>
        </w:rPr>
        <w:t xml:space="preserve">Outline for OCNMS paper. </w:t>
      </w:r>
      <w:r w:rsidR="000C69BB" w:rsidRPr="00E03D7D">
        <w:rPr>
          <w:rFonts w:ascii="Times New Roman" w:hAnsi="Times New Roman" w:cs="Times New Roman"/>
          <w:sz w:val="24"/>
          <w:szCs w:val="24"/>
        </w:rPr>
        <w:t>6/1/2017</w:t>
      </w:r>
    </w:p>
    <w:p w14:paraId="52DA41F8" w14:textId="77777777" w:rsidR="00AF21D6" w:rsidRDefault="00AF21D6" w:rsidP="00E216B7">
      <w:pPr>
        <w:spacing w:before="240" w:after="0" w:line="240" w:lineRule="auto"/>
        <w:rPr>
          <w:ins w:id="0" w:author="Jameal Samhouri" w:date="2017-06-13T12:12:00Z"/>
          <w:rFonts w:ascii="Times New Roman" w:hAnsi="Times New Roman" w:cs="Times New Roman"/>
          <w:sz w:val="24"/>
          <w:szCs w:val="24"/>
        </w:rPr>
      </w:pPr>
    </w:p>
    <w:p w14:paraId="1A21BB3C" w14:textId="1B18B51B" w:rsidR="00AF21D6" w:rsidRDefault="00AF21D6" w:rsidP="00E216B7">
      <w:pPr>
        <w:spacing w:before="240" w:after="0" w:line="240" w:lineRule="auto"/>
        <w:rPr>
          <w:ins w:id="1" w:author="Jameal Samhouri" w:date="2017-06-13T12:12:00Z"/>
          <w:rFonts w:ascii="Times New Roman" w:hAnsi="Times New Roman" w:cs="Times New Roman"/>
          <w:sz w:val="24"/>
          <w:szCs w:val="24"/>
        </w:rPr>
      </w:pPr>
      <w:ins w:id="2" w:author="Jameal Samhouri" w:date="2017-06-13T12:12:00Z">
        <w:r>
          <w:rPr>
            <w:rFonts w:ascii="Times New Roman" w:hAnsi="Times New Roman" w:cs="Times New Roman"/>
            <w:sz w:val="24"/>
            <w:szCs w:val="24"/>
          </w:rPr>
          <w:t>Success and succession in species recoveries</w:t>
        </w:r>
      </w:ins>
    </w:p>
    <w:p w14:paraId="1203696C" w14:textId="77777777" w:rsidR="00E64BBC" w:rsidRPr="00E03D7D" w:rsidRDefault="00E64BBC" w:rsidP="00E216B7">
      <w:pPr>
        <w:spacing w:before="240" w:after="0" w:line="240" w:lineRule="auto"/>
        <w:rPr>
          <w:rFonts w:ascii="Times New Roman" w:hAnsi="Times New Roman" w:cs="Times New Roman"/>
          <w:sz w:val="24"/>
          <w:szCs w:val="24"/>
        </w:rPr>
      </w:pPr>
      <w:r w:rsidRPr="00E03D7D">
        <w:rPr>
          <w:rFonts w:ascii="Times New Roman" w:hAnsi="Times New Roman" w:cs="Times New Roman"/>
          <w:sz w:val="24"/>
          <w:szCs w:val="24"/>
        </w:rPr>
        <w:t>Figures &amp; Analyses:</w:t>
      </w:r>
    </w:p>
    <w:p w14:paraId="27F0143A" w14:textId="2BA1282C" w:rsidR="00E64BBC" w:rsidRPr="00E03D7D" w:rsidRDefault="00984577" w:rsidP="00E216B7">
      <w:pPr>
        <w:pStyle w:val="ListParagraph"/>
        <w:numPr>
          <w:ilvl w:val="0"/>
          <w:numId w:val="1"/>
        </w:numPr>
        <w:spacing w:before="240" w:after="0" w:line="240" w:lineRule="auto"/>
        <w:rPr>
          <w:rFonts w:ascii="Times New Roman" w:hAnsi="Times New Roman" w:cs="Times New Roman"/>
          <w:sz w:val="24"/>
          <w:szCs w:val="24"/>
        </w:rPr>
      </w:pPr>
      <w:del w:id="3" w:author="Ole Shelton" w:date="2017-08-23T14:25:00Z">
        <w:r w:rsidRPr="00E03D7D" w:rsidDel="00B063A6">
          <w:rPr>
            <w:rFonts w:ascii="Times New Roman" w:hAnsi="Times New Roman" w:cs="Times New Roman"/>
            <w:noProof/>
            <w:sz w:val="24"/>
            <w:szCs w:val="24"/>
            <w:rPrChange w:id="4">
              <w:rPr>
                <w:noProof/>
              </w:rPr>
            </w:rPrChange>
          </w:rPr>
          <mc:AlternateContent>
            <mc:Choice Requires="wpg">
              <w:drawing>
                <wp:anchor distT="0" distB="0" distL="114300" distR="114300" simplePos="0" relativeHeight="251659264" behindDoc="0" locked="0" layoutInCell="1" allowOverlap="1" wp14:anchorId="294AAC3C" wp14:editId="78E781D0">
                  <wp:simplePos x="0" y="0"/>
                  <wp:positionH relativeFrom="column">
                    <wp:posOffset>-1028700</wp:posOffset>
                  </wp:positionH>
                  <wp:positionV relativeFrom="paragraph">
                    <wp:posOffset>861060</wp:posOffset>
                  </wp:positionV>
                  <wp:extent cx="7376795" cy="4164965"/>
                  <wp:effectExtent l="0" t="0" r="0" b="635"/>
                  <wp:wrapThrough wrapText="bothSides">
                    <wp:wrapPolygon edited="0">
                      <wp:start x="0" y="0"/>
                      <wp:lineTo x="0" y="20945"/>
                      <wp:lineTo x="11454" y="21472"/>
                      <wp:lineTo x="13685" y="21472"/>
                      <wp:lineTo x="20899" y="21472"/>
                      <wp:lineTo x="21197" y="21472"/>
                      <wp:lineTo x="21420" y="21076"/>
                      <wp:lineTo x="21345" y="13963"/>
                      <wp:lineTo x="19858" y="13700"/>
                      <wp:lineTo x="9966" y="12646"/>
                      <wp:lineTo x="9966" y="0"/>
                      <wp:lineTo x="0" y="0"/>
                    </wp:wrapPolygon>
                  </wp:wrapThrough>
                  <wp:docPr id="4" name="Group 4"/>
                  <wp:cNvGraphicFramePr/>
                  <a:graphic xmlns:a="http://schemas.openxmlformats.org/drawingml/2006/main">
                    <a:graphicData uri="http://schemas.microsoft.com/office/word/2010/wordprocessingGroup">
                      <wpg:wgp>
                        <wpg:cNvGrpSpPr/>
                        <wpg:grpSpPr>
                          <a:xfrm>
                            <a:off x="0" y="0"/>
                            <a:ext cx="3386455" cy="4041140"/>
                            <a:chOff x="0" y="0"/>
                            <a:chExt cx="3386455" cy="4041140"/>
                          </a:xfrm>
                        </wpg:grpSpPr>
                        <pic:pic xmlns:pic="http://schemas.openxmlformats.org/drawingml/2006/picture">
                          <pic:nvPicPr>
                            <pic:cNvPr id="3" name="Picture 3"/>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86455" cy="404114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 4" o:spid="_x0000_s1026" style="position:absolute;margin-left:-80.95pt;margin-top:67.8pt;width:580.85pt;height:327.95pt;z-index:251659264;mso-width-relative:margin;mso-height-relative:margin" coordsize="3386455,404114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3386455;height:40411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gW&#10;TcLEAAAA2gAAAA8AAABkcnMvZG93bnJldi54bWxEj9FqwkAURN8L/sNyhb41Gy2VGrOKFEpDIA9a&#10;P+CavWaD2btpdtW0X98tFHwcZuYMk29G24krDb51rGCWpCCIa6dbbhQcPt+fXkH4gKyxc0wKvsnD&#10;Zj15yDHT7sY7uu5DIyKEfYYKTAh9JqWvDVn0ieuJo3dyg8UQ5dBIPeAtwm0n52m6kBZbjgsGe3oz&#10;VJ/3F6ugXH58veijXnT9zpZmfqmK6qdS6nE6blcgAo3hHv5vF1rBM/xdiTdArn8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gWTcLEAAAA2gAAAA8AAAAAAAAAAAAAAAAAnAIA&#10;AGRycy9kb3ducmV2LnhtbFBLBQYAAAAABAAEAPcAAACNAwAAAAA=&#10;">
                    <v:imagedata r:id="rId7" o:title=""/>
                    <v:path arrowok="t"/>
                  </v:shape>
                  <w10:wrap type="through"/>
                </v:group>
              </w:pict>
            </mc:Fallback>
          </mc:AlternateContent>
        </w:r>
      </w:del>
      <w:r w:rsidR="00E64BBC" w:rsidRPr="00E03D7D">
        <w:rPr>
          <w:rFonts w:ascii="Times New Roman" w:hAnsi="Times New Roman" w:cs="Times New Roman"/>
          <w:sz w:val="24"/>
          <w:szCs w:val="24"/>
        </w:rPr>
        <w:t>Collect OCNMS wide values for otter abundance and kelp abundance since ~1990.  These look like increasing trends. Essentially a sum of all of the lines on this figure:</w:t>
      </w:r>
    </w:p>
    <w:p w14:paraId="4044AD31" w14:textId="44AF1BB2" w:rsidR="001F2684" w:rsidRPr="00E03D7D" w:rsidRDefault="00B063A6" w:rsidP="00E216B7">
      <w:pPr>
        <w:spacing w:before="240" w:after="0" w:line="240" w:lineRule="auto"/>
        <w:rPr>
          <w:rFonts w:ascii="Times New Roman" w:hAnsi="Times New Roman" w:cs="Times New Roman"/>
          <w:sz w:val="24"/>
          <w:szCs w:val="24"/>
        </w:rPr>
      </w:pPr>
      <w:ins w:id="5" w:author="Ole Shelton" w:date="2017-08-23T14:26:00Z">
        <w:r>
          <w:rPr>
            <w:rFonts w:ascii="Times New Roman" w:hAnsi="Times New Roman" w:cs="Times New Roman"/>
            <w:noProof/>
            <w:sz w:val="24"/>
            <w:szCs w:val="24"/>
            <w:rPrChange w:id="6">
              <w:rPr>
                <w:noProof/>
              </w:rPr>
            </w:rPrChange>
          </w:rPr>
          <w:drawing>
            <wp:anchor distT="0" distB="0" distL="114300" distR="114300" simplePos="0" relativeHeight="251666432" behindDoc="0" locked="0" layoutInCell="1" allowOverlap="1" wp14:anchorId="52515897" wp14:editId="0CC666F7">
              <wp:simplePos x="0" y="0"/>
              <wp:positionH relativeFrom="column">
                <wp:posOffset>2514600</wp:posOffset>
              </wp:positionH>
              <wp:positionV relativeFrom="paragraph">
                <wp:posOffset>182880</wp:posOffset>
              </wp:positionV>
              <wp:extent cx="2743200" cy="4114800"/>
              <wp:effectExtent l="0" t="0" r="0" b="0"/>
              <wp:wrapTight wrapText="bothSides">
                <wp:wrapPolygon edited="0">
                  <wp:start x="0" y="0"/>
                  <wp:lineTo x="0" y="21467"/>
                  <wp:lineTo x="21400" y="21467"/>
                  <wp:lineTo x="2140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s and Kelp coastwide.pdf"/>
                      <pic:cNvPicPr/>
                    </pic:nvPicPr>
                    <pic:blipFill>
                      <a:blip r:embed="rId8">
                        <a:extLst>
                          <a:ext uri="{28A0092B-C50C-407E-A947-70E740481C1C}">
                            <a14:useLocalDpi xmlns:a14="http://schemas.microsoft.com/office/drawing/2010/main" val="0"/>
                          </a:ext>
                        </a:extLst>
                      </a:blip>
                      <a:stretch>
                        <a:fillRect/>
                      </a:stretch>
                    </pic:blipFill>
                    <pic:spPr>
                      <a:xfrm>
                        <a:off x="0" y="0"/>
                        <a:ext cx="2743200" cy="4114800"/>
                      </a:xfrm>
                      <a:prstGeom prst="rect">
                        <a:avLst/>
                      </a:prstGeom>
                    </pic:spPr>
                  </pic:pic>
                </a:graphicData>
              </a:graphic>
              <wp14:sizeRelH relativeFrom="page">
                <wp14:pctWidth>0</wp14:pctWidth>
              </wp14:sizeRelH>
              <wp14:sizeRelV relativeFrom="page">
                <wp14:pctHeight>0</wp14:pctHeight>
              </wp14:sizeRelV>
            </wp:anchor>
          </w:drawing>
        </w:r>
      </w:ins>
      <w:ins w:id="7" w:author="Ole Shelton" w:date="2017-08-23T14:25:00Z">
        <w:r>
          <w:rPr>
            <w:rFonts w:ascii="Times New Roman" w:hAnsi="Times New Roman" w:cs="Times New Roman"/>
            <w:noProof/>
            <w:sz w:val="24"/>
            <w:szCs w:val="24"/>
            <w:rPrChange w:id="8">
              <w:rPr>
                <w:noProof/>
              </w:rPr>
            </w:rPrChange>
          </w:rPr>
          <w:drawing>
            <wp:anchor distT="0" distB="0" distL="114300" distR="114300" simplePos="0" relativeHeight="251660288" behindDoc="0" locked="0" layoutInCell="1" allowOverlap="1" wp14:anchorId="6774CC6F" wp14:editId="1B879E81">
              <wp:simplePos x="0" y="0"/>
              <wp:positionH relativeFrom="column">
                <wp:posOffset>-1028700</wp:posOffset>
              </wp:positionH>
              <wp:positionV relativeFrom="paragraph">
                <wp:posOffset>182880</wp:posOffset>
              </wp:positionV>
              <wp:extent cx="3448182" cy="4114800"/>
              <wp:effectExtent l="0" t="0" r="6350" b="0"/>
              <wp:wrapThrough wrapText="bothSides">
                <wp:wrapPolygon edited="0">
                  <wp:start x="0" y="0"/>
                  <wp:lineTo x="0" y="21467"/>
                  <wp:lineTo x="21481" y="21467"/>
                  <wp:lineTo x="2148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48182" cy="4114800"/>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25B50C84" w14:textId="47A5F4DA" w:rsidR="001F2684" w:rsidRPr="00E03D7D" w:rsidRDefault="001F2684" w:rsidP="00E216B7">
      <w:pPr>
        <w:spacing w:before="240" w:after="0" w:line="240" w:lineRule="auto"/>
        <w:rPr>
          <w:rFonts w:ascii="Times New Roman" w:hAnsi="Times New Roman" w:cs="Times New Roman"/>
          <w:sz w:val="24"/>
          <w:szCs w:val="24"/>
        </w:rPr>
      </w:pPr>
    </w:p>
    <w:p w14:paraId="2DADE405" w14:textId="77777777" w:rsidR="001F2684" w:rsidRPr="00E03D7D" w:rsidRDefault="001F2684" w:rsidP="00E216B7">
      <w:pPr>
        <w:spacing w:before="240" w:after="0" w:line="240" w:lineRule="auto"/>
        <w:rPr>
          <w:rFonts w:ascii="Times New Roman" w:hAnsi="Times New Roman" w:cs="Times New Roman"/>
          <w:sz w:val="24"/>
          <w:szCs w:val="24"/>
        </w:rPr>
      </w:pPr>
      <w:r w:rsidRPr="00E03D7D">
        <w:rPr>
          <w:rFonts w:ascii="Times New Roman" w:hAnsi="Times New Roman" w:cs="Times New Roman"/>
          <w:sz w:val="24"/>
          <w:szCs w:val="24"/>
        </w:rPr>
        <w:t xml:space="preserve">Point is to motivate study. This study builds on </w:t>
      </w:r>
      <w:proofErr w:type="spellStart"/>
      <w:r w:rsidRPr="00E03D7D">
        <w:rPr>
          <w:rFonts w:ascii="Times New Roman" w:hAnsi="Times New Roman" w:cs="Times New Roman"/>
          <w:sz w:val="24"/>
          <w:szCs w:val="24"/>
        </w:rPr>
        <w:t>Kvitek’s</w:t>
      </w:r>
      <w:proofErr w:type="spellEnd"/>
      <w:r w:rsidRPr="00E03D7D">
        <w:rPr>
          <w:rFonts w:ascii="Times New Roman" w:hAnsi="Times New Roman" w:cs="Times New Roman"/>
          <w:sz w:val="24"/>
          <w:szCs w:val="24"/>
        </w:rPr>
        <w:t xml:space="preserve"> early studies and examines kelp forest communities substantially after a major shift – the reintroduction of otters.</w:t>
      </w:r>
    </w:p>
    <w:p w14:paraId="031152E9" w14:textId="77777777" w:rsidR="001F2684" w:rsidRPr="00E03D7D" w:rsidRDefault="001F2684" w:rsidP="00E216B7">
      <w:pPr>
        <w:spacing w:after="0" w:line="240" w:lineRule="auto"/>
        <w:rPr>
          <w:rFonts w:ascii="Times New Roman" w:hAnsi="Times New Roman" w:cs="Times New Roman"/>
          <w:sz w:val="24"/>
          <w:szCs w:val="24"/>
        </w:rPr>
      </w:pPr>
      <w:r w:rsidRPr="00E03D7D">
        <w:rPr>
          <w:rFonts w:ascii="Times New Roman" w:hAnsi="Times New Roman" w:cs="Times New Roman"/>
          <w:sz w:val="24"/>
          <w:szCs w:val="24"/>
        </w:rPr>
        <w:br w:type="page"/>
      </w:r>
    </w:p>
    <w:p w14:paraId="47E499E7" w14:textId="77777777" w:rsidR="001304D8" w:rsidRDefault="001304D8" w:rsidP="001304D8">
      <w:pPr>
        <w:pStyle w:val="ListParagraph"/>
        <w:numPr>
          <w:ilvl w:val="0"/>
          <w:numId w:val="1"/>
        </w:numPr>
        <w:spacing w:before="240" w:after="0" w:line="240" w:lineRule="auto"/>
        <w:rPr>
          <w:ins w:id="9" w:author="Jameal Samhouri" w:date="2017-06-13T11:55:00Z"/>
          <w:rFonts w:ascii="Times New Roman" w:hAnsi="Times New Roman" w:cs="Times New Roman"/>
          <w:sz w:val="24"/>
          <w:szCs w:val="24"/>
        </w:rPr>
      </w:pPr>
      <w:ins w:id="10" w:author="Jameal Samhouri" w:date="2017-06-13T11:55:00Z">
        <w:r>
          <w:rPr>
            <w:rFonts w:ascii="Times New Roman" w:hAnsi="Times New Roman" w:cs="Times New Roman"/>
            <w:sz w:val="24"/>
            <w:szCs w:val="24"/>
          </w:rPr>
          <w:lastRenderedPageBreak/>
          <w:t xml:space="preserve">Increase in otters is not uniform </w:t>
        </w:r>
        <w:proofErr w:type="spellStart"/>
        <w:r>
          <w:rPr>
            <w:rFonts w:ascii="Times New Roman" w:hAnsi="Times New Roman" w:cs="Times New Roman"/>
            <w:sz w:val="24"/>
            <w:szCs w:val="24"/>
          </w:rPr>
          <w:t>coastwide</w:t>
        </w:r>
        <w:proofErr w:type="spellEnd"/>
        <w:r>
          <w:rPr>
            <w:rFonts w:ascii="Times New Roman" w:hAnsi="Times New Roman" w:cs="Times New Roman"/>
            <w:sz w:val="24"/>
            <w:szCs w:val="24"/>
          </w:rPr>
          <w:t xml:space="preserve">. </w:t>
        </w:r>
      </w:ins>
    </w:p>
    <w:p w14:paraId="289DA294" w14:textId="2397CCC7" w:rsidR="00B063A6" w:rsidRDefault="00B063A6">
      <w:pPr>
        <w:spacing w:before="240" w:after="0" w:line="240" w:lineRule="auto"/>
        <w:rPr>
          <w:ins w:id="11" w:author="Ole Shelton" w:date="2017-08-23T14:27:00Z"/>
          <w:rFonts w:ascii="Times New Roman" w:hAnsi="Times New Roman" w:cs="Times New Roman"/>
          <w:sz w:val="24"/>
          <w:szCs w:val="24"/>
        </w:rPr>
        <w:pPrChange w:id="12" w:author="Jameal Samhouri" w:date="2017-06-13T11:55:00Z">
          <w:pPr>
            <w:pStyle w:val="ListParagraph"/>
            <w:numPr>
              <w:numId w:val="1"/>
            </w:numPr>
            <w:spacing w:before="240" w:after="0" w:line="240" w:lineRule="auto"/>
            <w:ind w:hanging="360"/>
          </w:pPr>
        </w:pPrChange>
      </w:pPr>
      <w:ins w:id="13" w:author="Ole Shelton" w:date="2017-08-23T14:28:00Z">
        <w:r>
          <w:rPr>
            <w:rFonts w:ascii="Times New Roman" w:hAnsi="Times New Roman" w:cs="Times New Roman"/>
            <w:noProof/>
            <w:sz w:val="24"/>
            <w:szCs w:val="24"/>
            <w:rPrChange w:id="14">
              <w:rPr>
                <w:noProof/>
              </w:rPr>
            </w:rPrChange>
          </w:rPr>
          <w:drawing>
            <wp:inline distT="0" distB="0" distL="0" distR="0" wp14:anchorId="1197BCAC" wp14:editId="55E8C53D">
              <wp:extent cx="5486400" cy="62699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s and Kelp by region.pdf"/>
                      <pic:cNvPicPr/>
                    </pic:nvPicPr>
                    <pic:blipFill>
                      <a:blip r:embed="rId9">
                        <a:extLst>
                          <a:ext uri="{28A0092B-C50C-407E-A947-70E740481C1C}">
                            <a14:useLocalDpi xmlns:a14="http://schemas.microsoft.com/office/drawing/2010/main" val="0"/>
                          </a:ext>
                        </a:extLst>
                      </a:blip>
                      <a:stretch>
                        <a:fillRect/>
                      </a:stretch>
                    </pic:blipFill>
                    <pic:spPr>
                      <a:xfrm>
                        <a:off x="0" y="0"/>
                        <a:ext cx="5486400" cy="6269990"/>
                      </a:xfrm>
                      <a:prstGeom prst="rect">
                        <a:avLst/>
                      </a:prstGeom>
                    </pic:spPr>
                  </pic:pic>
                </a:graphicData>
              </a:graphic>
            </wp:inline>
          </w:drawing>
        </w:r>
      </w:ins>
    </w:p>
    <w:p w14:paraId="4272D52B" w14:textId="77777777" w:rsidR="00B063A6" w:rsidRDefault="00B063A6">
      <w:pPr>
        <w:spacing w:before="240" w:after="0" w:line="240" w:lineRule="auto"/>
        <w:rPr>
          <w:ins w:id="15" w:author="Ole Shelton" w:date="2017-08-23T14:27:00Z"/>
          <w:rFonts w:ascii="Times New Roman" w:hAnsi="Times New Roman" w:cs="Times New Roman"/>
          <w:sz w:val="24"/>
          <w:szCs w:val="24"/>
        </w:rPr>
        <w:pPrChange w:id="16" w:author="Jameal Samhouri" w:date="2017-06-13T11:55:00Z">
          <w:pPr>
            <w:pStyle w:val="ListParagraph"/>
            <w:numPr>
              <w:numId w:val="1"/>
            </w:numPr>
            <w:spacing w:before="240" w:after="0" w:line="240" w:lineRule="auto"/>
            <w:ind w:hanging="360"/>
          </w:pPr>
        </w:pPrChange>
      </w:pPr>
    </w:p>
    <w:p w14:paraId="4A689E73" w14:textId="0570B769" w:rsidR="00B063A6" w:rsidRDefault="00B063A6">
      <w:pPr>
        <w:spacing w:before="240" w:after="0" w:line="240" w:lineRule="auto"/>
        <w:rPr>
          <w:ins w:id="17" w:author="Ole Shelton" w:date="2017-08-23T14:27:00Z"/>
          <w:rFonts w:ascii="Times New Roman" w:hAnsi="Times New Roman" w:cs="Times New Roman"/>
          <w:sz w:val="24"/>
          <w:szCs w:val="24"/>
        </w:rPr>
        <w:pPrChange w:id="18" w:author="Jameal Samhouri" w:date="2017-06-13T11:55:00Z">
          <w:pPr>
            <w:pStyle w:val="ListParagraph"/>
            <w:numPr>
              <w:numId w:val="1"/>
            </w:numPr>
            <w:spacing w:before="240" w:after="0" w:line="240" w:lineRule="auto"/>
            <w:ind w:hanging="360"/>
          </w:pPr>
        </w:pPrChange>
      </w:pPr>
      <w:ins w:id="19" w:author="Ole Shelton" w:date="2017-08-23T14:28:00Z">
        <w:r>
          <w:rPr>
            <w:rFonts w:ascii="Times New Roman" w:hAnsi="Times New Roman" w:cs="Times New Roman"/>
            <w:sz w:val="24"/>
            <w:szCs w:val="24"/>
          </w:rPr>
          <w:t xml:space="preserve">Point: trends can be divided into three regional patterns for </w:t>
        </w:r>
      </w:ins>
      <w:ins w:id="20" w:author="Ole Shelton" w:date="2017-08-23T14:29:00Z">
        <w:r>
          <w:rPr>
            <w:rFonts w:ascii="Times New Roman" w:hAnsi="Times New Roman" w:cs="Times New Roman"/>
            <w:sz w:val="24"/>
            <w:szCs w:val="24"/>
          </w:rPr>
          <w:t xml:space="preserve">otters.  Kelp patterns are less </w:t>
        </w:r>
      </w:ins>
      <w:ins w:id="21" w:author="Ole Shelton" w:date="2017-08-23T14:30:00Z">
        <w:r>
          <w:rPr>
            <w:rFonts w:ascii="Times New Roman" w:hAnsi="Times New Roman" w:cs="Times New Roman"/>
            <w:sz w:val="24"/>
            <w:szCs w:val="24"/>
          </w:rPr>
          <w:t>similar but have increase</w:t>
        </w:r>
      </w:ins>
      <w:ins w:id="22" w:author="Ole Shelton" w:date="2017-08-23T14:37:00Z">
        <w:r w:rsidR="00714629">
          <w:rPr>
            <w:rFonts w:ascii="Times New Roman" w:hAnsi="Times New Roman" w:cs="Times New Roman"/>
            <w:sz w:val="24"/>
            <w:szCs w:val="24"/>
          </w:rPr>
          <w:t>s</w:t>
        </w:r>
      </w:ins>
      <w:ins w:id="23" w:author="Ole Shelton" w:date="2017-08-23T14:30:00Z">
        <w:r>
          <w:rPr>
            <w:rFonts w:ascii="Times New Roman" w:hAnsi="Times New Roman" w:cs="Times New Roman"/>
            <w:sz w:val="24"/>
            <w:szCs w:val="24"/>
          </w:rPr>
          <w:t xml:space="preserve"> from 1990-2000 before </w:t>
        </w:r>
      </w:ins>
      <w:ins w:id="24" w:author="Ole Shelton" w:date="2017-08-23T14:37:00Z">
        <w:r w:rsidR="00714629">
          <w:rPr>
            <w:rFonts w:ascii="Times New Roman" w:hAnsi="Times New Roman" w:cs="Times New Roman"/>
            <w:sz w:val="24"/>
            <w:szCs w:val="24"/>
          </w:rPr>
          <w:t>getting wiggly and confusing.</w:t>
        </w:r>
      </w:ins>
    </w:p>
    <w:p w14:paraId="2A9374B9" w14:textId="77777777" w:rsidR="00B063A6" w:rsidRDefault="00B063A6">
      <w:pPr>
        <w:spacing w:before="240" w:after="0" w:line="240" w:lineRule="auto"/>
        <w:rPr>
          <w:ins w:id="25" w:author="Ole Shelton" w:date="2017-08-23T14:27:00Z"/>
          <w:rFonts w:ascii="Times New Roman" w:hAnsi="Times New Roman" w:cs="Times New Roman"/>
          <w:sz w:val="24"/>
          <w:szCs w:val="24"/>
        </w:rPr>
        <w:pPrChange w:id="26" w:author="Jameal Samhouri" w:date="2017-06-13T11:55:00Z">
          <w:pPr>
            <w:pStyle w:val="ListParagraph"/>
            <w:numPr>
              <w:numId w:val="1"/>
            </w:numPr>
            <w:spacing w:before="240" w:after="0" w:line="240" w:lineRule="auto"/>
            <w:ind w:hanging="360"/>
          </w:pPr>
        </w:pPrChange>
      </w:pPr>
    </w:p>
    <w:p w14:paraId="75F1B9F7" w14:textId="77777777" w:rsidR="00B063A6" w:rsidRDefault="00B063A6">
      <w:pPr>
        <w:spacing w:before="240" w:after="0" w:line="240" w:lineRule="auto"/>
        <w:rPr>
          <w:ins w:id="27" w:author="Ole Shelton" w:date="2017-08-23T14:27:00Z"/>
          <w:rFonts w:ascii="Times New Roman" w:hAnsi="Times New Roman" w:cs="Times New Roman"/>
          <w:sz w:val="24"/>
          <w:szCs w:val="24"/>
        </w:rPr>
        <w:pPrChange w:id="28" w:author="Jameal Samhouri" w:date="2017-06-13T11:55:00Z">
          <w:pPr>
            <w:pStyle w:val="ListParagraph"/>
            <w:numPr>
              <w:numId w:val="1"/>
            </w:numPr>
            <w:spacing w:before="240" w:after="0" w:line="240" w:lineRule="auto"/>
            <w:ind w:hanging="360"/>
          </w:pPr>
        </w:pPrChange>
      </w:pPr>
    </w:p>
    <w:p w14:paraId="557833FD" w14:textId="77777777" w:rsidR="00B063A6" w:rsidRDefault="00B063A6">
      <w:pPr>
        <w:spacing w:before="240" w:after="0" w:line="240" w:lineRule="auto"/>
        <w:rPr>
          <w:ins w:id="29" w:author="Ole Shelton" w:date="2017-08-23T14:27:00Z"/>
          <w:rFonts w:ascii="Times New Roman" w:hAnsi="Times New Roman" w:cs="Times New Roman"/>
          <w:sz w:val="24"/>
          <w:szCs w:val="24"/>
        </w:rPr>
        <w:pPrChange w:id="30" w:author="Jameal Samhouri" w:date="2017-06-13T11:55:00Z">
          <w:pPr>
            <w:pStyle w:val="ListParagraph"/>
            <w:numPr>
              <w:numId w:val="1"/>
            </w:numPr>
            <w:spacing w:before="240" w:after="0" w:line="240" w:lineRule="auto"/>
            <w:ind w:hanging="360"/>
          </w:pPr>
        </w:pPrChange>
      </w:pPr>
    </w:p>
    <w:p w14:paraId="7F6F431A" w14:textId="77777777" w:rsidR="00B063A6" w:rsidRDefault="00B063A6">
      <w:pPr>
        <w:spacing w:before="240" w:after="0" w:line="240" w:lineRule="auto"/>
        <w:rPr>
          <w:ins w:id="31" w:author="Ole Shelton" w:date="2017-08-23T14:27:00Z"/>
          <w:rFonts w:ascii="Times New Roman" w:hAnsi="Times New Roman" w:cs="Times New Roman"/>
          <w:sz w:val="24"/>
          <w:szCs w:val="24"/>
        </w:rPr>
        <w:pPrChange w:id="32" w:author="Jameal Samhouri" w:date="2017-06-13T11:55:00Z">
          <w:pPr>
            <w:pStyle w:val="ListParagraph"/>
            <w:numPr>
              <w:numId w:val="1"/>
            </w:numPr>
            <w:spacing w:before="240" w:after="0" w:line="240" w:lineRule="auto"/>
            <w:ind w:hanging="360"/>
          </w:pPr>
        </w:pPrChange>
      </w:pPr>
    </w:p>
    <w:p w14:paraId="27DA4BF9" w14:textId="27F107E3" w:rsidR="001304D8" w:rsidRDefault="001304D8">
      <w:pPr>
        <w:spacing w:before="240" w:after="0" w:line="240" w:lineRule="auto"/>
        <w:rPr>
          <w:ins w:id="33" w:author="Jameal Samhouri" w:date="2017-06-13T11:55:00Z"/>
          <w:rFonts w:ascii="Times New Roman" w:hAnsi="Times New Roman" w:cs="Times New Roman"/>
          <w:sz w:val="24"/>
          <w:szCs w:val="24"/>
        </w:rPr>
        <w:pPrChange w:id="34" w:author="Jameal Samhouri" w:date="2017-06-13T11:55:00Z">
          <w:pPr>
            <w:pStyle w:val="ListParagraph"/>
            <w:numPr>
              <w:numId w:val="1"/>
            </w:numPr>
            <w:spacing w:before="240" w:after="0" w:line="240" w:lineRule="auto"/>
            <w:ind w:hanging="360"/>
          </w:pPr>
        </w:pPrChange>
      </w:pPr>
      <w:ins w:id="35" w:author="Jameal Samhouri" w:date="2017-06-13T11:55:00Z">
        <w:r w:rsidRPr="001304D8">
          <w:rPr>
            <w:rFonts w:ascii="Times New Roman" w:hAnsi="Times New Roman" w:cs="Times New Roman"/>
            <w:sz w:val="24"/>
            <w:szCs w:val="24"/>
            <w:rPrChange w:id="36" w:author="Jameal Samhouri" w:date="2017-06-13T11:55:00Z">
              <w:rPr/>
            </w:rPrChange>
          </w:rPr>
          <w:t>Table 1. We can classify otter abundance into categories (otters common, otters moderate, otters rare, for example). Make a table, column heads site, mean otters, CV otters, category</w:t>
        </w:r>
      </w:ins>
    </w:p>
    <w:p w14:paraId="2BF9C3D3" w14:textId="408BDC22" w:rsidR="001304D8" w:rsidRPr="001304D8" w:rsidRDefault="001304D8">
      <w:pPr>
        <w:spacing w:before="240" w:after="0" w:line="240" w:lineRule="auto"/>
        <w:rPr>
          <w:ins w:id="37" w:author="Jameal Samhouri" w:date="2017-06-13T11:55:00Z"/>
          <w:rFonts w:ascii="Times New Roman" w:hAnsi="Times New Roman" w:cs="Times New Roman"/>
          <w:sz w:val="24"/>
          <w:szCs w:val="24"/>
          <w:rPrChange w:id="38" w:author="Jameal Samhouri" w:date="2017-06-13T11:56:00Z">
            <w:rPr>
              <w:ins w:id="39" w:author="Jameal Samhouri" w:date="2017-06-13T11:55:00Z"/>
            </w:rPr>
          </w:rPrChange>
        </w:rPr>
        <w:pPrChange w:id="40" w:author="Jameal Samhouri" w:date="2017-06-13T11:56:00Z">
          <w:pPr>
            <w:pStyle w:val="ListParagraph"/>
            <w:numPr>
              <w:numId w:val="1"/>
            </w:numPr>
            <w:spacing w:before="240" w:after="0" w:line="240" w:lineRule="auto"/>
            <w:ind w:hanging="360"/>
          </w:pPr>
        </w:pPrChange>
      </w:pPr>
      <w:ins w:id="41" w:author="Jameal Samhouri" w:date="2017-06-13T11:55:00Z">
        <w:r>
          <w:rPr>
            <w:rFonts w:ascii="Times New Roman" w:hAnsi="Times New Roman" w:cs="Times New Roman"/>
            <w:sz w:val="24"/>
            <w:szCs w:val="24"/>
          </w:rPr>
          <w:t xml:space="preserve">Figure 2. </w:t>
        </w:r>
      </w:ins>
      <w:ins w:id="42" w:author="Jameal Samhouri" w:date="2017-06-13T11:56:00Z">
        <w:r>
          <w:rPr>
            <w:rFonts w:ascii="Times New Roman" w:hAnsi="Times New Roman" w:cs="Times New Roman"/>
            <w:sz w:val="24"/>
            <w:szCs w:val="24"/>
          </w:rPr>
          <w:t xml:space="preserve">We can use otter classifications to characterize kelp aggregate properties at a smaller spatial scale than </w:t>
        </w:r>
        <w:proofErr w:type="spellStart"/>
        <w:r>
          <w:rPr>
            <w:rFonts w:ascii="Times New Roman" w:hAnsi="Times New Roman" w:cs="Times New Roman"/>
            <w:sz w:val="24"/>
            <w:szCs w:val="24"/>
          </w:rPr>
          <w:t>coastwide</w:t>
        </w:r>
        <w:proofErr w:type="spellEnd"/>
        <w:r>
          <w:rPr>
            <w:rFonts w:ascii="Times New Roman" w:hAnsi="Times New Roman" w:cs="Times New Roman"/>
            <w:sz w:val="24"/>
            <w:szCs w:val="24"/>
          </w:rPr>
          <w:t xml:space="preserve">. </w:t>
        </w:r>
      </w:ins>
      <w:ins w:id="43" w:author="Jameal Samhouri" w:date="2017-06-13T11:55:00Z">
        <w:r w:rsidRPr="001304D8">
          <w:rPr>
            <w:rFonts w:ascii="Times New Roman" w:hAnsi="Times New Roman" w:cs="Times New Roman"/>
            <w:sz w:val="24"/>
            <w:szCs w:val="24"/>
          </w:rPr>
          <w:t>3 panels. Kelp mean, CV, and mean vs CV, categorized by otters common, moderate, rare. Otters common has high mean kelp, otters moderate has moderate mean kelp, otters rare has low mean kelp. Point is to show that otters common and rare have low variability in kelp, but otters moderate have high variability in kelp, potentially in line with trophic cascade hypothesis.</w:t>
        </w:r>
      </w:ins>
    </w:p>
    <w:p w14:paraId="1844BB7F" w14:textId="77777777" w:rsidR="00C242E2" w:rsidRDefault="00C242E2">
      <w:pPr>
        <w:spacing w:after="0" w:line="240" w:lineRule="auto"/>
        <w:rPr>
          <w:ins w:id="44" w:author="Ole Shelton" w:date="2017-06-14T15:53:00Z"/>
          <w:rFonts w:ascii="Times New Roman" w:hAnsi="Times New Roman" w:cs="Times New Roman"/>
          <w:sz w:val="24"/>
          <w:szCs w:val="24"/>
        </w:rPr>
      </w:pPr>
    </w:p>
    <w:p w14:paraId="1FD9ACB6" w14:textId="77777777" w:rsidR="00C242E2" w:rsidRDefault="00C242E2">
      <w:pPr>
        <w:spacing w:after="0" w:line="240" w:lineRule="auto"/>
        <w:rPr>
          <w:ins w:id="45" w:author="Ole Shelton" w:date="2017-06-14T15:53:00Z"/>
          <w:rFonts w:ascii="Times New Roman" w:hAnsi="Times New Roman" w:cs="Times New Roman"/>
          <w:sz w:val="24"/>
          <w:szCs w:val="24"/>
        </w:rPr>
      </w:pPr>
    </w:p>
    <w:p w14:paraId="7CC39715" w14:textId="5C46F4F9" w:rsidR="00C242E2" w:rsidRDefault="00C242E2">
      <w:pPr>
        <w:spacing w:after="0" w:line="240" w:lineRule="auto"/>
        <w:rPr>
          <w:ins w:id="46" w:author="Ole Shelton" w:date="2017-06-14T15:59:00Z"/>
          <w:rFonts w:ascii="Times New Roman" w:hAnsi="Times New Roman" w:cs="Times New Roman"/>
          <w:sz w:val="24"/>
          <w:szCs w:val="24"/>
        </w:rPr>
      </w:pPr>
      <w:ins w:id="47" w:author="Ole Shelton" w:date="2017-06-14T15:53:00Z">
        <w:r>
          <w:rPr>
            <w:rFonts w:ascii="Times New Roman" w:hAnsi="Times New Roman" w:cs="Times New Roman"/>
            <w:sz w:val="24"/>
            <w:szCs w:val="24"/>
          </w:rPr>
          <w:t>KELP DATA FIGURE:</w:t>
        </w:r>
      </w:ins>
      <w:ins w:id="48" w:author="Ole Shelton" w:date="2017-06-14T15:55:00Z">
        <w:r>
          <w:rPr>
            <w:rFonts w:ascii="Times New Roman" w:hAnsi="Times New Roman" w:cs="Times New Roman"/>
            <w:sz w:val="24"/>
            <w:szCs w:val="24"/>
          </w:rPr>
          <w:t xml:space="preserve"> “Mean Prop” means the average area with kelp cover out of the total area of benthos that is &lt; 20m deep.</w:t>
        </w:r>
      </w:ins>
    </w:p>
    <w:p w14:paraId="2F1D9071" w14:textId="61CD525B" w:rsidR="0030534E" w:rsidRPr="00E920AB" w:rsidRDefault="0030534E">
      <w:pPr>
        <w:spacing w:after="0" w:line="240" w:lineRule="auto"/>
        <w:rPr>
          <w:ins w:id="49" w:author="Ole Shelton" w:date="2017-06-14T15:59:00Z"/>
          <w:rFonts w:ascii="Times New Roman" w:hAnsi="Times New Roman" w:cs="Times New Roman"/>
          <w:sz w:val="24"/>
          <w:szCs w:val="24"/>
        </w:rPr>
      </w:pPr>
      <w:ins w:id="50" w:author="Ole Shelton" w:date="2017-06-14T15:59:00Z">
        <w:r>
          <w:rPr>
            <w:rFonts w:ascii="Times New Roman" w:hAnsi="Times New Roman" w:cs="Times New Roman"/>
            <w:sz w:val="24"/>
            <w:szCs w:val="24"/>
          </w:rPr>
          <w:t xml:space="preserve">Plan to add colors to bars and points to </w:t>
        </w:r>
      </w:ins>
      <w:ins w:id="51" w:author="Ole Shelton" w:date="2017-06-14T16:00:00Z">
        <w:r>
          <w:rPr>
            <w:rFonts w:ascii="Times New Roman" w:hAnsi="Times New Roman" w:cs="Times New Roman"/>
            <w:sz w:val="24"/>
            <w:szCs w:val="24"/>
          </w:rPr>
          <w:t>correspond to the type of otter sites.</w:t>
        </w:r>
      </w:ins>
    </w:p>
    <w:p w14:paraId="1C3B10E0" w14:textId="77777777" w:rsidR="0030534E" w:rsidRDefault="0030534E">
      <w:pPr>
        <w:spacing w:after="0" w:line="240" w:lineRule="auto"/>
        <w:rPr>
          <w:ins w:id="52" w:author="Ole Shelton" w:date="2017-06-14T15:53:00Z"/>
          <w:rFonts w:ascii="Times New Roman" w:hAnsi="Times New Roman" w:cs="Times New Roman"/>
          <w:sz w:val="24"/>
          <w:szCs w:val="24"/>
        </w:rPr>
      </w:pPr>
    </w:p>
    <w:p w14:paraId="76880014" w14:textId="77777777" w:rsidR="00C242E2" w:rsidRDefault="00C242E2">
      <w:pPr>
        <w:spacing w:after="0" w:line="240" w:lineRule="auto"/>
        <w:rPr>
          <w:ins w:id="53" w:author="Ole Shelton" w:date="2017-06-14T15:53:00Z"/>
          <w:rFonts w:ascii="Times New Roman" w:hAnsi="Times New Roman" w:cs="Times New Roman"/>
          <w:sz w:val="24"/>
          <w:szCs w:val="24"/>
        </w:rPr>
      </w:pPr>
    </w:p>
    <w:p w14:paraId="48683227" w14:textId="4A1CFFFF" w:rsidR="00C242E2" w:rsidRDefault="00C242E2">
      <w:pPr>
        <w:spacing w:after="0" w:line="240" w:lineRule="auto"/>
        <w:rPr>
          <w:ins w:id="54" w:author="Ole Shelton" w:date="2017-06-14T15:53:00Z"/>
          <w:rFonts w:ascii="Times New Roman" w:hAnsi="Times New Roman" w:cs="Times New Roman"/>
          <w:sz w:val="24"/>
          <w:szCs w:val="24"/>
        </w:rPr>
      </w:pPr>
      <w:ins w:id="55" w:author="Ole Shelton" w:date="2017-06-14T15:54:00Z">
        <w:r>
          <w:rPr>
            <w:rFonts w:ascii="Times New Roman" w:hAnsi="Times New Roman" w:cs="Times New Roman"/>
            <w:noProof/>
            <w:sz w:val="24"/>
            <w:szCs w:val="24"/>
            <w:rPrChange w:id="56">
              <w:rPr>
                <w:noProof/>
              </w:rPr>
            </w:rPrChange>
          </w:rPr>
          <w:drawing>
            <wp:inline distT="0" distB="0" distL="0" distR="0" wp14:anchorId="5595B0B4" wp14:editId="67B83BB5">
              <wp:extent cx="5486400" cy="4702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lp Area, CV 500m buffer.pdf"/>
                      <pic:cNvPicPr/>
                    </pic:nvPicPr>
                    <pic:blipFill>
                      <a:blip r:embed="rId10">
                        <a:extLst>
                          <a:ext uri="{28A0092B-C50C-407E-A947-70E740481C1C}">
                            <a14:useLocalDpi xmlns:a14="http://schemas.microsoft.com/office/drawing/2010/main" val="0"/>
                          </a:ext>
                        </a:extLst>
                      </a:blip>
                      <a:stretch>
                        <a:fillRect/>
                      </a:stretch>
                    </pic:blipFill>
                    <pic:spPr>
                      <a:xfrm>
                        <a:off x="0" y="0"/>
                        <a:ext cx="5486400" cy="4702810"/>
                      </a:xfrm>
                      <a:prstGeom prst="rect">
                        <a:avLst/>
                      </a:prstGeom>
                    </pic:spPr>
                  </pic:pic>
                </a:graphicData>
              </a:graphic>
            </wp:inline>
          </w:drawing>
        </w:r>
      </w:ins>
    </w:p>
    <w:p w14:paraId="5E810FB7" w14:textId="77777777" w:rsidR="00C242E2" w:rsidRDefault="00C242E2">
      <w:pPr>
        <w:spacing w:after="0" w:line="240" w:lineRule="auto"/>
        <w:rPr>
          <w:ins w:id="57" w:author="Ole Shelton" w:date="2017-06-14T15:53:00Z"/>
          <w:rFonts w:ascii="Times New Roman" w:hAnsi="Times New Roman" w:cs="Times New Roman"/>
          <w:sz w:val="24"/>
          <w:szCs w:val="24"/>
        </w:rPr>
      </w:pPr>
      <w:ins w:id="58" w:author="Ole Shelton" w:date="2017-06-14T15:53:00Z">
        <w:r>
          <w:rPr>
            <w:rFonts w:ascii="Times New Roman" w:hAnsi="Times New Roman" w:cs="Times New Roman"/>
            <w:sz w:val="24"/>
            <w:szCs w:val="24"/>
          </w:rPr>
          <w:br w:type="page"/>
        </w:r>
      </w:ins>
    </w:p>
    <w:p w14:paraId="4AA665DF" w14:textId="4B24D15F" w:rsidR="00E216B7" w:rsidRPr="00E03D7D" w:rsidRDefault="001F2684" w:rsidP="00E216B7">
      <w:pPr>
        <w:pStyle w:val="ListParagraph"/>
        <w:numPr>
          <w:ilvl w:val="0"/>
          <w:numId w:val="1"/>
        </w:numPr>
        <w:spacing w:before="240" w:after="0" w:line="240" w:lineRule="auto"/>
        <w:rPr>
          <w:rFonts w:ascii="Times New Roman" w:hAnsi="Times New Roman" w:cs="Times New Roman"/>
          <w:sz w:val="24"/>
          <w:szCs w:val="24"/>
        </w:rPr>
      </w:pPr>
      <w:r w:rsidRPr="00E03D7D">
        <w:rPr>
          <w:rFonts w:ascii="Times New Roman" w:hAnsi="Times New Roman" w:cs="Times New Roman"/>
          <w:sz w:val="24"/>
          <w:szCs w:val="24"/>
        </w:rPr>
        <w:t>We can move beyond these broad scale patterns to examine change at smaller scales.  There is considerable variation at the site level in otter</w:t>
      </w:r>
      <w:r w:rsidR="00E216B7" w:rsidRPr="00E03D7D">
        <w:rPr>
          <w:rFonts w:ascii="Times New Roman" w:hAnsi="Times New Roman" w:cs="Times New Roman"/>
          <w:sz w:val="24"/>
          <w:szCs w:val="24"/>
        </w:rPr>
        <w:t xml:space="preserve"> abundance</w:t>
      </w:r>
      <w:r w:rsidRPr="00E03D7D">
        <w:rPr>
          <w:rFonts w:ascii="Times New Roman" w:hAnsi="Times New Roman" w:cs="Times New Roman"/>
          <w:sz w:val="24"/>
          <w:szCs w:val="24"/>
        </w:rPr>
        <w:t>: (Fig. 2)</w:t>
      </w:r>
      <w:r w:rsidR="00E216B7" w:rsidRPr="00E03D7D">
        <w:rPr>
          <w:rFonts w:ascii="Times New Roman" w:hAnsi="Times New Roman" w:cs="Times New Roman"/>
          <w:sz w:val="24"/>
          <w:szCs w:val="24"/>
        </w:rPr>
        <w:t>. There is also considerable variation in kelp trends as well (something like one of Figs on next page)</w:t>
      </w:r>
    </w:p>
    <w:p w14:paraId="6C9F02D0" w14:textId="77777777" w:rsidR="00E64BBC" w:rsidRDefault="00E216B7" w:rsidP="00E216B7">
      <w:pPr>
        <w:spacing w:before="240" w:after="0" w:line="240" w:lineRule="auto"/>
        <w:rPr>
          <w:ins w:id="59" w:author="Jameal Samhouri" w:date="2017-06-13T11:45:00Z"/>
          <w:rFonts w:ascii="Times New Roman" w:hAnsi="Times New Roman" w:cs="Times New Roman"/>
          <w:sz w:val="24"/>
          <w:szCs w:val="24"/>
        </w:rPr>
      </w:pPr>
      <w:r w:rsidRPr="00E03D7D">
        <w:rPr>
          <w:rFonts w:ascii="Times New Roman" w:hAnsi="Times New Roman" w:cs="Times New Roman"/>
          <w:noProof/>
          <w:sz w:val="24"/>
          <w:szCs w:val="24"/>
        </w:rPr>
        <w:drawing>
          <wp:anchor distT="0" distB="0" distL="114300" distR="114300" simplePos="0" relativeHeight="251661312" behindDoc="0" locked="0" layoutInCell="1" allowOverlap="1" wp14:anchorId="0EB87B9E" wp14:editId="566B1139">
            <wp:simplePos x="0" y="0"/>
            <wp:positionH relativeFrom="column">
              <wp:posOffset>0</wp:posOffset>
            </wp:positionH>
            <wp:positionV relativeFrom="paragraph">
              <wp:posOffset>160020</wp:posOffset>
            </wp:positionV>
            <wp:extent cx="5486400" cy="3768725"/>
            <wp:effectExtent l="0" t="0" r="0" b="0"/>
            <wp:wrapSquare wrapText="bothSides"/>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768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3D7D">
        <w:rPr>
          <w:rFonts w:ascii="Times New Roman" w:hAnsi="Times New Roman" w:cs="Times New Roman"/>
          <w:sz w:val="24"/>
          <w:szCs w:val="24"/>
        </w:rPr>
        <w:t>Analysis includes calculating pairwise cross-correlation between otters and kelp using a moving window</w:t>
      </w:r>
      <w:r w:rsidR="00E03D7D" w:rsidRPr="00E03D7D">
        <w:rPr>
          <w:rFonts w:ascii="Times New Roman" w:hAnsi="Times New Roman" w:cs="Times New Roman"/>
          <w:sz w:val="24"/>
          <w:szCs w:val="24"/>
        </w:rPr>
        <w:t xml:space="preserve"> and asking if the local patterns of correlation have changed over the years – in particular we are looking for a decline in correlation in recent years.</w:t>
      </w:r>
      <w:r w:rsidR="005A661D">
        <w:rPr>
          <w:rFonts w:ascii="Times New Roman" w:hAnsi="Times New Roman" w:cs="Times New Roman"/>
          <w:sz w:val="24"/>
          <w:szCs w:val="24"/>
        </w:rPr>
        <w:t xml:space="preserve">  We can also note the patterns of kelp vary strongly among sites and come up with some statistic for if the pattern of correlation in kelp among sites has change over the period. </w:t>
      </w:r>
    </w:p>
    <w:p w14:paraId="714EC64D" w14:textId="761A6DD5" w:rsidR="007E640F" w:rsidRDefault="007E640F" w:rsidP="00E216B7">
      <w:pPr>
        <w:spacing w:before="240" w:after="0" w:line="240" w:lineRule="auto"/>
        <w:rPr>
          <w:rFonts w:ascii="Times New Roman" w:hAnsi="Times New Roman" w:cs="Times New Roman"/>
          <w:sz w:val="24"/>
          <w:szCs w:val="24"/>
        </w:rPr>
      </w:pPr>
      <w:ins w:id="60" w:author="Jameal Samhouri" w:date="2017-06-13T11:45:00Z">
        <w:r>
          <w:rPr>
            <w:rFonts w:ascii="Times New Roman" w:hAnsi="Times New Roman" w:cs="Times New Roman"/>
            <w:sz w:val="24"/>
            <w:szCs w:val="24"/>
          </w:rPr>
          <w:t>Change raw areas of kelp to kelp as proportion of available habitat?</w:t>
        </w:r>
      </w:ins>
    </w:p>
    <w:p w14:paraId="2B3BDE80" w14:textId="175ED40D" w:rsidR="005A661D" w:rsidDel="001304D8" w:rsidRDefault="005A661D" w:rsidP="00E216B7">
      <w:pPr>
        <w:spacing w:before="240" w:after="0" w:line="240" w:lineRule="auto"/>
        <w:rPr>
          <w:del w:id="61" w:author="Jameal Samhouri" w:date="2017-06-13T11:55:00Z"/>
          <w:rFonts w:ascii="Times New Roman" w:hAnsi="Times New Roman" w:cs="Times New Roman"/>
          <w:sz w:val="24"/>
          <w:szCs w:val="24"/>
        </w:rPr>
      </w:pPr>
      <w:del w:id="62" w:author="Jameal Samhouri" w:date="2017-06-13T11:55:00Z">
        <w:r w:rsidDel="001304D8">
          <w:rPr>
            <w:rFonts w:ascii="Times New Roman" w:hAnsi="Times New Roman" w:cs="Times New Roman"/>
            <w:sz w:val="24"/>
            <w:szCs w:val="24"/>
          </w:rPr>
          <w:delText>We can also use these patterns to classify otter abundance into categories (</w:delText>
        </w:r>
      </w:del>
      <w:del w:id="63" w:author="Jameal Samhouri" w:date="2017-06-13T11:36:00Z">
        <w:r w:rsidDel="00533D58">
          <w:rPr>
            <w:rFonts w:ascii="Times New Roman" w:hAnsi="Times New Roman" w:cs="Times New Roman"/>
            <w:sz w:val="24"/>
            <w:szCs w:val="24"/>
          </w:rPr>
          <w:delText xml:space="preserve">always </w:delText>
        </w:r>
      </w:del>
      <w:del w:id="64" w:author="Jameal Samhouri" w:date="2017-06-13T11:55:00Z">
        <w:r w:rsidDel="001304D8">
          <w:rPr>
            <w:rFonts w:ascii="Times New Roman" w:hAnsi="Times New Roman" w:cs="Times New Roman"/>
            <w:sz w:val="24"/>
            <w:szCs w:val="24"/>
          </w:rPr>
          <w:delText xml:space="preserve">otters, </w:delText>
        </w:r>
      </w:del>
      <w:del w:id="65" w:author="Jameal Samhouri" w:date="2017-06-13T11:36:00Z">
        <w:r w:rsidDel="00533D58">
          <w:rPr>
            <w:rFonts w:ascii="Times New Roman" w:hAnsi="Times New Roman" w:cs="Times New Roman"/>
            <w:sz w:val="24"/>
            <w:szCs w:val="24"/>
          </w:rPr>
          <w:delText xml:space="preserve">sometimes </w:delText>
        </w:r>
      </w:del>
      <w:del w:id="66" w:author="Jameal Samhouri" w:date="2017-06-13T11:55:00Z">
        <w:r w:rsidDel="001304D8">
          <w:rPr>
            <w:rFonts w:ascii="Times New Roman" w:hAnsi="Times New Roman" w:cs="Times New Roman"/>
            <w:sz w:val="24"/>
            <w:szCs w:val="24"/>
          </w:rPr>
          <w:delText xml:space="preserve">otters, </w:delText>
        </w:r>
      </w:del>
      <w:del w:id="67" w:author="Jameal Samhouri" w:date="2017-06-13T11:36:00Z">
        <w:r w:rsidDel="00533D58">
          <w:rPr>
            <w:rFonts w:ascii="Times New Roman" w:hAnsi="Times New Roman" w:cs="Times New Roman"/>
            <w:sz w:val="24"/>
            <w:szCs w:val="24"/>
          </w:rPr>
          <w:delText xml:space="preserve">never </w:delText>
        </w:r>
      </w:del>
      <w:del w:id="68" w:author="Jameal Samhouri" w:date="2017-06-13T11:55:00Z">
        <w:r w:rsidDel="001304D8">
          <w:rPr>
            <w:rFonts w:ascii="Times New Roman" w:hAnsi="Times New Roman" w:cs="Times New Roman"/>
            <w:sz w:val="24"/>
            <w:szCs w:val="24"/>
          </w:rPr>
          <w:delText>otters, for example).</w:delText>
        </w:r>
      </w:del>
    </w:p>
    <w:p w14:paraId="32D38E92" w14:textId="77777777" w:rsidR="00E216B7" w:rsidRDefault="00E03D7D" w:rsidP="00E216B7">
      <w:pPr>
        <w:spacing w:before="240" w:after="0" w:line="240" w:lineRule="auto"/>
        <w:rPr>
          <w:ins w:id="69" w:author="Jameal Samhouri" w:date="2017-06-13T11:32:00Z"/>
          <w:rFonts w:ascii="Times New Roman" w:hAnsi="Times New Roman" w:cs="Times New Roman"/>
          <w:sz w:val="24"/>
          <w:szCs w:val="24"/>
        </w:rPr>
      </w:pPr>
      <w:r w:rsidRPr="00E03D7D">
        <w:rPr>
          <w:rFonts w:ascii="Times New Roman" w:hAnsi="Times New Roman" w:cs="Times New Roman"/>
          <w:sz w:val="24"/>
          <w:szCs w:val="24"/>
        </w:rPr>
        <w:t xml:space="preserve">Regardless of the correlation patterns. Kelp data suggests the there has been a general decline at most of our sites.  This motivates an examination of </w:t>
      </w:r>
      <w:r>
        <w:rPr>
          <w:rFonts w:ascii="Times New Roman" w:hAnsi="Times New Roman" w:cs="Times New Roman"/>
          <w:sz w:val="24"/>
          <w:szCs w:val="24"/>
        </w:rPr>
        <w:t>the classical reason for declines in kelp: invertebrate communities.</w:t>
      </w:r>
    </w:p>
    <w:p w14:paraId="44DCD251" w14:textId="43B4C5AF" w:rsidR="0019376B" w:rsidRDefault="0019376B" w:rsidP="00E216B7">
      <w:pPr>
        <w:spacing w:before="240" w:after="0" w:line="240" w:lineRule="auto"/>
        <w:rPr>
          <w:ins w:id="70" w:author="Jameal Samhouri" w:date="2017-06-13T11:32:00Z"/>
          <w:rFonts w:ascii="Times New Roman" w:hAnsi="Times New Roman" w:cs="Times New Roman"/>
          <w:sz w:val="24"/>
          <w:szCs w:val="24"/>
        </w:rPr>
      </w:pPr>
      <w:ins w:id="71" w:author="Jameal Samhouri" w:date="2017-06-13T11:32:00Z">
        <w:r>
          <w:rPr>
            <w:rFonts w:ascii="Times New Roman" w:hAnsi="Times New Roman" w:cs="Times New Roman"/>
            <w:sz w:val="24"/>
            <w:szCs w:val="24"/>
          </w:rPr>
          <w:t>3 panels</w:t>
        </w:r>
        <w:r w:rsidR="0015623D">
          <w:rPr>
            <w:rFonts w:ascii="Times New Roman" w:hAnsi="Times New Roman" w:cs="Times New Roman"/>
            <w:sz w:val="24"/>
            <w:szCs w:val="24"/>
          </w:rPr>
          <w:t xml:space="preserve">, Destruction, </w:t>
        </w:r>
        <w:proofErr w:type="spellStart"/>
        <w:r w:rsidR="0015623D">
          <w:rPr>
            <w:rFonts w:ascii="Times New Roman" w:hAnsi="Times New Roman" w:cs="Times New Roman"/>
            <w:sz w:val="24"/>
            <w:szCs w:val="24"/>
          </w:rPr>
          <w:t>Neah</w:t>
        </w:r>
        <w:proofErr w:type="spellEnd"/>
        <w:r w:rsidR="0015623D">
          <w:rPr>
            <w:rFonts w:ascii="Times New Roman" w:hAnsi="Times New Roman" w:cs="Times New Roman"/>
            <w:sz w:val="24"/>
            <w:szCs w:val="24"/>
          </w:rPr>
          <w:t xml:space="preserve"> Bay, Pt of Arches with time series of otters and kelp</w:t>
        </w:r>
      </w:ins>
      <w:ins w:id="72" w:author="Jameal Samhouri" w:date="2017-06-13T11:57:00Z">
        <w:r w:rsidR="00DF303D">
          <w:rPr>
            <w:rFonts w:ascii="Times New Roman" w:hAnsi="Times New Roman" w:cs="Times New Roman"/>
            <w:sz w:val="24"/>
            <w:szCs w:val="24"/>
          </w:rPr>
          <w:t>, representative of Table 1 categories</w:t>
        </w:r>
      </w:ins>
      <w:ins w:id="73" w:author="Jameal Samhouri" w:date="2017-06-13T11:34:00Z">
        <w:r w:rsidR="00C34B89">
          <w:rPr>
            <w:rFonts w:ascii="Times New Roman" w:hAnsi="Times New Roman" w:cs="Times New Roman"/>
            <w:sz w:val="24"/>
            <w:szCs w:val="24"/>
          </w:rPr>
          <w:t>. Cross correlation inset in corner</w:t>
        </w:r>
      </w:ins>
    </w:p>
    <w:p w14:paraId="3ADE98D5" w14:textId="11D603BE" w:rsidR="0015623D" w:rsidRDefault="0015623D" w:rsidP="00E216B7">
      <w:pPr>
        <w:spacing w:before="240" w:after="0" w:line="240" w:lineRule="auto"/>
        <w:rPr>
          <w:ins w:id="74" w:author="Jameal Samhouri" w:date="2017-06-13T11:32:00Z"/>
          <w:rFonts w:ascii="Times New Roman" w:hAnsi="Times New Roman" w:cs="Times New Roman"/>
          <w:sz w:val="24"/>
          <w:szCs w:val="24"/>
        </w:rPr>
      </w:pPr>
      <w:proofErr w:type="gramStart"/>
      <w:ins w:id="75" w:author="Jameal Samhouri" w:date="2017-06-13T11:32:00Z">
        <w:r>
          <w:rPr>
            <w:rFonts w:ascii="Times New Roman" w:hAnsi="Times New Roman" w:cs="Times New Roman"/>
            <w:sz w:val="24"/>
            <w:szCs w:val="24"/>
          </w:rPr>
          <w:t>1 panel</w:t>
        </w:r>
        <w:proofErr w:type="gramEnd"/>
        <w:r>
          <w:rPr>
            <w:rFonts w:ascii="Times New Roman" w:hAnsi="Times New Roman" w:cs="Times New Roman"/>
            <w:sz w:val="24"/>
            <w:szCs w:val="24"/>
          </w:rPr>
          <w:t xml:space="preserve"> trend otters vs trend kelp, 2 windows (10yr, 20yr)</w:t>
        </w:r>
      </w:ins>
      <w:ins w:id="76" w:author="Jameal Samhouri" w:date="2017-06-13T11:34:00Z">
        <w:r w:rsidR="00C34B89">
          <w:rPr>
            <w:rFonts w:ascii="Times New Roman" w:hAnsi="Times New Roman" w:cs="Times New Roman"/>
            <w:sz w:val="24"/>
            <w:szCs w:val="24"/>
          </w:rPr>
          <w:t xml:space="preserve">. </w:t>
        </w:r>
        <w:proofErr w:type="gramStart"/>
        <w:r w:rsidR="00C34B89">
          <w:rPr>
            <w:rFonts w:ascii="Times New Roman" w:hAnsi="Times New Roman" w:cs="Times New Roman"/>
            <w:sz w:val="24"/>
            <w:szCs w:val="24"/>
          </w:rPr>
          <w:t>kelp</w:t>
        </w:r>
        <w:proofErr w:type="gramEnd"/>
        <w:r w:rsidR="00C34B89">
          <w:rPr>
            <w:rFonts w:ascii="Times New Roman" w:hAnsi="Times New Roman" w:cs="Times New Roman"/>
            <w:sz w:val="24"/>
            <w:szCs w:val="24"/>
          </w:rPr>
          <w:t xml:space="preserve"> declining, otters ?</w:t>
        </w:r>
      </w:ins>
      <w:ins w:id="77" w:author="Jameal Samhouri" w:date="2017-06-13T11:50:00Z">
        <w:r w:rsidR="0084203E">
          <w:rPr>
            <w:rFonts w:ascii="Times New Roman" w:hAnsi="Times New Roman" w:cs="Times New Roman"/>
            <w:sz w:val="24"/>
            <w:szCs w:val="24"/>
          </w:rPr>
          <w:t>. colored by otter categories from the Table</w:t>
        </w:r>
      </w:ins>
    </w:p>
    <w:p w14:paraId="3E187012" w14:textId="7C76A769" w:rsidR="0015623D" w:rsidRPr="00E03D7D" w:rsidRDefault="0015623D" w:rsidP="00E216B7">
      <w:pPr>
        <w:spacing w:before="240" w:after="0" w:line="240" w:lineRule="auto"/>
        <w:rPr>
          <w:rFonts w:ascii="Times New Roman" w:hAnsi="Times New Roman" w:cs="Times New Roman"/>
          <w:sz w:val="24"/>
          <w:szCs w:val="24"/>
        </w:rPr>
      </w:pPr>
      <w:ins w:id="78" w:author="Jameal Samhouri" w:date="2017-06-13T11:33:00Z">
        <w:r>
          <w:rPr>
            <w:rFonts w:ascii="Times New Roman" w:hAnsi="Times New Roman" w:cs="Times New Roman"/>
            <w:sz w:val="24"/>
            <w:szCs w:val="24"/>
          </w:rPr>
          <w:t>1 panel cross-correlation over time across all sites</w:t>
        </w:r>
      </w:ins>
      <w:ins w:id="79" w:author="Jameal Samhouri" w:date="2017-06-13T11:34:00Z">
        <w:r w:rsidR="00C34B89">
          <w:rPr>
            <w:rFonts w:ascii="Times New Roman" w:hAnsi="Times New Roman" w:cs="Times New Roman"/>
            <w:sz w:val="24"/>
            <w:szCs w:val="24"/>
          </w:rPr>
          <w:t>. weakening</w:t>
        </w:r>
      </w:ins>
    </w:p>
    <w:p w14:paraId="7911481C" w14:textId="77777777" w:rsidR="00E216B7" w:rsidRPr="00E03D7D" w:rsidRDefault="00E216B7" w:rsidP="00E216B7">
      <w:pPr>
        <w:spacing w:before="240" w:after="0" w:line="240" w:lineRule="auto"/>
        <w:rPr>
          <w:rFonts w:ascii="Times New Roman" w:hAnsi="Times New Roman" w:cs="Times New Roman"/>
          <w:sz w:val="24"/>
          <w:szCs w:val="24"/>
        </w:rPr>
      </w:pPr>
      <w:r w:rsidRPr="00E03D7D">
        <w:rPr>
          <w:rFonts w:ascii="Times New Roman" w:hAnsi="Times New Roman" w:cs="Times New Roman"/>
          <w:noProof/>
          <w:sz w:val="24"/>
          <w:szCs w:val="24"/>
        </w:rPr>
        <w:drawing>
          <wp:anchor distT="0" distB="0" distL="114300" distR="114300" simplePos="0" relativeHeight="251662336" behindDoc="0" locked="0" layoutInCell="1" allowOverlap="1" wp14:anchorId="648093B8" wp14:editId="33AFD5C8">
            <wp:simplePos x="0" y="0"/>
            <wp:positionH relativeFrom="column">
              <wp:posOffset>3200400</wp:posOffset>
            </wp:positionH>
            <wp:positionV relativeFrom="paragraph">
              <wp:posOffset>114300</wp:posOffset>
            </wp:positionV>
            <wp:extent cx="3044190" cy="7658100"/>
            <wp:effectExtent l="0" t="0" r="3810" b="12700"/>
            <wp:wrapSquare wrapText="bothSides"/>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4190" cy="7658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3D7D">
        <w:rPr>
          <w:rFonts w:ascii="Times New Roman" w:hAnsi="Times New Roman" w:cs="Times New Roman"/>
          <w:noProof/>
          <w:sz w:val="24"/>
          <w:szCs w:val="24"/>
        </w:rPr>
        <w:drawing>
          <wp:anchor distT="0" distB="0" distL="114300" distR="114300" simplePos="0" relativeHeight="251663360" behindDoc="0" locked="0" layoutInCell="1" allowOverlap="1" wp14:anchorId="7BA92E9F" wp14:editId="246E8937">
            <wp:simplePos x="0" y="0"/>
            <wp:positionH relativeFrom="column">
              <wp:posOffset>3810</wp:posOffset>
            </wp:positionH>
            <wp:positionV relativeFrom="paragraph">
              <wp:posOffset>153035</wp:posOffset>
            </wp:positionV>
            <wp:extent cx="3010535" cy="7543800"/>
            <wp:effectExtent l="0" t="0" r="12065" b="0"/>
            <wp:wrapSquare wrapText="bothSides"/>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0535" cy="7543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08488B" w14:textId="77777777" w:rsidR="00E216B7" w:rsidRPr="00E03D7D" w:rsidRDefault="00E216B7" w:rsidP="00E216B7">
      <w:pPr>
        <w:spacing w:before="240" w:after="0" w:line="240" w:lineRule="auto"/>
        <w:rPr>
          <w:rFonts w:ascii="Times New Roman" w:hAnsi="Times New Roman" w:cs="Times New Roman"/>
          <w:sz w:val="24"/>
          <w:szCs w:val="24"/>
        </w:rPr>
      </w:pPr>
    </w:p>
    <w:p w14:paraId="03D3C568" w14:textId="77777777" w:rsidR="005F6B9A" w:rsidRDefault="00E03D7D" w:rsidP="00E03D7D">
      <w:pPr>
        <w:pStyle w:val="ListParagraph"/>
        <w:numPr>
          <w:ilvl w:val="0"/>
          <w:numId w:val="1"/>
        </w:numPr>
        <w:spacing w:line="240" w:lineRule="auto"/>
      </w:pPr>
      <w:r>
        <w:t xml:space="preserve">Invertebrate Communities.  Examine patterns for important species combining </w:t>
      </w:r>
      <w:proofErr w:type="spellStart"/>
      <w:r>
        <w:t>Kvitek</w:t>
      </w:r>
      <w:proofErr w:type="spellEnd"/>
      <w:r>
        <w:t xml:space="preserve"> and our surveys.  Include Urchins, Sea Stars, Cucumbers, Crabs, Gastropods, Bivalves.  One panel for each (perhaps only show 4?)</w:t>
      </w:r>
      <w:r w:rsidR="00A47C88">
        <w:t xml:space="preserve">.  Story here is that everything has declined since the 1987 dates. </w:t>
      </w:r>
    </w:p>
    <w:p w14:paraId="6E48D024" w14:textId="193F4CC5" w:rsidR="00A47C88" w:rsidRDefault="00A47C88" w:rsidP="00A47C88">
      <w:pPr>
        <w:spacing w:line="240" w:lineRule="auto"/>
        <w:rPr>
          <w:ins w:id="80" w:author="Jameal Samhouri" w:date="2017-06-13T11:59:00Z"/>
        </w:rPr>
      </w:pPr>
      <w:r>
        <w:t xml:space="preserve">There are some open questions about how to label things – e.g. should we use colors or shapes to indicate populations that didn’t have otters at parts of the time series.  Or perhaps identifying different types of areas based on otter abundance (always otters, never otters, </w:t>
      </w:r>
      <w:proofErr w:type="spellStart"/>
      <w:r>
        <w:t>etc</w:t>
      </w:r>
      <w:proofErr w:type="spellEnd"/>
      <w:r>
        <w:t>).</w:t>
      </w:r>
    </w:p>
    <w:p w14:paraId="3DA8ED70" w14:textId="77777777" w:rsidR="005A6BB1" w:rsidRDefault="005A6BB1" w:rsidP="00A47C88">
      <w:pPr>
        <w:spacing w:line="240" w:lineRule="auto"/>
        <w:rPr>
          <w:ins w:id="81" w:author="Jameal Samhouri" w:date="2017-06-13T11:59:00Z"/>
        </w:rPr>
      </w:pPr>
    </w:p>
    <w:p w14:paraId="14A9BDED" w14:textId="25CE63BA" w:rsidR="005A6BB1" w:rsidRDefault="005A6BB1" w:rsidP="00A47C88">
      <w:pPr>
        <w:spacing w:line="240" w:lineRule="auto"/>
        <w:rPr>
          <w:ins w:id="82" w:author="Jameal Samhouri" w:date="2017-08-25T15:42:00Z"/>
        </w:rPr>
      </w:pPr>
      <w:ins w:id="83" w:author="Jameal Samhouri" w:date="2017-06-13T11:59:00Z">
        <w:r>
          <w:t>Otter prey community categorized by strong vs weak interactors (rows/panels), then within each row compare trends in prey between sites categorized by otter abundance a la Table 1</w:t>
        </w:r>
      </w:ins>
    </w:p>
    <w:p w14:paraId="0779C2EC" w14:textId="77777777" w:rsidR="00BF53BC" w:rsidRDefault="00BF53BC" w:rsidP="00A47C88">
      <w:pPr>
        <w:spacing w:line="240" w:lineRule="auto"/>
        <w:rPr>
          <w:ins w:id="84" w:author="Jameal Samhouri" w:date="2017-08-25T15:42:00Z"/>
        </w:rPr>
      </w:pPr>
    </w:p>
    <w:p w14:paraId="65378943" w14:textId="24C6FE63" w:rsidR="00BF53BC" w:rsidRDefault="00BF53BC" w:rsidP="00A47C88">
      <w:pPr>
        <w:spacing w:line="240" w:lineRule="auto"/>
        <w:rPr>
          <w:ins w:id="85" w:author="Jameal Samhouri" w:date="2017-08-25T15:42:00Z"/>
        </w:rPr>
      </w:pPr>
      <w:ins w:id="86" w:author="Jameal Samhouri" w:date="2017-08-25T15:42:00Z">
        <w:r>
          <w:t>Jameal 08-25-17</w:t>
        </w:r>
      </w:ins>
    </w:p>
    <w:p w14:paraId="0A4DFC82" w14:textId="77777777" w:rsidR="00BF53BC" w:rsidRDefault="00BF53BC" w:rsidP="00BF53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ins w:id="87" w:author="Jameal Samhouri" w:date="2017-08-25T15:42:00Z"/>
          <w:rFonts w:ascii="Helvetica" w:eastAsiaTheme="minorEastAsia" w:hAnsi="Helvetica" w:cs="Helvetica"/>
          <w:sz w:val="24"/>
          <w:szCs w:val="24"/>
        </w:rPr>
      </w:pPr>
      <w:ins w:id="88" w:author="Jameal Samhouri" w:date="2017-08-25T15:42:00Z">
        <w:r>
          <w:rPr>
            <w:rFonts w:ascii="Helvetica" w:eastAsiaTheme="minorEastAsia" w:hAnsi="Helvetica" w:cs="Helvetica"/>
            <w:sz w:val="24"/>
            <w:szCs w:val="24"/>
          </w:rPr>
          <w:t xml:space="preserve">Make </w:t>
        </w:r>
        <w:proofErr w:type="spellStart"/>
        <w:r>
          <w:rPr>
            <w:rFonts w:ascii="Helvetica" w:eastAsiaTheme="minorEastAsia" w:hAnsi="Helvetica" w:cs="Helvetica"/>
            <w:sz w:val="24"/>
            <w:szCs w:val="24"/>
          </w:rPr>
          <w:t>coastwide</w:t>
        </w:r>
        <w:proofErr w:type="spellEnd"/>
        <w:r>
          <w:rPr>
            <w:rFonts w:ascii="Helvetica" w:eastAsiaTheme="minorEastAsia" w:hAnsi="Helvetica" w:cs="Helvetica"/>
            <w:sz w:val="24"/>
            <w:szCs w:val="24"/>
          </w:rPr>
          <w:t xml:space="preserve"> and site-specific (binned into region) invert plots</w:t>
        </w:r>
      </w:ins>
    </w:p>
    <w:p w14:paraId="6CDCBE4C" w14:textId="77777777" w:rsidR="00BF53BC" w:rsidRDefault="00BF53BC" w:rsidP="00BF53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ins w:id="89" w:author="Jameal Samhouri" w:date="2017-08-25T15:42:00Z"/>
          <w:rFonts w:ascii="Helvetica" w:eastAsiaTheme="minorEastAsia" w:hAnsi="Helvetica" w:cs="Helvetica"/>
          <w:sz w:val="24"/>
          <w:szCs w:val="24"/>
        </w:rPr>
      </w:pPr>
      <w:ins w:id="90" w:author="Jameal Samhouri" w:date="2017-08-25T15:42:00Z">
        <w:r>
          <w:rPr>
            <w:rFonts w:ascii="Helvetica" w:eastAsiaTheme="minorEastAsia" w:hAnsi="Helvetica" w:cs="Helvetica"/>
            <w:sz w:val="24"/>
            <w:szCs w:val="24"/>
          </w:rPr>
          <w:t xml:space="preserve">1) </w:t>
        </w:r>
        <w:proofErr w:type="gramStart"/>
        <w:r>
          <w:rPr>
            <w:rFonts w:ascii="Helvetica" w:eastAsiaTheme="minorEastAsia" w:hAnsi="Helvetica" w:cs="Helvetica"/>
            <w:sz w:val="24"/>
            <w:szCs w:val="24"/>
          </w:rPr>
          <w:t>inverts</w:t>
        </w:r>
        <w:proofErr w:type="gramEnd"/>
        <w:r>
          <w:rPr>
            <w:rFonts w:ascii="Helvetica" w:eastAsiaTheme="minorEastAsia" w:hAnsi="Helvetica" w:cs="Helvetica"/>
            <w:sz w:val="24"/>
            <w:szCs w:val="24"/>
          </w:rPr>
          <w:t xml:space="preserve"> in otter prey categories</w:t>
        </w:r>
      </w:ins>
    </w:p>
    <w:p w14:paraId="085AF71E" w14:textId="6B7D56DA" w:rsidR="00BF53BC" w:rsidRDefault="00BF53BC" w:rsidP="00BF53BC">
      <w:pPr>
        <w:spacing w:line="240" w:lineRule="auto"/>
      </w:pPr>
      <w:ins w:id="91" w:author="Jameal Samhouri" w:date="2017-08-25T15:42:00Z">
        <w:r>
          <w:rPr>
            <w:rFonts w:ascii="Helvetica" w:eastAsiaTheme="minorEastAsia" w:hAnsi="Helvetica" w:cs="Helvetica"/>
            <w:sz w:val="24"/>
            <w:szCs w:val="24"/>
          </w:rPr>
          <w:t xml:space="preserve">2) </w:t>
        </w:r>
        <w:proofErr w:type="gramStart"/>
        <w:r>
          <w:rPr>
            <w:rFonts w:ascii="Helvetica" w:eastAsiaTheme="minorEastAsia" w:hAnsi="Helvetica" w:cs="Helvetica"/>
            <w:sz w:val="24"/>
            <w:szCs w:val="24"/>
          </w:rPr>
          <w:t>inverts</w:t>
        </w:r>
        <w:proofErr w:type="gramEnd"/>
        <w:r>
          <w:rPr>
            <w:rFonts w:ascii="Helvetica" w:eastAsiaTheme="minorEastAsia" w:hAnsi="Helvetica" w:cs="Helvetica"/>
            <w:sz w:val="24"/>
            <w:szCs w:val="24"/>
          </w:rPr>
          <w:t xml:space="preserve"> in groups as follows: </w:t>
        </w:r>
        <w:r>
          <w:rPr>
            <w:rFonts w:ascii="Cambria" w:eastAsiaTheme="minorEastAsia" w:hAnsi="Cambria" w:cs="Cambria"/>
          </w:rPr>
          <w:t>Urchins, Sea Stars, Cucumbers, Crabs, Gastropods, Bivalves</w:t>
        </w:r>
      </w:ins>
      <w:bookmarkStart w:id="92" w:name="_GoBack"/>
      <w:bookmarkEnd w:id="92"/>
    </w:p>
    <w:p w14:paraId="2C70EB72" w14:textId="77777777" w:rsidR="005A6BB1" w:rsidRDefault="005A6BB1" w:rsidP="00A47C88">
      <w:pPr>
        <w:spacing w:line="240" w:lineRule="auto"/>
      </w:pPr>
    </w:p>
    <w:p w14:paraId="290CBB7D" w14:textId="4AC707EA" w:rsidR="005A6BB1" w:rsidRDefault="005A6BB1" w:rsidP="00A47C88">
      <w:pPr>
        <w:spacing w:line="240" w:lineRule="auto"/>
      </w:pPr>
    </w:p>
    <w:p w14:paraId="50877A6B" w14:textId="77777777" w:rsidR="005A6BB1" w:rsidRDefault="005A6BB1" w:rsidP="00A47C88">
      <w:pPr>
        <w:spacing w:line="240" w:lineRule="auto"/>
      </w:pPr>
    </w:p>
    <w:p w14:paraId="78702F9D" w14:textId="77777777" w:rsidR="005A6BB1" w:rsidRDefault="005A6BB1" w:rsidP="00A47C88">
      <w:pPr>
        <w:spacing w:line="240" w:lineRule="auto"/>
      </w:pPr>
    </w:p>
    <w:p w14:paraId="02DF8496" w14:textId="77777777" w:rsidR="005A6BB1" w:rsidRDefault="005A6BB1" w:rsidP="00A47C88">
      <w:pPr>
        <w:spacing w:line="240" w:lineRule="auto"/>
      </w:pPr>
    </w:p>
    <w:p w14:paraId="53EE2D5B" w14:textId="77777777" w:rsidR="005A6BB1" w:rsidRDefault="005A6BB1" w:rsidP="00A47C88">
      <w:pPr>
        <w:spacing w:line="240" w:lineRule="auto"/>
      </w:pPr>
    </w:p>
    <w:p w14:paraId="0BBA4216" w14:textId="77777777" w:rsidR="005A6BB1" w:rsidRDefault="005A6BB1" w:rsidP="00A47C88">
      <w:pPr>
        <w:spacing w:line="240" w:lineRule="auto"/>
      </w:pPr>
    </w:p>
    <w:p w14:paraId="0385F26E" w14:textId="77777777" w:rsidR="005A6BB1" w:rsidRDefault="005A6BB1" w:rsidP="00A47C88">
      <w:pPr>
        <w:spacing w:line="240" w:lineRule="auto"/>
      </w:pPr>
    </w:p>
    <w:p w14:paraId="44B20E6C" w14:textId="77777777" w:rsidR="005A6BB1" w:rsidRDefault="005A6BB1" w:rsidP="00A47C88">
      <w:pPr>
        <w:spacing w:line="240" w:lineRule="auto"/>
      </w:pPr>
    </w:p>
    <w:p w14:paraId="7DE0225E" w14:textId="77777777" w:rsidR="005A6BB1" w:rsidRDefault="005A6BB1" w:rsidP="00A47C88">
      <w:pPr>
        <w:spacing w:line="240" w:lineRule="auto"/>
      </w:pPr>
    </w:p>
    <w:p w14:paraId="1A9367E3" w14:textId="77777777" w:rsidR="005A6BB1" w:rsidRDefault="005A6BB1" w:rsidP="00A47C88">
      <w:pPr>
        <w:spacing w:line="240" w:lineRule="auto"/>
      </w:pPr>
    </w:p>
    <w:p w14:paraId="24052D22" w14:textId="794A6D79" w:rsidR="005A6BB1" w:rsidRDefault="005A6BB1">
      <w:pPr>
        <w:spacing w:after="0" w:line="240" w:lineRule="auto"/>
      </w:pPr>
      <w:r>
        <w:br w:type="page"/>
      </w:r>
    </w:p>
    <w:p w14:paraId="3756BD09" w14:textId="159EC256" w:rsidR="005A6BB1" w:rsidRDefault="005A6BB1" w:rsidP="00A47C88">
      <w:pPr>
        <w:spacing w:line="240" w:lineRule="auto"/>
      </w:pPr>
      <w:r>
        <w:rPr>
          <w:noProof/>
        </w:rPr>
        <mc:AlternateContent>
          <mc:Choice Requires="wpg">
            <w:drawing>
              <wp:anchor distT="0" distB="0" distL="114300" distR="114300" simplePos="0" relativeHeight="251665408" behindDoc="0" locked="0" layoutInCell="1" allowOverlap="1" wp14:anchorId="06921C56" wp14:editId="205F7FB8">
                <wp:simplePos x="0" y="0"/>
                <wp:positionH relativeFrom="column">
                  <wp:posOffset>114300</wp:posOffset>
                </wp:positionH>
                <wp:positionV relativeFrom="paragraph">
                  <wp:posOffset>228600</wp:posOffset>
                </wp:positionV>
                <wp:extent cx="4000500" cy="6629400"/>
                <wp:effectExtent l="0" t="0" r="12700" b="0"/>
                <wp:wrapSquare wrapText="bothSides"/>
                <wp:docPr id="15" name="Group 15"/>
                <wp:cNvGraphicFramePr/>
                <a:graphic xmlns:a="http://schemas.openxmlformats.org/drawingml/2006/main">
                  <a:graphicData uri="http://schemas.microsoft.com/office/word/2010/wordprocessingGroup">
                    <wpg:wgp>
                      <wpg:cNvGrpSpPr/>
                      <wpg:grpSpPr>
                        <a:xfrm>
                          <a:off x="0" y="0"/>
                          <a:ext cx="4000500" cy="6629400"/>
                          <a:chOff x="0" y="0"/>
                          <a:chExt cx="4000500" cy="6629400"/>
                        </a:xfrm>
                      </wpg:grpSpPr>
                      <pic:pic xmlns:pic="http://schemas.openxmlformats.org/drawingml/2006/picture">
                        <pic:nvPicPr>
                          <pic:cNvPr id="9" name="Picture 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79015" cy="2286000"/>
                          </a:xfrm>
                          <a:prstGeom prst="rect">
                            <a:avLst/>
                          </a:prstGeom>
                          <a:noFill/>
                          <a:ln>
                            <a:noFill/>
                          </a:ln>
                        </pic:spPr>
                      </pic:pic>
                      <pic:pic xmlns:pic="http://schemas.openxmlformats.org/drawingml/2006/picture">
                        <pic:nvPicPr>
                          <pic:cNvPr id="11" name="Picture 9"/>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171700"/>
                            <a:ext cx="2264410" cy="2286000"/>
                          </a:xfrm>
                          <a:prstGeom prst="rect">
                            <a:avLst/>
                          </a:prstGeom>
                          <a:noFill/>
                          <a:ln>
                            <a:noFill/>
                          </a:ln>
                        </pic:spPr>
                      </pic:pic>
                      <pic:pic xmlns:pic="http://schemas.openxmlformats.org/drawingml/2006/picture">
                        <pic:nvPicPr>
                          <pic:cNvPr id="12" name="Picture 10"/>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1714500" y="2171700"/>
                            <a:ext cx="2275205" cy="2286000"/>
                          </a:xfrm>
                          <a:prstGeom prst="rect">
                            <a:avLst/>
                          </a:prstGeom>
                          <a:noFill/>
                          <a:ln>
                            <a:noFill/>
                          </a:ln>
                        </pic:spPr>
                      </pic:pic>
                      <pic:pic xmlns:pic="http://schemas.openxmlformats.org/drawingml/2006/picture">
                        <pic:nvPicPr>
                          <pic:cNvPr id="13" name="Picture 11"/>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4343400"/>
                            <a:ext cx="2282190" cy="2286000"/>
                          </a:xfrm>
                          <a:prstGeom prst="rect">
                            <a:avLst/>
                          </a:prstGeom>
                          <a:noFill/>
                          <a:ln>
                            <a:noFill/>
                          </a:ln>
                        </pic:spPr>
                      </pic:pic>
                      <pic:pic xmlns:pic="http://schemas.openxmlformats.org/drawingml/2006/picture">
                        <pic:nvPicPr>
                          <pic:cNvPr id="14" name="Picture 12"/>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1714500" y="4343400"/>
                            <a:ext cx="2286000" cy="2286000"/>
                          </a:xfrm>
                          <a:prstGeom prst="rect">
                            <a:avLst/>
                          </a:prstGeom>
                          <a:noFill/>
                          <a:ln>
                            <a:noFill/>
                          </a:ln>
                        </pic:spPr>
                      </pic:pic>
                    </wpg:wgp>
                  </a:graphicData>
                </a:graphic>
              </wp:anchor>
            </w:drawing>
          </mc:Choice>
          <mc:Fallback>
            <w:pict>
              <v:group id="Group 15" o:spid="_x0000_s1026" style="position:absolute;margin-left:9pt;margin-top:18pt;width:315pt;height:522pt;z-index:251665408" coordsize="4000500,66294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">
                <v:shape id="Picture 7" o:spid="_x0000_s1027" type="#_x0000_t75" style="position:absolute;width:2279015;height:228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3D&#10;1jrEAAAA2gAAAA8AAABkcnMvZG93bnJldi54bWxEj09rwkAUxO8Fv8PyhF5K3VioaOomiCAmR629&#10;v2Zfk7TZtyG75k8/fbcgeBxm5jfMNh1NI3rqXG1ZwXIRgSAurK65VHB5PzyvQTiPrLGxTAomcpAm&#10;s4ctxtoOfKL+7EsRIOxiVFB538ZSuqIig25hW+LgfdnOoA+yK6XucAhw08iXKFpJgzWHhQpb2ldU&#10;/JyvRkE2nX4/Dvsi+/zO15tSP+WXo3xV6nE+7t5AeBr9PXxrZ1rBBv6vhBsgkz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P3D1jrEAAAA2gAAAA8AAAAAAAAAAAAAAAAAnAIA&#10;AGRycy9kb3ducmV2LnhtbFBLBQYAAAAABAAEAPcAAACNAwAAAAA=&#10;">
                  <v:imagedata r:id="rId21" o:title=""/>
                  <v:path arrowok="t"/>
                </v:shape>
                <v:shape id="Picture 9" o:spid="_x0000_s1028" type="#_x0000_t75" style="position:absolute;top:2171700;width:2264410;height:228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ZM&#10;VoPDAAAA2wAAAA8AAABkcnMvZG93bnJldi54bWxET01rwkAQvQv+h2UEb7qJllqjq9iC0FIQa3vQ&#10;25Adk2h2NuxuTfrvu4WCt3m8z1muO1OLGzlfWVaQjhMQxLnVFRcKvj63oycQPiBrrC2Tgh/ysF71&#10;e0vMtG35g26HUIgYwj5DBWUITSalz0sy6Me2IY7c2TqDIUJXSO2wjeGmlpMkeZQGK44NJTb0UlJ+&#10;PXwbBcWzPz7Y9jJz75PtdJ/SaT7bvSk1HHSbBYhAXbiL/92vOs5P4e+XeIBc/QI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kxWg8MAAADbAAAADwAAAAAAAAAAAAAAAACcAgAA&#10;ZHJzL2Rvd25yZXYueG1sUEsFBgAAAAAEAAQA9wAAAIwDAAAAAA==&#10;">
                  <v:imagedata r:id="rId22" o:title=""/>
                  <v:path arrowok="t"/>
                </v:shape>
                <v:shape id="Picture 10" o:spid="_x0000_s1029" type="#_x0000_t75" style="position:absolute;left:1714500;top:2171700;width:2275205;height:228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GZ&#10;lxDAAAAA2wAAAA8AAABkcnMvZG93bnJldi54bWxET8uqwjAQ3V/wH8II7q6pFUWqUbRw4S4K4gPB&#10;3dCMbbGZlCZq/XsjCO7mcJ6zWHWmFndqXWVZwWgYgSDOra64UHA8/P3OQDiPrLG2TAqe5GC17P0s&#10;MNH2wTu6730hQgi7BBWU3jeJlC4vyaAb2oY4cBfbGvQBtoXULT5CuKllHEVTabDi0FBiQ2lJ+XV/&#10;MwqadHfONpPb6XK2syzO0tpsxyOlBv1uPQfhqfNf8cf9r8P8GN6/hAPk8gU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YZmXEMAAAADbAAAADwAAAAAAAAAAAAAAAACcAgAAZHJz&#10;L2Rvd25yZXYueG1sUEsFBgAAAAAEAAQA9wAAAIkDAAAAAA==&#10;">
                  <v:imagedata r:id="rId23" o:title=""/>
                  <v:path arrowok="t"/>
                </v:shape>
                <v:shape id="Picture 11" o:spid="_x0000_s1030" type="#_x0000_t75" style="position:absolute;top:4343400;width:2282190;height:228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iB&#10;ok/CAAAA2wAAAA8AAABkcnMvZG93bnJldi54bWxET01rwkAQvRf8D8sIvdVNWlpMzEZCoRChPVTF&#10;85gdk2B2NmS3Mf57tyB4m8f7nGw9mU6MNLjWsoJ4EYEgrqxuuVaw3329LEE4j6yxs0wKruRgnc+e&#10;Mky1vfAvjVtfixDCLkUFjfd9KqWrGjLoFrYnDtzJDgZ9gEMt9YCXEG46+RpFH9Jgy6GhwZ4+G6rO&#10;2z+j4DjGh2La9J0ckzL52Szr7/K9UOp5PhUrEJ4m/xDf3aUO89/g/5dwgMxv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ogaJPwgAAANsAAAAPAAAAAAAAAAAAAAAAAJwCAABk&#10;cnMvZG93bnJldi54bWxQSwUGAAAAAAQABAD3AAAAiwMAAAAA&#10;">
                  <v:imagedata r:id="rId24" o:title=""/>
                  <v:path arrowok="t"/>
                </v:shape>
                <v:shape id="Picture 12" o:spid="_x0000_s1031" type="#_x0000_t75" style="position:absolute;left:1714500;top:4343400;width:2286000;height:228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vF&#10;uSfBAAAA2wAAAA8AAABkcnMvZG93bnJldi54bWxET0trAjEQvhf8D2EEL0Wz2iKyGkUEpdBe6us8&#10;JmN2cTNZNnHd/vumUPA2H99zFqvOVaKlJpSeFYxHGQhi7U3JVsHxsB3OQISIbLDyTAp+KMBq2XtZ&#10;YG78g7+p3UcrUgiHHBUUMda5lEEX5DCMfE2cuKtvHMYEGytNg48U7io5ybKpdFhyaiiwpk1B+ra/&#10;OwW3qz19HfRnuNRv2935aF9bfbkrNeh36zmISF18iv/dHybNf4e/X9IBcvkL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JvFuSfBAAAA2wAAAA8AAAAAAAAAAAAAAAAAnAIAAGRy&#10;cy9kb3ducmV2LnhtbFBLBQYAAAAABAAEAPcAAACKAwAAAAA=&#10;">
                  <v:imagedata r:id="rId25" o:title=""/>
                  <v:path arrowok="t"/>
                </v:shape>
                <w10:wrap type="square"/>
              </v:group>
            </w:pict>
          </mc:Fallback>
        </mc:AlternateContent>
      </w:r>
    </w:p>
    <w:p w14:paraId="7A65D91B" w14:textId="77777777" w:rsidR="00E03D7D" w:rsidRDefault="00E03D7D" w:rsidP="00E03D7D">
      <w:pPr>
        <w:spacing w:line="240" w:lineRule="auto"/>
      </w:pPr>
    </w:p>
    <w:p w14:paraId="3046CD88" w14:textId="77777777" w:rsidR="00E03D7D" w:rsidRDefault="00E03D7D" w:rsidP="00E03D7D">
      <w:pPr>
        <w:spacing w:line="240" w:lineRule="auto"/>
      </w:pPr>
    </w:p>
    <w:p w14:paraId="2747A377" w14:textId="77777777" w:rsidR="005A661D" w:rsidRDefault="005A661D">
      <w:pPr>
        <w:spacing w:after="0" w:line="240" w:lineRule="auto"/>
      </w:pPr>
      <w:r>
        <w:br w:type="page"/>
      </w:r>
    </w:p>
    <w:p w14:paraId="0256C388" w14:textId="77777777" w:rsidR="0014591A" w:rsidRDefault="005A661D" w:rsidP="00E03D7D">
      <w:pPr>
        <w:spacing w:line="240" w:lineRule="auto"/>
      </w:pPr>
      <w:r>
        <w:t xml:space="preserve">Finally there is a set of final figures.  Current suggestion is that </w:t>
      </w:r>
      <w:r w:rsidR="0014591A">
        <w:t xml:space="preserve">we use this part to examine community similarity of invert communities in a couple ways.  One way is to compare similarity among recent years versus similarity among populations in 1987.  Another is to look at similarity of communities by physical distance (e.g. are Destruction and </w:t>
      </w:r>
      <w:proofErr w:type="spellStart"/>
      <w:r w:rsidR="0014591A">
        <w:t>Teahwhit</w:t>
      </w:r>
      <w:proofErr w:type="spellEnd"/>
      <w:r w:rsidR="0014591A">
        <w:t xml:space="preserve"> more similar that Destruction and </w:t>
      </w:r>
      <w:proofErr w:type="spellStart"/>
      <w:r w:rsidR="0014591A">
        <w:t>Neah</w:t>
      </w:r>
      <w:proofErr w:type="spellEnd"/>
      <w:r w:rsidR="0014591A">
        <w:t xml:space="preserve"> Bay).  Another is asking categorizing sites by their otter type (always present, never present, </w:t>
      </w:r>
      <w:proofErr w:type="spellStart"/>
      <w:r w:rsidR="0014591A">
        <w:t>etc</w:t>
      </w:r>
      <w:proofErr w:type="spellEnd"/>
      <w:r w:rsidR="0014591A">
        <w:t>) leads to more similar communities.</w:t>
      </w:r>
    </w:p>
    <w:p w14:paraId="5597EDD4" w14:textId="77777777" w:rsidR="0014591A" w:rsidRDefault="0014591A" w:rsidP="00E03D7D">
      <w:pPr>
        <w:spacing w:line="240" w:lineRule="auto"/>
      </w:pPr>
      <w:r>
        <w:t>We talked a bit about the possibility of doing kelp – oceanography correlations or regressions… but I think we agree that this is not the most interesting part.</w:t>
      </w:r>
    </w:p>
    <w:p w14:paraId="408BCB6A" w14:textId="77777777" w:rsidR="00F51418" w:rsidRDefault="00F51418" w:rsidP="00E03D7D">
      <w:pPr>
        <w:spacing w:line="240" w:lineRule="auto"/>
      </w:pPr>
    </w:p>
    <w:p w14:paraId="4E07737B" w14:textId="77777777" w:rsidR="00F51418" w:rsidRDefault="00F51418" w:rsidP="00E03D7D">
      <w:pPr>
        <w:spacing w:line="240" w:lineRule="auto"/>
      </w:pPr>
      <w:r>
        <w:t xml:space="preserve">I think this is the most </w:t>
      </w:r>
      <w:proofErr w:type="gramStart"/>
      <w:r>
        <w:t>open ended</w:t>
      </w:r>
      <w:proofErr w:type="gramEnd"/>
      <w:r>
        <w:t xml:space="preserve"> part of the paper to date and may change to some extent after some of the analyses come in.</w:t>
      </w:r>
    </w:p>
    <w:p w14:paraId="0EE60496" w14:textId="77777777" w:rsidR="005A661D" w:rsidRPr="00E03D7D" w:rsidRDefault="005A661D" w:rsidP="00E03D7D">
      <w:pPr>
        <w:spacing w:line="240" w:lineRule="auto"/>
      </w:pPr>
    </w:p>
    <w:sectPr w:rsidR="005A661D" w:rsidRPr="00E03D7D" w:rsidSect="005F6B9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D37403"/>
    <w:multiLevelType w:val="hybridMultilevel"/>
    <w:tmpl w:val="CFDA7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meal Samhouri">
    <w15:presenceInfo w15:providerId="None" w15:userId="Jameal Samhou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trackRevisions/>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4BBC"/>
    <w:rsid w:val="00062EE4"/>
    <w:rsid w:val="000C69BB"/>
    <w:rsid w:val="001304D8"/>
    <w:rsid w:val="0014591A"/>
    <w:rsid w:val="0015623D"/>
    <w:rsid w:val="0019376B"/>
    <w:rsid w:val="001F2684"/>
    <w:rsid w:val="0030534E"/>
    <w:rsid w:val="0032205A"/>
    <w:rsid w:val="00330AF8"/>
    <w:rsid w:val="00533D58"/>
    <w:rsid w:val="005A661D"/>
    <w:rsid w:val="005A6BB1"/>
    <w:rsid w:val="005F6B9A"/>
    <w:rsid w:val="00701655"/>
    <w:rsid w:val="00714629"/>
    <w:rsid w:val="007E640F"/>
    <w:rsid w:val="0084203E"/>
    <w:rsid w:val="0093520C"/>
    <w:rsid w:val="00984577"/>
    <w:rsid w:val="00A47C88"/>
    <w:rsid w:val="00AF21D6"/>
    <w:rsid w:val="00B063A6"/>
    <w:rsid w:val="00BF53BC"/>
    <w:rsid w:val="00C242E2"/>
    <w:rsid w:val="00C30D0F"/>
    <w:rsid w:val="00C34B89"/>
    <w:rsid w:val="00D152D0"/>
    <w:rsid w:val="00DF303D"/>
    <w:rsid w:val="00E03D7D"/>
    <w:rsid w:val="00E216B7"/>
    <w:rsid w:val="00E64BBC"/>
    <w:rsid w:val="00E920AB"/>
    <w:rsid w:val="00F51418"/>
    <w:rsid w:val="00F97B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B7938D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4BBC"/>
    <w:pPr>
      <w:spacing w:after="160" w:line="259" w:lineRule="auto"/>
    </w:pPr>
    <w:rPr>
      <w:rFonts w:eastAsiaTheme="min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4BBC"/>
    <w:pPr>
      <w:ind w:left="720"/>
      <w:contextualSpacing/>
    </w:pPr>
  </w:style>
  <w:style w:type="paragraph" w:styleId="BalloonText">
    <w:name w:val="Balloon Text"/>
    <w:basedOn w:val="Normal"/>
    <w:link w:val="BalloonTextChar"/>
    <w:uiPriority w:val="99"/>
    <w:semiHidden/>
    <w:unhideWhenUsed/>
    <w:rsid w:val="00E64BBC"/>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64BBC"/>
    <w:rPr>
      <w:rFonts w:ascii="Lucida Grande" w:eastAsiaTheme="minorHAnsi"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4BBC"/>
    <w:pPr>
      <w:spacing w:after="160" w:line="259" w:lineRule="auto"/>
    </w:pPr>
    <w:rPr>
      <w:rFonts w:eastAsiaTheme="min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4BBC"/>
    <w:pPr>
      <w:ind w:left="720"/>
      <w:contextualSpacing/>
    </w:pPr>
  </w:style>
  <w:style w:type="paragraph" w:styleId="BalloonText">
    <w:name w:val="Balloon Text"/>
    <w:basedOn w:val="Normal"/>
    <w:link w:val="BalloonTextChar"/>
    <w:uiPriority w:val="99"/>
    <w:semiHidden/>
    <w:unhideWhenUsed/>
    <w:rsid w:val="00E64BBC"/>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64BBC"/>
    <w:rPr>
      <w:rFonts w:ascii="Lucida Grande" w:eastAsiaTheme="minorHAnsi"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1" Type="http://schemas.openxmlformats.org/officeDocument/2006/relationships/image" Target="media/image16.emf"/><Relationship Id="rId22" Type="http://schemas.openxmlformats.org/officeDocument/2006/relationships/image" Target="media/image17.emf"/><Relationship Id="rId23" Type="http://schemas.openxmlformats.org/officeDocument/2006/relationships/image" Target="media/image18.emf"/><Relationship Id="rId24" Type="http://schemas.openxmlformats.org/officeDocument/2006/relationships/image" Target="media/image19.emf"/><Relationship Id="rId25" Type="http://schemas.openxmlformats.org/officeDocument/2006/relationships/image" Target="media/image20.emf"/><Relationship Id="rId26" Type="http://schemas.openxmlformats.org/officeDocument/2006/relationships/fontTable" Target="fontTable.xml"/><Relationship Id="rId27" Type="http://schemas.openxmlformats.org/officeDocument/2006/relationships/theme" Target="theme/theme1.xml"/><Relationship Id="rId28" Type="http://schemas.microsoft.com/office/2011/relationships/people" Target="people.xml"/><Relationship Id="rId10" Type="http://schemas.openxmlformats.org/officeDocument/2006/relationships/image" Target="media/image5.emf"/><Relationship Id="rId11" Type="http://schemas.openxmlformats.org/officeDocument/2006/relationships/image" Target="media/image6.emf"/><Relationship Id="rId12" Type="http://schemas.openxmlformats.org/officeDocument/2006/relationships/image" Target="media/image7.emf"/><Relationship Id="rId13" Type="http://schemas.openxmlformats.org/officeDocument/2006/relationships/image" Target="media/image8.emf"/><Relationship Id="rId14" Type="http://schemas.openxmlformats.org/officeDocument/2006/relationships/image" Target="media/image9.emf"/><Relationship Id="rId15" Type="http://schemas.openxmlformats.org/officeDocument/2006/relationships/image" Target="media/image10.emf"/><Relationship Id="rId16" Type="http://schemas.openxmlformats.org/officeDocument/2006/relationships/image" Target="media/image11.emf"/><Relationship Id="rId17" Type="http://schemas.openxmlformats.org/officeDocument/2006/relationships/image" Target="media/image12.emf"/><Relationship Id="rId18" Type="http://schemas.openxmlformats.org/officeDocument/2006/relationships/image" Target="media/image13.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emf"/><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9</Pages>
  <Words>859</Words>
  <Characters>3991</Characters>
  <Application>Microsoft Macintosh Word</Application>
  <DocSecurity>0</DocSecurity>
  <Lines>443</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 Shelton</dc:creator>
  <cp:keywords/>
  <dc:description/>
  <cp:lastModifiedBy>Jameal Samhouri</cp:lastModifiedBy>
  <cp:revision>4</cp:revision>
  <dcterms:created xsi:type="dcterms:W3CDTF">2017-08-23T21:25:00Z</dcterms:created>
  <dcterms:modified xsi:type="dcterms:W3CDTF">2017-08-25T22:42:00Z</dcterms:modified>
</cp:coreProperties>
</file>